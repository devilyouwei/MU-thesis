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rPr>
          <w:rStyle w:val="19"/>
          <w:sz w:val="44"/>
          <w:szCs w:val="48"/>
        </w:rPr>
      </w:pPr>
      <w:bookmarkStart w:id="0" w:name="_d5lqsp2hnt2i"/>
      <w:bookmarkEnd w:id="0"/>
      <w:bookmarkStart w:id="1" w:name="_qyyt2rsg6h9i"/>
      <w:bookmarkEnd w:id="1"/>
      <w:r>
        <w:t xml:space="preserve">  </w:t>
      </w:r>
    </w:p>
    <w:p>
      <w:pPr>
        <w:pStyle w:val="32"/>
        <w:rPr>
          <w:rFonts w:cs="Times New Roman"/>
          <w:sz w:val="22"/>
          <w:szCs w:val="21"/>
        </w:rPr>
      </w:pPr>
      <w:r>
        <w:rPr>
          <w:rFonts w:cs="Times New Roman"/>
          <w:sz w:val="44"/>
          <w:szCs w:val="48"/>
        </w:rPr>
        <w:t>A Search Engine for</w:t>
      </w:r>
      <w:r>
        <w:rPr>
          <w:rFonts w:cs="Times New Roman"/>
          <w:sz w:val="44"/>
          <w:szCs w:val="48"/>
          <w:lang w:val="en-US"/>
        </w:rPr>
        <w:t xml:space="preserve"> </w:t>
      </w:r>
      <w:r>
        <w:rPr>
          <w:rFonts w:cs="Times New Roman"/>
          <w:sz w:val="44"/>
          <w:szCs w:val="48"/>
        </w:rPr>
        <w:t>Education and Learning</w:t>
      </w:r>
    </w:p>
    <w:p>
      <w:pPr>
        <w:ind w:firstLine="330" w:firstLineChars="150"/>
        <w:jc w:val="center"/>
        <w:rPr>
          <w:rFonts w:cs="Times New Roman"/>
          <w:sz w:val="22"/>
          <w:szCs w:val="21"/>
        </w:rPr>
      </w:pPr>
    </w:p>
    <w:p>
      <w:pPr>
        <w:ind w:firstLine="360" w:firstLineChars="150"/>
        <w:jc w:val="center"/>
        <w:rPr>
          <w:rFonts w:cs="Times New Roman"/>
          <w:b/>
          <w:bCs/>
          <w:szCs w:val="24"/>
          <w:lang w:val="en-US"/>
        </w:rPr>
      </w:pPr>
      <w:r>
        <w:rPr>
          <w:rFonts w:cs="Times New Roman"/>
          <w:b/>
          <w:bCs/>
          <w:szCs w:val="24"/>
        </w:rPr>
        <w:t>By</w:t>
      </w:r>
    </w:p>
    <w:p>
      <w:pPr>
        <w:ind w:firstLine="360" w:firstLineChars="150"/>
        <w:jc w:val="center"/>
        <w:rPr>
          <w:rFonts w:cs="Times New Roman"/>
          <w:b/>
          <w:bCs/>
          <w:szCs w:val="24"/>
          <w:lang w:val="en-US"/>
        </w:rPr>
      </w:pPr>
      <w:r>
        <w:rPr>
          <w:rFonts w:cs="Times New Roman"/>
          <w:b/>
          <w:bCs/>
          <w:szCs w:val="24"/>
          <w:lang w:val="en-US"/>
        </w:rPr>
        <w:t>Youwei Huang</w:t>
      </w:r>
    </w:p>
    <w:p>
      <w:pPr>
        <w:ind w:firstLine="360" w:firstLineChars="150"/>
        <w:jc w:val="center"/>
        <w:rPr>
          <w:rFonts w:cs="Times New Roman"/>
          <w:b/>
          <w:bCs/>
          <w:szCs w:val="24"/>
          <w:lang w:val="en-US"/>
        </w:rPr>
      </w:pPr>
    </w:p>
    <w:p>
      <w:pPr>
        <w:jc w:val="center"/>
        <w:rPr>
          <w:rFonts w:cs="Times New Roman"/>
          <w:b/>
          <w:bCs/>
          <w:szCs w:val="24"/>
          <w:lang w:val="en-US"/>
        </w:rPr>
      </w:pPr>
    </w:p>
    <w:p>
      <w:pPr>
        <w:ind w:firstLine="360" w:firstLineChars="150"/>
        <w:jc w:val="center"/>
        <w:rPr>
          <w:rFonts w:cs="Times New Roman"/>
          <w:b/>
          <w:bCs/>
          <w:szCs w:val="24"/>
        </w:rPr>
      </w:pPr>
      <w:r>
        <w:rPr>
          <w:rFonts w:cs="Times New Roman"/>
          <w:b/>
          <w:bCs/>
          <w:szCs w:val="24"/>
        </w:rPr>
        <w:t>Advisor</w:t>
      </w:r>
    </w:p>
    <w:p>
      <w:pPr>
        <w:ind w:firstLine="360" w:firstLineChars="150"/>
        <w:jc w:val="center"/>
        <w:rPr>
          <w:rFonts w:cs="Times New Roman"/>
          <w:b/>
          <w:bCs/>
          <w:szCs w:val="24"/>
          <w:lang w:val="en-US"/>
        </w:rPr>
      </w:pPr>
      <w:r>
        <w:rPr>
          <w:rFonts w:cs="Times New Roman"/>
          <w:b/>
          <w:bCs/>
          <w:szCs w:val="24"/>
        </w:rPr>
        <w:t>Dr. Cui Yu</w:t>
      </w:r>
    </w:p>
    <w:p>
      <w:pPr>
        <w:ind w:firstLine="360" w:firstLineChars="150"/>
        <w:jc w:val="center"/>
        <w:rPr>
          <w:rFonts w:cs="Times New Roman"/>
          <w:b/>
          <w:bCs/>
          <w:szCs w:val="24"/>
          <w:lang w:val="en-US"/>
        </w:rPr>
      </w:pPr>
    </w:p>
    <w:p>
      <w:pPr>
        <w:ind w:firstLine="360" w:firstLineChars="150"/>
        <w:jc w:val="center"/>
        <w:rPr>
          <w:rFonts w:cs="Times New Roman"/>
          <w:b/>
          <w:bCs/>
          <w:szCs w:val="24"/>
          <w:lang w:val="en-US"/>
        </w:rPr>
      </w:pPr>
      <w:r>
        <w:rPr>
          <w:rFonts w:cs="Times New Roman"/>
          <w:b/>
          <w:bCs/>
          <w:szCs w:val="24"/>
          <w:lang w:val="en-US"/>
        </w:rPr>
        <w:br w:type="textWrapping"/>
      </w:r>
      <w:bookmarkStart w:id="2" w:name="_ghkjqadc8rh7"/>
      <w:bookmarkEnd w:id="2"/>
      <w:bookmarkStart w:id="3" w:name="_nt6vzxf05e51"/>
      <w:bookmarkEnd w:id="3"/>
      <w:r>
        <w:rPr>
          <w:rFonts w:cs="Times New Roman"/>
          <w:b/>
          <w:bCs/>
          <w:szCs w:val="24"/>
          <w:lang w:val="en-US"/>
        </w:rPr>
        <w:t>A thesis submitted in fulfillment of the requirements of the degree of</w:t>
      </w:r>
    </w:p>
    <w:p>
      <w:pPr>
        <w:jc w:val="center"/>
        <w:rPr>
          <w:rFonts w:cs="Times New Roman"/>
          <w:b/>
          <w:bCs/>
          <w:szCs w:val="24"/>
          <w:lang w:val="en-US"/>
        </w:rPr>
      </w:pPr>
    </w:p>
    <w:p>
      <w:pPr>
        <w:ind w:firstLine="360" w:firstLineChars="150"/>
        <w:jc w:val="center"/>
        <w:rPr>
          <w:rFonts w:cs="Times New Roman"/>
          <w:b/>
          <w:bCs/>
          <w:szCs w:val="24"/>
        </w:rPr>
      </w:pPr>
      <w:r>
        <w:rPr>
          <w:rFonts w:cs="Times New Roman"/>
          <w:b/>
          <w:bCs/>
          <w:szCs w:val="24"/>
          <w:lang w:val="en-US"/>
        </w:rPr>
        <w:t>Master of Science</w:t>
      </w:r>
    </w:p>
    <w:p>
      <w:pPr>
        <w:ind w:firstLine="360" w:firstLineChars="150"/>
        <w:jc w:val="center"/>
        <w:rPr>
          <w:rFonts w:cs="Times New Roman"/>
          <w:b/>
          <w:bCs/>
          <w:szCs w:val="24"/>
          <w:lang w:val="en-US"/>
        </w:rPr>
      </w:pPr>
      <w:r>
        <w:rPr>
          <w:rFonts w:cs="Times New Roman"/>
          <w:b/>
          <w:bCs/>
          <w:szCs w:val="24"/>
          <w:lang w:val="en-US"/>
        </w:rPr>
        <w:t>In</w:t>
      </w:r>
    </w:p>
    <w:p>
      <w:pPr>
        <w:ind w:firstLine="360" w:firstLineChars="150"/>
        <w:jc w:val="center"/>
        <w:rPr>
          <w:rFonts w:cs="Times New Roman"/>
          <w:b/>
          <w:bCs/>
          <w:szCs w:val="24"/>
        </w:rPr>
      </w:pPr>
      <w:r>
        <w:rPr>
          <w:rFonts w:cs="Times New Roman"/>
          <w:b/>
          <w:bCs/>
          <w:szCs w:val="24"/>
        </w:rPr>
        <w:t>Software Engineering</w:t>
      </w:r>
    </w:p>
    <w:p>
      <w:pPr>
        <w:jc w:val="center"/>
        <w:rPr>
          <w:rFonts w:cs="Times New Roman"/>
          <w:b/>
          <w:bCs/>
          <w:szCs w:val="24"/>
        </w:rPr>
      </w:pPr>
    </w:p>
    <w:p>
      <w:pPr>
        <w:ind w:firstLine="360" w:firstLineChars="150"/>
        <w:jc w:val="center"/>
        <w:rPr>
          <w:rFonts w:cs="Times New Roman"/>
          <w:b/>
          <w:bCs/>
          <w:szCs w:val="24"/>
          <w:lang w:val="en-US"/>
        </w:rPr>
      </w:pPr>
      <w:r>
        <w:rPr>
          <w:rFonts w:cs="Times New Roman"/>
          <w:b/>
          <w:bCs/>
          <w:szCs w:val="24"/>
          <w:lang w:val="en-US"/>
        </w:rPr>
        <w:t>Department of Computer Science and Software Engineering</w:t>
      </w:r>
    </w:p>
    <w:p>
      <w:pPr>
        <w:ind w:firstLine="360" w:firstLineChars="150"/>
        <w:jc w:val="center"/>
        <w:rPr>
          <w:rFonts w:cs="Times New Roman"/>
          <w:b/>
          <w:bCs/>
          <w:szCs w:val="24"/>
          <w:lang w:val="en-US"/>
        </w:rPr>
      </w:pPr>
      <w:r>
        <w:rPr>
          <w:rFonts w:cs="Times New Roman"/>
          <w:b/>
          <w:bCs/>
          <w:szCs w:val="24"/>
          <w:lang w:val="en-US"/>
        </w:rPr>
        <w:t>Monmouth University</w:t>
      </w:r>
    </w:p>
    <w:p>
      <w:pPr>
        <w:ind w:firstLine="360" w:firstLineChars="150"/>
        <w:jc w:val="center"/>
        <w:rPr>
          <w:rFonts w:cs="Times New Roman"/>
          <w:b/>
          <w:bCs/>
          <w:szCs w:val="24"/>
          <w:lang w:val="en-US"/>
        </w:rPr>
      </w:pPr>
      <w:r>
        <w:rPr>
          <w:rFonts w:cs="Times New Roman"/>
          <w:b/>
          <w:bCs/>
          <w:szCs w:val="24"/>
          <w:lang w:val="en-US"/>
        </w:rPr>
        <w:t>West Long Branch, New Jersey</w:t>
      </w:r>
    </w:p>
    <w:p>
      <w:pPr>
        <w:ind w:firstLine="330" w:firstLineChars="150"/>
        <w:jc w:val="center"/>
        <w:rPr>
          <w:rFonts w:cs="Times New Roman"/>
          <w:b/>
          <w:bCs/>
          <w:szCs w:val="24"/>
        </w:rPr>
        <w:sectPr>
          <w:headerReference r:id="rId5" w:type="first"/>
          <w:footerReference r:id="rId7" w:type="first"/>
          <w:footerReference r:id="rId6"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
      <w:r>
        <w:rPr>
          <w:rFonts w:eastAsia="宋体" w:cs="Times New Roman"/>
          <w:sz w:val="22"/>
          <w:lang w:val="en-US" w:eastAsia="en-US"/>
        </w:rPr>
        <w:drawing>
          <wp:anchor distT="0" distB="0" distL="114300" distR="114300" simplePos="0" relativeHeight="251659264" behindDoc="0" locked="0" layoutInCell="1" allowOverlap="1">
            <wp:simplePos x="0" y="0"/>
            <wp:positionH relativeFrom="column">
              <wp:posOffset>4927600</wp:posOffset>
            </wp:positionH>
            <wp:positionV relativeFrom="paragraph">
              <wp:posOffset>421005</wp:posOffset>
            </wp:positionV>
            <wp:extent cx="835025" cy="835025"/>
            <wp:effectExtent l="0" t="0" r="3175" b="3175"/>
            <wp:wrapTopAndBottom/>
            <wp:docPr id="3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true"/>
                    </pic:cNvPicPr>
                  </pic:nvPicPr>
                  <pic:blipFill>
                    <a:blip r:embed="rId19"/>
                    <a:stretch>
                      <a:fillRect/>
                    </a:stretch>
                  </pic:blipFill>
                  <pic:spPr>
                    <a:xfrm>
                      <a:off x="0" y="0"/>
                      <a:ext cx="835025" cy="835025"/>
                    </a:xfrm>
                    <a:prstGeom prst="rect">
                      <a:avLst/>
                    </a:prstGeom>
                    <a:noFill/>
                    <a:ln w="9525">
                      <a:noFill/>
                    </a:ln>
                  </pic:spPr>
                </pic:pic>
              </a:graphicData>
            </a:graphic>
          </wp:anchor>
        </w:drawing>
      </w:r>
      <w:r>
        <w:rPr>
          <w:rFonts w:cs="Times New Roman"/>
          <w:b/>
          <w:bCs/>
          <w:szCs w:val="24"/>
        </w:rPr>
        <w:t>August</w:t>
      </w:r>
      <w:r>
        <w:rPr>
          <w:rFonts w:cs="Times New Roman"/>
          <w:b/>
          <w:bCs/>
          <w:szCs w:val="24"/>
          <w:lang w:val="en-US"/>
        </w:rPr>
        <w:t xml:space="preserve"> 20</w:t>
      </w:r>
      <w:r>
        <w:rPr>
          <w:rFonts w:cs="Times New Roman"/>
          <w:b/>
          <w:bCs/>
          <w:szCs w:val="24"/>
        </w:rPr>
        <w:t>20</w:t>
      </w:r>
    </w:p>
    <w:p>
      <w:pPr>
        <w:pStyle w:val="2"/>
        <w:rPr>
          <w:rFonts w:cs="Times New Roman"/>
        </w:rPr>
        <w:sectPr>
          <w:footerReference r:id="rId9" w:type="first"/>
          <w:footerReference r:id="rId8"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
      <w:bookmarkStart w:id="4" w:name="_bwxu6lec9n3k"/>
      <w:bookmarkEnd w:id="4"/>
      <w:bookmarkStart w:id="5" w:name="_Toc2101361524"/>
      <w:bookmarkStart w:id="6" w:name="_Toc21230"/>
      <w:bookmarkStart w:id="7" w:name="_Toc13609"/>
    </w:p>
    <w:p>
      <w:pPr>
        <w:pStyle w:val="2"/>
        <w:jc w:val="center"/>
        <w:rPr>
          <w:rFonts w:eastAsia="Noto Sans CJK SC" w:cs="Times New Roman"/>
        </w:rPr>
        <w:pPrChange w:id="0" w:author="iict" w:date="2020-08-27T12:53:30Z">
          <w:pPr>
            <w:jc w:val="center"/>
          </w:pPr>
        </w:pPrChange>
      </w:pPr>
      <w:bookmarkStart w:id="8" w:name="_Toc12713"/>
      <w:bookmarkStart w:id="9" w:name="_Toc854131781"/>
      <w:bookmarkStart w:id="10" w:name="_Toc1214032513"/>
      <w:bookmarkStart w:id="11" w:name="_Toc2080858625"/>
      <w:bookmarkStart w:id="12" w:name="_Toc1023135174"/>
      <w:bookmarkStart w:id="13" w:name="_Toc251407542"/>
      <w:bookmarkStart w:id="14" w:name="_Toc1914103192"/>
      <w:bookmarkStart w:id="15" w:name="_Toc1674307093"/>
      <w:r>
        <w:rPr>
          <w:rFonts w:cs="Times New Roman"/>
          <w:szCs w:val="44"/>
        </w:rPr>
        <w:t>ABSTRACT</w:t>
      </w:r>
      <w:bookmarkEnd w:id="5"/>
      <w:bookmarkEnd w:id="6"/>
      <w:bookmarkEnd w:id="7"/>
      <w:bookmarkEnd w:id="8"/>
      <w:bookmarkEnd w:id="9"/>
      <w:bookmarkEnd w:id="10"/>
      <w:bookmarkEnd w:id="11"/>
      <w:bookmarkEnd w:id="12"/>
      <w:bookmarkEnd w:id="13"/>
      <w:bookmarkEnd w:id="14"/>
      <w:del w:id="1" w:author="iict" w:date="2020-08-27T12:53:12Z">
        <w:r>
          <w:rPr>
            <w:rFonts w:eastAsia="Noto Sans CJK SC" w:cs="Times New Roman"/>
          </w:rPr>
          <w:br w:type="textWrapping"/>
        </w:r>
        <w:bookmarkEnd w:id="15"/>
      </w:del>
    </w:p>
    <w:p>
      <w:pPr>
        <w:jc w:val="left"/>
        <w:rPr>
          <w:rFonts w:eastAsia="Noto Sans CJK SC" w:cs="Times New Roman"/>
        </w:rPr>
      </w:pPr>
      <w:r>
        <w:rPr>
          <w:rFonts w:eastAsia="Noto Sans CJK SC" w:cs="Times New Roman"/>
        </w:rPr>
        <w:t>Today the most common and convenient way to look for information is searching on the Internet. The top Internet search engines are handful, such as Google</w:t>
      </w:r>
      <w:r>
        <w:rPr>
          <w:rStyle w:val="19"/>
          <w:rFonts w:eastAsia="Noto Sans CJK SC" w:cs="Times New Roman"/>
        </w:rPr>
        <w:footnoteReference w:id="0"/>
      </w:r>
      <w:r>
        <w:rPr>
          <w:rFonts w:eastAsia="Noto Sans CJK SC" w:cs="Times New Roman"/>
        </w:rPr>
        <w:t>, Bing</w:t>
      </w:r>
      <w:r>
        <w:rPr>
          <w:rStyle w:val="19"/>
          <w:rFonts w:eastAsia="Noto Sans CJK SC" w:cs="Times New Roman"/>
        </w:rPr>
        <w:footnoteReference w:id="1"/>
      </w:r>
      <w:r>
        <w:rPr>
          <w:rFonts w:eastAsia="Noto Sans CJK SC" w:cs="Times New Roman"/>
        </w:rPr>
        <w:t>, Baidu</w:t>
      </w:r>
      <w:r>
        <w:rPr>
          <w:rStyle w:val="19"/>
          <w:rFonts w:eastAsia="Noto Sans CJK SC" w:cs="Times New Roman"/>
        </w:rPr>
        <w:footnoteReference w:id="2"/>
      </w:r>
      <w:r>
        <w:rPr>
          <w:rFonts w:eastAsia="Noto Sans CJK SC" w:cs="Times New Roman"/>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eastAsia="Noto Sans CJK SC" w:cs="Times New Roman"/>
          <w:lang w:val="en-US"/>
        </w:rPr>
        <w:t xml:space="preserve"> high-performance</w:t>
      </w:r>
      <w:r>
        <w:rPr>
          <w:rFonts w:eastAsia="Noto Sans CJK SC" w:cs="Times New Roman"/>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rPr>
          <w:rFonts w:eastAsia="Noto Sans CJK SC" w:cs="Times New Roman"/>
          <w:b/>
          <w:sz w:val="22"/>
        </w:rPr>
        <w:sectPr>
          <w:footerReference r:id="rId11" w:type="first"/>
          <w:footerReference r:id="rId10" w:type="default"/>
          <w:endnotePr>
            <w:numFmt w:val="decimal"/>
          </w:endnotePr>
          <w:pgSz w:w="11911" w:h="16832"/>
          <w:pgMar w:top="1440" w:right="1440" w:bottom="1440" w:left="1440" w:header="0" w:footer="720" w:gutter="0"/>
          <w:pgNumType w:fmt="upperRoman" w:start="1"/>
          <w:cols w:space="0" w:num="1"/>
          <w:formProt w:val="0"/>
          <w:titlePg/>
          <w:docGrid w:linePitch="100" w:charSpace="0"/>
        </w:sectPr>
      </w:pPr>
      <w:r>
        <w:rPr>
          <w:rFonts w:eastAsia="Noto Sans CJK SC" w:cs="Times New Roman"/>
          <w:b/>
          <w:sz w:val="22"/>
        </w:rPr>
        <w:t>Keywords: Search Engine, Education, Learning Resource, Resource Discovery, Resource Value</w:t>
      </w:r>
    </w:p>
    <w:p>
      <w:pPr>
        <w:jc w:val="center"/>
        <w:rPr>
          <w:b/>
          <w:sz w:val="44"/>
          <w:szCs w:val="44"/>
        </w:rPr>
      </w:pPr>
      <w:bookmarkStart w:id="16" w:name="_Toc1699456037"/>
      <w:bookmarkStart w:id="17" w:name="_Toc1023418666"/>
      <w:bookmarkStart w:id="18" w:name="_Toc1583256282"/>
      <w:bookmarkStart w:id="19" w:name="_Toc1293947531"/>
      <w:bookmarkStart w:id="20" w:name="_Toc19161"/>
      <w:bookmarkStart w:id="21" w:name="_Toc1619901456"/>
      <w:bookmarkStart w:id="22" w:name="_Toc16073"/>
      <w:bookmarkStart w:id="23" w:name="_Toc8354"/>
      <w:bookmarkStart w:id="24" w:name="_Toc1043049678"/>
      <w:bookmarkStart w:id="25" w:name="_Toc1014130427"/>
      <w:bookmarkStart w:id="26" w:name="_Toc1678712186"/>
      <w:r>
        <w:rPr>
          <w:b/>
          <w:sz w:val="44"/>
          <w:szCs w:val="44"/>
        </w:rPr>
        <w:t>ACKNOW</w:t>
      </w:r>
      <w:bookmarkStart w:id="613" w:name="_GoBack"/>
      <w:bookmarkEnd w:id="613"/>
      <w:r>
        <w:rPr>
          <w:b/>
          <w:sz w:val="44"/>
          <w:szCs w:val="44"/>
        </w:rPr>
        <w:t>LEDGMENT</w:t>
      </w:r>
      <w:bookmarkEnd w:id="16"/>
      <w:bookmarkEnd w:id="17"/>
      <w:bookmarkEnd w:id="18"/>
      <w:bookmarkEnd w:id="19"/>
      <w:bookmarkEnd w:id="20"/>
      <w:bookmarkEnd w:id="21"/>
      <w:bookmarkEnd w:id="22"/>
      <w:bookmarkEnd w:id="23"/>
      <w:bookmarkEnd w:id="24"/>
      <w:bookmarkEnd w:id="25"/>
    </w:p>
    <w:p>
      <w:pPr>
        <w:rPr>
          <w:rFonts w:cs="Times New Roman"/>
        </w:rPr>
      </w:pPr>
    </w:p>
    <w:p>
      <w:pPr>
        <w:ind w:firstLine="480" w:firstLineChars="200"/>
        <w:rPr>
          <w:rFonts w:cs="Times New Roman"/>
        </w:rPr>
      </w:pPr>
      <w:r>
        <w:rPr>
          <w:rFonts w:cs="Times New Roman"/>
        </w:rPr>
        <w:t xml:space="preserve">I would like to express my appreciation to my adviser, Dr. Cui Yu, for her warm-hearted help in guiding me to complete this thesis. Thanks for her </w:t>
      </w:r>
      <w:del w:id="2" w:author="Microsoft Office User" w:date="2020-08-26T18:34:00Z">
        <w:r>
          <w:rPr>
            <w:rFonts w:cs="Times New Roman"/>
          </w:rPr>
          <w:delText xml:space="preserve">advises </w:delText>
        </w:r>
      </w:del>
      <w:ins w:id="3" w:author="Microsoft Office User" w:date="2020-08-26T18:34:00Z">
        <w:r>
          <w:rPr>
            <w:rFonts w:cs="Times New Roman"/>
          </w:rPr>
          <w:t xml:space="preserve">advice </w:t>
        </w:r>
      </w:ins>
      <w:r>
        <w:rPr>
          <w:rFonts w:cs="Times New Roman"/>
        </w:rPr>
        <w:t>in both my study</w:t>
      </w:r>
      <w:ins w:id="4" w:author="Microsoft Office User" w:date="2020-08-26T18:34:00Z">
        <w:r>
          <w:rPr>
            <w:rFonts w:cs="Times New Roman"/>
          </w:rPr>
          <w:t>ing</w:t>
        </w:r>
      </w:ins>
      <w:r>
        <w:rPr>
          <w:rFonts w:cs="Times New Roman"/>
        </w:rPr>
        <w:t xml:space="preserve"> and life in the United States. In this very special period, we cooperated in developing, researching and writing papers online, across the eastern and western hemispheres, across the day and night. Best wishes to her and her family.</w:t>
      </w:r>
    </w:p>
    <w:p>
      <w:pPr>
        <w:ind w:firstLine="480" w:firstLineChars="200"/>
        <w:rPr>
          <w:rFonts w:cs="Times New Roman"/>
        </w:rPr>
      </w:pPr>
    </w:p>
    <w:p>
      <w:pPr>
        <w:ind w:firstLine="480" w:firstLineChars="200"/>
        <w:rPr>
          <w:rFonts w:cs="Times New Roman"/>
        </w:rPr>
      </w:pPr>
      <w:r>
        <w:rPr>
          <w:rFonts w:cs="Times New Roman"/>
        </w:rPr>
        <w:t xml:space="preserve">I am also very grateful to Professor Jay Wang. He encouraged me to adhere to my research and goals in my studies, taught </w:t>
      </w:r>
      <w:del w:id="5" w:author="Microsoft Office User" w:date="2020-08-26T18:48:00Z">
        <w:r>
          <w:rPr>
            <w:rFonts w:cs="Times New Roman"/>
          </w:rPr>
          <w:delText xml:space="preserve">us </w:delText>
        </w:r>
      </w:del>
      <w:ins w:id="6" w:author="Microsoft Office User" w:date="2020-08-26T18:48:00Z">
        <w:r>
          <w:rPr>
            <w:rFonts w:cs="Times New Roman"/>
          </w:rPr>
          <w:t xml:space="preserve">me </w:t>
        </w:r>
      </w:ins>
      <w:r>
        <w:rPr>
          <w:rFonts w:cs="Times New Roman"/>
        </w:rPr>
        <w:t xml:space="preserve">the way of life and cultural customs in the United States. During the epidemic period, he </w:t>
      </w:r>
      <w:del w:id="7" w:author="Microsoft Office User" w:date="2020-08-26T18:35:00Z">
        <w:r>
          <w:rPr>
            <w:rFonts w:cs="Times New Roman"/>
          </w:rPr>
          <w:delText>has been</w:delText>
        </w:r>
      </w:del>
      <w:ins w:id="8" w:author="Microsoft Office User" w:date="2020-08-26T18:35:00Z">
        <w:r>
          <w:rPr>
            <w:rFonts w:cs="Times New Roman"/>
          </w:rPr>
          <w:t>was</w:t>
        </w:r>
      </w:ins>
      <w:r>
        <w:rPr>
          <w:rFonts w:cs="Times New Roman"/>
        </w:rPr>
        <w:t xml:space="preserve"> concerned </w:t>
      </w:r>
      <w:del w:id="9" w:author="Microsoft Office User" w:date="2020-08-26T18:35:00Z">
        <w:r>
          <w:rPr>
            <w:rFonts w:cs="Times New Roman"/>
          </w:rPr>
          <w:delText xml:space="preserve">about </w:delText>
        </w:r>
      </w:del>
      <w:ins w:id="10" w:author="Microsoft Office User" w:date="2020-08-26T18:35:00Z">
        <w:r>
          <w:rPr>
            <w:rFonts w:cs="Times New Roman"/>
          </w:rPr>
          <w:t xml:space="preserve">with </w:t>
        </w:r>
      </w:ins>
      <w:r>
        <w:rPr>
          <w:rFonts w:cs="Times New Roman"/>
        </w:rPr>
        <w:t xml:space="preserve">the health and living conditions of </w:t>
      </w:r>
      <w:del w:id="11" w:author="Microsoft Office User" w:date="2020-08-26T18:43:00Z">
        <w:r>
          <w:rPr>
            <w:rFonts w:cs="Times New Roman"/>
          </w:rPr>
          <w:delText xml:space="preserve">our </w:delText>
        </w:r>
      </w:del>
      <w:ins w:id="12" w:author="Microsoft Office User" w:date="2020-08-26T18:43:00Z">
        <w:r>
          <w:rPr>
            <w:rFonts w:cs="Times New Roman"/>
          </w:rPr>
          <w:t xml:space="preserve"> </w:t>
        </w:r>
      </w:ins>
      <w:r>
        <w:rPr>
          <w:rFonts w:cs="Times New Roman"/>
        </w:rPr>
        <w:t>students.</w:t>
      </w:r>
    </w:p>
    <w:p>
      <w:pPr>
        <w:ind w:firstLine="480" w:firstLineChars="200"/>
        <w:rPr>
          <w:rFonts w:cs="Times New Roman"/>
        </w:rPr>
      </w:pPr>
    </w:p>
    <w:p>
      <w:pPr>
        <w:ind w:firstLine="480" w:firstLineChars="200"/>
        <w:rPr>
          <w:rFonts w:cs="Times New Roman"/>
        </w:rPr>
      </w:pPr>
      <w:r>
        <w:rPr>
          <w:rFonts w:cs="Times New Roman"/>
        </w:rPr>
        <w:t xml:space="preserve">Thanks to Dr. Joe Chung. </w:t>
      </w:r>
      <w:del w:id="13" w:author="Microsoft Office User" w:date="2020-08-26T18:49:00Z">
        <w:r>
          <w:rPr>
            <w:rFonts w:cs="Times New Roman"/>
          </w:rPr>
          <w:delText xml:space="preserve">He is a very careful teacher. </w:delText>
        </w:r>
      </w:del>
      <w:r>
        <w:rPr>
          <w:rFonts w:cs="Times New Roman"/>
        </w:rPr>
        <w:t xml:space="preserve">Because English is my second language, he has been helping me to use correct grammar and the right words. He helped me polish my thesis. </w:t>
      </w:r>
      <w:del w:id="14" w:author="Microsoft Office User" w:date="2020-08-26T18:49:00Z">
        <w:r>
          <w:rPr>
            <w:rFonts w:cs="Times New Roman"/>
          </w:rPr>
          <w:delText>Without him, my paper seem</w:delText>
        </w:r>
      </w:del>
      <w:del w:id="15" w:author="Microsoft Office User" w:date="2020-08-26T18:33:00Z">
        <w:r>
          <w:rPr>
            <w:rFonts w:cs="Times New Roman"/>
          </w:rPr>
          <w:delText>s</w:delText>
        </w:r>
      </w:del>
      <w:del w:id="16" w:author="Microsoft Office User" w:date="2020-08-26T18:49:00Z">
        <w:r>
          <w:rPr>
            <w:rFonts w:cs="Times New Roman"/>
          </w:rPr>
          <w:delText xml:space="preserve"> boring; he </w:delText>
        </w:r>
      </w:del>
      <w:del w:id="17" w:author="Microsoft Office User" w:date="2020-08-26T18:33:00Z">
        <w:r>
          <w:rPr>
            <w:rFonts w:cs="Times New Roman"/>
          </w:rPr>
          <w:delText xml:space="preserve">makes </w:delText>
        </w:r>
      </w:del>
      <w:del w:id="18" w:author="Microsoft Office User" w:date="2020-08-26T18:49:00Z">
        <w:r>
          <w:rPr>
            <w:rFonts w:cs="Times New Roman"/>
          </w:rPr>
          <w:delText>my expressions colorful.</w:delText>
        </w:r>
      </w:del>
    </w:p>
    <w:p>
      <w:pPr>
        <w:ind w:firstLine="480" w:firstLineChars="200"/>
        <w:rPr>
          <w:rFonts w:cs="Times New Roman"/>
        </w:rPr>
      </w:pPr>
    </w:p>
    <w:p>
      <w:pPr>
        <w:ind w:firstLine="480" w:firstLineChars="200"/>
        <w:rPr>
          <w:rFonts w:cs="Times New Roman"/>
        </w:rPr>
      </w:pPr>
      <w:r>
        <w:rPr>
          <w:rFonts w:cs="Times New Roman"/>
        </w:rPr>
        <w:t xml:space="preserve">I would also like to thank Monmouth University for giving </w:t>
      </w:r>
      <w:del w:id="19" w:author="Microsoft Office User" w:date="2020-08-26T18:49:00Z">
        <w:r>
          <w:rPr>
            <w:rFonts w:cs="Times New Roman"/>
          </w:rPr>
          <w:delText xml:space="preserve">us </w:delText>
        </w:r>
      </w:del>
      <w:ins w:id="20" w:author="Microsoft Office User" w:date="2020-08-26T18:49:00Z">
        <w:r>
          <w:rPr>
            <w:rFonts w:cs="Times New Roman"/>
          </w:rPr>
          <w:t xml:space="preserve">me </w:t>
        </w:r>
      </w:ins>
      <w:r>
        <w:rPr>
          <w:rFonts w:cs="Times New Roman"/>
        </w:rPr>
        <w:t xml:space="preserve">the best education and academic atmosphere for studying. </w:t>
      </w:r>
    </w:p>
    <w:p>
      <w:pPr>
        <w:ind w:firstLine="480" w:firstLineChars="200"/>
        <w:rPr>
          <w:rFonts w:cs="Times New Roman"/>
        </w:rPr>
      </w:pPr>
    </w:p>
    <w:p>
      <w:pPr>
        <w:ind w:firstLine="480" w:firstLineChars="200"/>
        <w:rPr>
          <w:rFonts w:cs="Times New Roman"/>
        </w:rPr>
      </w:pPr>
      <w:r>
        <w:rPr>
          <w:rFonts w:cs="Times New Roman"/>
        </w:rPr>
        <w:t>Thanks to my parents, they gave me the tuition fees and living expenses in the United States. They provide me an opportunity to continue to learn and get a better education abroad.</w:t>
      </w:r>
    </w:p>
    <w:p>
      <w:pPr>
        <w:ind w:firstLine="480" w:firstLineChars="200"/>
        <w:rPr>
          <w:rFonts w:cs="Times New Roman"/>
        </w:rPr>
      </w:pPr>
    </w:p>
    <w:p>
      <w:pPr>
        <w:ind w:firstLine="480" w:firstLineChars="200"/>
        <w:rPr>
          <w:rFonts w:cs="Times New Roman"/>
        </w:rPr>
      </w:pPr>
      <w:r>
        <w:rPr>
          <w:rFonts w:cs="Times New Roman"/>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cs="Times New Roman"/>
        </w:rPr>
      </w:pPr>
      <w:bookmarkStart w:id="27" w:name="_Toc246241321"/>
      <w:bookmarkStart w:id="28" w:name="_Toc10366"/>
      <w:bookmarkStart w:id="29" w:name="_Toc2124941995"/>
      <w:bookmarkStart w:id="30" w:name="_Toc289941954"/>
      <w:bookmarkStart w:id="31" w:name="_Toc1480561606"/>
      <w:bookmarkStart w:id="32" w:name="_Toc19877613"/>
      <w:bookmarkStart w:id="33" w:name="_Toc912"/>
      <w:bookmarkStart w:id="34" w:name="_Toc1322025641"/>
      <w:bookmarkStart w:id="35" w:name="_Toc14347"/>
      <w:bookmarkStart w:id="36" w:name="_Toc624206575"/>
      <w:r>
        <w:rPr>
          <w:rFonts w:cs="Times New Roman"/>
        </w:rPr>
        <w:t>LIST OF FIGURES</w:t>
      </w:r>
      <w:bookmarkEnd w:id="27"/>
      <w:bookmarkEnd w:id="28"/>
      <w:bookmarkEnd w:id="29"/>
      <w:bookmarkEnd w:id="30"/>
      <w:bookmarkEnd w:id="31"/>
      <w:bookmarkEnd w:id="32"/>
      <w:bookmarkEnd w:id="33"/>
      <w:bookmarkEnd w:id="34"/>
      <w:bookmarkEnd w:id="35"/>
      <w:bookmarkEnd w:id="36"/>
    </w:p>
    <w:p>
      <w:pPr>
        <w:pStyle w:val="33"/>
        <w:rPr>
          <w:rFonts w:cs="Times New Roman"/>
        </w:rPr>
      </w:pPr>
      <w:r>
        <w:rPr>
          <w:rFonts w:cs="Times New Roman"/>
        </w:rPr>
        <w:t>Figure 1</w:t>
      </w:r>
      <w:r>
        <w:rPr>
          <w:rFonts w:cs="Times New Roman"/>
          <w:lang w:val="en-US"/>
        </w:rPr>
        <w:t>.</w:t>
      </w:r>
      <w:r>
        <w:rPr>
          <w:rFonts w:cs="Times New Roman"/>
        </w:rPr>
        <w:t xml:space="preserve"> </w:t>
      </w:r>
      <w:r>
        <w:t>The general framework of the system and key technologies adopted by the search engine</w:t>
      </w:r>
      <w:r>
        <w:rPr>
          <w:rFonts w:cs="Times New Roman"/>
          <w:lang w:val="en-US"/>
        </w:rPr>
        <w:t>.</w:t>
      </w:r>
    </w:p>
    <w:p>
      <w:pPr>
        <w:pStyle w:val="33"/>
        <w:rPr>
          <w:rFonts w:cs="Times New Roman"/>
        </w:rPr>
      </w:pPr>
      <w:r>
        <w:rPr>
          <w:rFonts w:cs="Times New Roman"/>
        </w:rPr>
        <w:t>Figure 2</w:t>
      </w:r>
      <w:r>
        <w:rPr>
          <w:rFonts w:cs="Times New Roman"/>
          <w:lang w:val="en-US"/>
        </w:rPr>
        <w:t>.</w:t>
      </w:r>
      <w:r>
        <w:rPr>
          <w:rFonts w:cs="Times New Roman"/>
        </w:rPr>
        <w:t xml:space="preserve"> </w:t>
      </w:r>
      <w:r>
        <w:t>Google File System (GFS) storage and query processing</w:t>
      </w:r>
      <w:r>
        <w:rPr>
          <w:rFonts w:cs="Times New Roman"/>
        </w:rPr>
        <w:t>.</w:t>
      </w:r>
    </w:p>
    <w:p>
      <w:pPr>
        <w:pStyle w:val="33"/>
        <w:rPr>
          <w:rFonts w:cs="Times New Roman"/>
        </w:rPr>
      </w:pPr>
      <w:r>
        <w:rPr>
          <w:rFonts w:cs="Times New Roman"/>
        </w:rPr>
        <w:t>Figure 3</w:t>
      </w:r>
      <w:r>
        <w:rPr>
          <w:rFonts w:cs="Times New Roman"/>
          <w:lang w:val="en-US"/>
        </w:rPr>
        <w:t>.</w:t>
      </w:r>
      <w:r>
        <w:rPr>
          <w:rFonts w:cs="Times New Roman"/>
        </w:rPr>
        <w:t xml:space="preserve"> The characteristics for LRV</w:t>
      </w:r>
    </w:p>
    <w:p>
      <w:pPr>
        <w:pStyle w:val="33"/>
        <w:rPr>
          <w:rFonts w:cs="Times New Roman"/>
        </w:rPr>
      </w:pPr>
      <w:r>
        <w:rPr>
          <w:rFonts w:cs="Times New Roman"/>
        </w:rPr>
        <w:t>Figure 4</w:t>
      </w:r>
      <w:r>
        <w:rPr>
          <w:rFonts w:cs="Times New Roman"/>
          <w:lang w:val="en-US"/>
        </w:rPr>
        <w:t>.</w:t>
      </w:r>
      <w:r>
        <w:rPr>
          <w:rFonts w:cs="Times New Roman"/>
        </w:rPr>
        <w:t xml:space="preserve"> System </w:t>
      </w:r>
      <w:r>
        <w:rPr>
          <w:rFonts w:cs="Times New Roman"/>
          <w:lang w:val="en-US"/>
        </w:rPr>
        <w:t>d</w:t>
      </w:r>
      <w:r>
        <w:rPr>
          <w:rFonts w:cs="Times New Roman"/>
        </w:rPr>
        <w:t xml:space="preserve">evelopment </w:t>
      </w:r>
      <w:r>
        <w:rPr>
          <w:rFonts w:cs="Times New Roman"/>
          <w:lang w:val="en-US"/>
        </w:rPr>
        <w:t>p</w:t>
      </w:r>
      <w:r>
        <w:rPr>
          <w:rFonts w:cs="Times New Roman"/>
        </w:rPr>
        <w:t xml:space="preserve">rocess, based on </w:t>
      </w:r>
      <w:r>
        <w:rPr>
          <w:rFonts w:cs="Times New Roman"/>
          <w:lang w:val="en-US"/>
        </w:rPr>
        <w:t>A</w:t>
      </w:r>
      <w:r>
        <w:rPr>
          <w:rFonts w:cs="Times New Roman"/>
        </w:rPr>
        <w:t>gile</w:t>
      </w:r>
    </w:p>
    <w:p>
      <w:pPr>
        <w:pStyle w:val="33"/>
        <w:rPr>
          <w:rFonts w:cs="Times New Roman"/>
        </w:rPr>
      </w:pPr>
      <w:r>
        <w:rPr>
          <w:rFonts w:cs="Times New Roman"/>
        </w:rPr>
        <w:t>Figure 5</w:t>
      </w:r>
      <w:r>
        <w:rPr>
          <w:rFonts w:cs="Times New Roman"/>
          <w:lang w:val="en-US"/>
        </w:rPr>
        <w:t>.</w:t>
      </w:r>
      <w:r>
        <w:rPr>
          <w:rFonts w:cs="Times New Roman"/>
        </w:rPr>
        <w:t xml:space="preserve"> System deployment architecture</w:t>
      </w:r>
    </w:p>
    <w:p>
      <w:pPr>
        <w:pStyle w:val="38"/>
        <w:rPr>
          <w:rFonts w:cs="Times New Roman"/>
        </w:rPr>
      </w:pPr>
      <w:r>
        <w:rPr>
          <w:rFonts w:cs="Times New Roman"/>
          <w:i w:val="0"/>
          <w:sz w:val="24"/>
        </w:rPr>
        <w:t>Figure 6. UML diagram of ER model of the system relational database</w:t>
      </w:r>
    </w:p>
    <w:p>
      <w:pPr>
        <w:pStyle w:val="33"/>
        <w:rPr>
          <w:rFonts w:cs="Times New Roman"/>
        </w:rPr>
      </w:pPr>
      <w:r>
        <w:rPr>
          <w:rFonts w:cs="Times New Roman"/>
        </w:rPr>
        <w:t>Figure 7</w:t>
      </w:r>
      <w:r>
        <w:rPr>
          <w:rFonts w:cs="Times New Roman"/>
          <w:lang w:val="en-US"/>
        </w:rPr>
        <w:t>.</w:t>
      </w:r>
      <w:r>
        <w:rPr>
          <w:rFonts w:cs="Times New Roman"/>
        </w:rPr>
        <w:t xml:space="preserve"> Use case diagram for the search engine functions</w:t>
      </w:r>
    </w:p>
    <w:p>
      <w:pPr>
        <w:pStyle w:val="33"/>
        <w:rPr>
          <w:rFonts w:cs="Times New Roman"/>
        </w:rPr>
      </w:pPr>
      <w:r>
        <w:rPr>
          <w:rFonts w:cs="Times New Roman"/>
        </w:rPr>
        <w:t>Figure 8</w:t>
      </w:r>
      <w:r>
        <w:rPr>
          <w:rFonts w:cs="Times New Roman"/>
          <w:lang w:val="en-US"/>
        </w:rPr>
        <w:t>.</w:t>
      </w:r>
      <w:r>
        <w:rPr>
          <w:rFonts w:cs="Times New Roman"/>
        </w:rPr>
        <w:t xml:space="preserve"> System package diagram</w:t>
      </w:r>
    </w:p>
    <w:p>
      <w:pPr>
        <w:pStyle w:val="33"/>
        <w:rPr>
          <w:rFonts w:cs="Times New Roman"/>
        </w:rPr>
      </w:pPr>
      <w:r>
        <w:rPr>
          <w:rFonts w:cs="Times New Roman"/>
        </w:rPr>
        <w:t>Figure 9</w:t>
      </w:r>
      <w:r>
        <w:rPr>
          <w:rFonts w:cs="Times New Roman"/>
          <w:lang w:val="en-US"/>
        </w:rPr>
        <w:t>.</w:t>
      </w:r>
      <w:r>
        <w:rPr>
          <w:rFonts w:cs="Times New Roman"/>
        </w:rPr>
        <w:t xml:space="preserve"> Class diagram of the Controller package</w:t>
      </w:r>
    </w:p>
    <w:p>
      <w:pPr>
        <w:pStyle w:val="33"/>
        <w:rPr>
          <w:rFonts w:cs="Times New Roman"/>
        </w:rPr>
      </w:pPr>
      <w:r>
        <w:rPr>
          <w:rFonts w:cs="Times New Roman"/>
        </w:rPr>
        <w:t>Figure 10</w:t>
      </w:r>
      <w:r>
        <w:rPr>
          <w:rFonts w:cs="Times New Roman"/>
          <w:lang w:val="en-US"/>
        </w:rPr>
        <w:t>.</w:t>
      </w:r>
      <w:r>
        <w:rPr>
          <w:rFonts w:cs="Times New Roman"/>
        </w:rPr>
        <w:t xml:space="preserve"> Class diagram of the Private package</w:t>
      </w:r>
    </w:p>
    <w:p>
      <w:pPr>
        <w:pStyle w:val="33"/>
        <w:rPr>
          <w:rFonts w:cs="Times New Roman"/>
        </w:rPr>
      </w:pPr>
      <w:r>
        <w:rPr>
          <w:rFonts w:cs="Times New Roman"/>
        </w:rPr>
        <w:t>Figure 11</w:t>
      </w:r>
      <w:r>
        <w:rPr>
          <w:rFonts w:cs="Times New Roman"/>
          <w:lang w:val="en-US"/>
        </w:rPr>
        <w:t>.</w:t>
      </w:r>
      <w:r>
        <w:rPr>
          <w:rFonts w:cs="Times New Roman"/>
        </w:rPr>
        <w:t xml:space="preserve"> Class diagram of the Server package</w:t>
      </w:r>
    </w:p>
    <w:p>
      <w:pPr>
        <w:pStyle w:val="33"/>
        <w:rPr>
          <w:rFonts w:cs="Times New Roman"/>
        </w:rPr>
      </w:pPr>
      <w:r>
        <w:rPr>
          <w:rFonts w:cs="Times New Roman"/>
        </w:rPr>
        <w:t>Figure 12</w:t>
      </w:r>
      <w:r>
        <w:rPr>
          <w:rFonts w:cs="Times New Roman"/>
          <w:lang w:val="en-US"/>
        </w:rPr>
        <w:t>.</w:t>
      </w:r>
      <w:r>
        <w:rPr>
          <w:rFonts w:cs="Times New Roman"/>
        </w:rPr>
        <w:t xml:space="preserve"> Router to Controllers</w:t>
      </w:r>
    </w:p>
    <w:p>
      <w:pPr>
        <w:pStyle w:val="33"/>
        <w:rPr>
          <w:rFonts w:cs="Times New Roman"/>
        </w:rPr>
      </w:pPr>
      <w:r>
        <w:rPr>
          <w:rFonts w:cs="Times New Roman"/>
        </w:rPr>
        <w:t>Figure 13</w:t>
      </w:r>
      <w:r>
        <w:rPr>
          <w:rFonts w:cs="Times New Roman"/>
          <w:lang w:val="en-US"/>
        </w:rPr>
        <w:t>.</w:t>
      </w:r>
      <w:r>
        <w:rPr>
          <w:rFonts w:cs="Times New Roman"/>
        </w:rPr>
        <w:t xml:space="preserve"> Sequence diagram of search process</w:t>
      </w:r>
    </w:p>
    <w:p>
      <w:pPr>
        <w:pStyle w:val="33"/>
        <w:rPr>
          <w:rFonts w:cs="Times New Roman"/>
        </w:rPr>
      </w:pPr>
      <w:r>
        <w:rPr>
          <w:rFonts w:cs="Times New Roman"/>
        </w:rPr>
        <w:t>Figure 14</w:t>
      </w:r>
      <w:r>
        <w:rPr>
          <w:rFonts w:cs="Times New Roman"/>
          <w:lang w:val="en-US"/>
        </w:rPr>
        <w:t>.</w:t>
      </w:r>
      <w:r>
        <w:rPr>
          <w:rFonts w:cs="Times New Roman"/>
        </w:rPr>
        <w:t xml:space="preserve"> Database layers used in LRV</w:t>
      </w:r>
    </w:p>
    <w:p>
      <w:pPr>
        <w:pStyle w:val="33"/>
        <w:rPr>
          <w:rFonts w:cs="Times New Roman"/>
        </w:rPr>
      </w:pPr>
      <w:r>
        <w:rPr>
          <w:rFonts w:cs="Times New Roman"/>
        </w:rPr>
        <w:t>Figure 15</w:t>
      </w:r>
      <w:r>
        <w:rPr>
          <w:rFonts w:cs="Times New Roman"/>
          <w:lang w:val="en-US"/>
        </w:rPr>
        <w:t>.</w:t>
      </w:r>
      <w:r>
        <w:rPr>
          <w:rFonts w:cs="Times New Roman"/>
        </w:rPr>
        <w:t xml:space="preserve"> Relational database used in LRV with entities and relationships in it</w:t>
      </w:r>
    </w:p>
    <w:p>
      <w:pPr>
        <w:pStyle w:val="33"/>
        <w:rPr>
          <w:rFonts w:cs="Times New Roman"/>
        </w:rPr>
      </w:pPr>
      <w:r>
        <w:rPr>
          <w:rFonts w:cs="Times New Roman"/>
        </w:rPr>
        <w:t>Figure 16</w:t>
      </w:r>
      <w:r>
        <w:rPr>
          <w:rFonts w:cs="Times New Roman"/>
          <w:lang w:val="en-US"/>
        </w:rPr>
        <w:t>.</w:t>
      </w:r>
      <w:r>
        <w:rPr>
          <w:rFonts w:cs="Times New Roman"/>
        </w:rPr>
        <w:t xml:space="preserve"> Non-relational database storage structure in layer 2 in LRV</w:t>
      </w:r>
    </w:p>
    <w:p>
      <w:pPr>
        <w:pStyle w:val="33"/>
        <w:rPr>
          <w:rFonts w:cs="Times New Roman"/>
        </w:rPr>
      </w:pPr>
      <w:r>
        <w:rPr>
          <w:rFonts w:cs="Times New Roman"/>
        </w:rPr>
        <w:t>Figure 17</w:t>
      </w:r>
      <w:r>
        <w:rPr>
          <w:rFonts w:cs="Times New Roman"/>
          <w:lang w:val="en-US"/>
        </w:rPr>
        <w:t>.</w:t>
      </w:r>
      <w:r>
        <w:rPr>
          <w:rFonts w:cs="Times New Roman"/>
        </w:rPr>
        <w:t xml:space="preserve"> The search process from layer 2 to layer 1</w:t>
      </w:r>
    </w:p>
    <w:p>
      <w:pPr>
        <w:pStyle w:val="33"/>
        <w:rPr>
          <w:rFonts w:cs="Times New Roman"/>
        </w:rPr>
      </w:pPr>
      <w:r>
        <w:rPr>
          <w:rFonts w:cs="Times New Roman"/>
        </w:rPr>
        <w:t>Figure 18</w:t>
      </w:r>
      <w:r>
        <w:rPr>
          <w:rFonts w:cs="Times New Roman"/>
          <w:lang w:val="en-US"/>
        </w:rPr>
        <w:t>.</w:t>
      </w:r>
      <w:r>
        <w:rPr>
          <w:rFonts w:cs="Times New Roman"/>
        </w:rPr>
        <w:t xml:space="preserve"> Three-layer storage system with different speeds</w:t>
      </w:r>
    </w:p>
    <w:p>
      <w:pPr>
        <w:pStyle w:val="33"/>
        <w:rPr>
          <w:rFonts w:cs="Times New Roman"/>
        </w:rPr>
      </w:pPr>
      <w:r>
        <w:rPr>
          <w:rFonts w:cs="Times New Roman"/>
        </w:rPr>
        <w:t>Figure 19</w:t>
      </w:r>
      <w:r>
        <w:rPr>
          <w:rFonts w:cs="Times New Roman"/>
          <w:lang w:val="en-US"/>
        </w:rPr>
        <w:t>.</w:t>
      </w:r>
      <w:r>
        <w:rPr>
          <w:rFonts w:cs="Times New Roman"/>
        </w:rPr>
        <w:t xml:space="preserve"> Three-layer search process</w:t>
      </w:r>
    </w:p>
    <w:p>
      <w:pPr>
        <w:pStyle w:val="33"/>
        <w:rPr>
          <w:rFonts w:cs="Times New Roman"/>
        </w:rPr>
      </w:pPr>
      <w:r>
        <w:rPr>
          <w:rFonts w:cs="Times New Roman"/>
        </w:rPr>
        <w:t>Figure 20</w:t>
      </w:r>
      <w:r>
        <w:rPr>
          <w:rFonts w:cs="Times New Roman"/>
          <w:lang w:val="en-US"/>
        </w:rPr>
        <w:t>.</w:t>
      </w:r>
      <w:r>
        <w:rPr>
          <w:rFonts w:cs="Times New Roman"/>
        </w:rPr>
        <w:t xml:space="preserve"> Cache switch process</w:t>
      </w:r>
    </w:p>
    <w:p>
      <w:pPr>
        <w:pStyle w:val="33"/>
        <w:rPr>
          <w:rFonts w:cs="Times New Roman"/>
        </w:rPr>
      </w:pPr>
      <w:r>
        <w:rPr>
          <w:rFonts w:cs="Times New Roman"/>
        </w:rPr>
        <w:t>Figure 21</w:t>
      </w:r>
      <w:r>
        <w:rPr>
          <w:rFonts w:cs="Times New Roman"/>
          <w:lang w:val="en-US"/>
        </w:rPr>
        <w:t>.</w:t>
      </w:r>
      <w:r>
        <w:rPr>
          <w:rFonts w:cs="Times New Roman"/>
        </w:rPr>
        <w:t xml:space="preserve"> Resources query simulator</w:t>
      </w:r>
    </w:p>
    <w:p>
      <w:pPr>
        <w:pStyle w:val="33"/>
        <w:rPr>
          <w:rFonts w:cs="Times New Roman"/>
        </w:rPr>
      </w:pPr>
      <w:r>
        <w:rPr>
          <w:rFonts w:cs="Times New Roman"/>
        </w:rPr>
        <w:t>Figure 22</w:t>
      </w:r>
      <w:r>
        <w:rPr>
          <w:rFonts w:cs="Times New Roman"/>
          <w:lang w:val="en-US"/>
        </w:rPr>
        <w:t>.</w:t>
      </w:r>
      <w:r>
        <w:rPr>
          <w:rFonts w:cs="Times New Roman"/>
        </w:rPr>
        <w:t xml:space="preserve"> Average search times for 3 layers of storage with increasing resources</w:t>
      </w:r>
    </w:p>
    <w:p>
      <w:pPr>
        <w:pStyle w:val="33"/>
        <w:rPr>
          <w:rFonts w:cs="Times New Roman"/>
        </w:rPr>
      </w:pPr>
      <w:r>
        <w:rPr>
          <w:rFonts w:cs="Times New Roman"/>
        </w:rPr>
        <w:t>Figure 23</w:t>
      </w:r>
      <w:r>
        <w:rPr>
          <w:rFonts w:cs="Times New Roman"/>
          <w:lang w:val="en-US"/>
        </w:rPr>
        <w:t>.</w:t>
      </w:r>
      <w:r>
        <w:rPr>
          <w:rFonts w:cs="Times New Roman"/>
        </w:rPr>
        <w:t xml:space="preserve"> Average search times for 3 layers at various page depths, for 1 million stored resources</w:t>
      </w:r>
    </w:p>
    <w:p>
      <w:pPr>
        <w:pStyle w:val="38"/>
        <w:rPr>
          <w:rFonts w:cs="Times New Roman"/>
          <w:i w:val="0"/>
          <w:sz w:val="24"/>
        </w:rPr>
      </w:pPr>
      <w:r>
        <w:rPr>
          <w:rFonts w:cs="Times New Roman"/>
          <w:i w:val="0"/>
          <w:sz w:val="24"/>
        </w:rPr>
        <w:t>Figure 24. Average search times for 3 layers, returning ranked or unranked results, for 1 million stored resources</w:t>
      </w:r>
    </w:p>
    <w:p>
      <w:pPr>
        <w:pStyle w:val="33"/>
        <w:rPr>
          <w:rFonts w:cs="Times New Roman"/>
        </w:rPr>
      </w:pPr>
      <w:r>
        <w:rPr>
          <w:rFonts w:cs="Times New Roman"/>
        </w:rPr>
        <w:t>Figure 25</w:t>
      </w:r>
      <w:r>
        <w:rPr>
          <w:rFonts w:cs="Times New Roman"/>
          <w:lang w:val="en-US"/>
        </w:rPr>
        <w:t>.</w:t>
      </w:r>
      <w:r>
        <w:rPr>
          <w:rFonts w:cs="Times New Roman"/>
        </w:rPr>
        <w:t xml:space="preserve">  Search results ordered by LRV algorithm, first page</w:t>
      </w:r>
    </w:p>
    <w:p>
      <w:pPr>
        <w:pStyle w:val="33"/>
        <w:rPr>
          <w:rFonts w:cs="Times New Roman"/>
        </w:rPr>
      </w:pPr>
      <w:r>
        <w:rPr>
          <w:rFonts w:cs="Times New Roman"/>
        </w:rPr>
        <w:t>Figure 26</w:t>
      </w:r>
      <w:r>
        <w:rPr>
          <w:rFonts w:cs="Times New Roman"/>
          <w:lang w:val="en-US"/>
        </w:rPr>
        <w:t>.</w:t>
      </w:r>
      <w:r>
        <w:rPr>
          <w:rFonts w:cs="Times New Roman"/>
        </w:rPr>
        <w:t xml:space="preserve">  Search results ordered by LRV algorithm, last page</w:t>
      </w:r>
    </w:p>
    <w:p>
      <w:pPr>
        <w:pStyle w:val="38"/>
        <w:jc w:val="both"/>
        <w:rPr>
          <w:rFonts w:cs="Times New Roman"/>
        </w:rPr>
      </w:pPr>
    </w:p>
    <w:p>
      <w:pPr>
        <w:pStyle w:val="2"/>
        <w:rPr>
          <w:rFonts w:cs="Times New Roman"/>
        </w:rPr>
      </w:pPr>
      <w:bookmarkStart w:id="37" w:name="_Toc1579174175"/>
      <w:bookmarkStart w:id="38" w:name="_Toc1871870226"/>
      <w:bookmarkStart w:id="39" w:name="_Toc1975574380"/>
      <w:bookmarkStart w:id="40" w:name="_Toc16205"/>
      <w:bookmarkStart w:id="41" w:name="_Toc25739"/>
      <w:bookmarkStart w:id="42" w:name="_Toc32177"/>
      <w:bookmarkStart w:id="43" w:name="_Toc1812061104"/>
      <w:bookmarkStart w:id="44" w:name="_Toc527127050"/>
      <w:bookmarkStart w:id="45" w:name="_Toc444539165"/>
      <w:bookmarkStart w:id="46" w:name="_Toc1868046601"/>
      <w:r>
        <w:rPr>
          <w:rFonts w:cs="Times New Roman"/>
        </w:rPr>
        <w:t>TABLE OF CONTENTS</w:t>
      </w:r>
      <w:bookmarkEnd w:id="37"/>
      <w:bookmarkEnd w:id="38"/>
      <w:bookmarkEnd w:id="39"/>
      <w:bookmarkEnd w:id="40"/>
      <w:bookmarkEnd w:id="41"/>
      <w:bookmarkEnd w:id="42"/>
      <w:bookmarkEnd w:id="43"/>
      <w:bookmarkEnd w:id="44"/>
      <w:bookmarkEnd w:id="45"/>
      <w:bookmarkEnd w:id="46"/>
    </w:p>
    <w:p>
      <w:pPr>
        <w:pStyle w:val="33"/>
        <w:tabs>
          <w:tab w:val="right" w:leader="dot" w:pos="9031"/>
        </w:tabs>
        <w:rPr>
          <w:del w:id="21" w:author="iict" w:date="2020-08-27T12:54:48Z"/>
        </w:rPr>
      </w:pPr>
      <w:r>
        <w:rPr>
          <w:rFonts w:cs="Times New Roman"/>
        </w:rPr>
        <w:fldChar w:fldCharType="begin"/>
      </w:r>
      <w:r>
        <w:rPr>
          <w:rFonts w:cs="Times New Roman"/>
        </w:rPr>
        <w:instrText xml:space="preserve">TOC \o "1-3" \h \u </w:instrText>
      </w:r>
      <w:r>
        <w:rPr>
          <w:rFonts w:cs="Times New Roman"/>
        </w:rPr>
        <w:fldChar w:fldCharType="separate"/>
      </w:r>
      <w:del w:id="22" w:author="iict" w:date="2020-08-27T12:54:48Z">
        <w:r>
          <w:rPr/>
          <w:fldChar w:fldCharType="begin"/>
        </w:r>
      </w:del>
      <w:del w:id="23" w:author="iict" w:date="2020-08-27T12:54:48Z">
        <w:r>
          <w:rPr/>
          <w:delInstrText xml:space="preserve"> HYPERLINK \l "_Toc251407542" </w:delInstrText>
        </w:r>
      </w:del>
      <w:del w:id="24" w:author="iict" w:date="2020-08-27T12:54:48Z">
        <w:r>
          <w:rPr/>
          <w:fldChar w:fldCharType="separate"/>
        </w:r>
      </w:del>
      <w:del w:id="25" w:author="iict" w:date="2020-08-27T12:54:48Z">
        <w:r>
          <w:rPr>
            <w:rFonts w:cs="Times New Roman"/>
          </w:rPr>
          <w:delText>ABSTRACT</w:delText>
        </w:r>
      </w:del>
      <w:del w:id="26" w:author="iict" w:date="2020-08-27T12:54:48Z">
        <w:r>
          <w:rPr/>
          <w:tab/>
        </w:r>
      </w:del>
      <w:del w:id="27" w:author="iict" w:date="2020-08-27T12:54:48Z">
        <w:r>
          <w:rPr/>
          <w:fldChar w:fldCharType="begin"/>
        </w:r>
      </w:del>
      <w:del w:id="28" w:author="iict" w:date="2020-08-27T12:54:48Z">
        <w:r>
          <w:rPr/>
          <w:delInstrText xml:space="preserve"> PAGEREF _Toc251407542 </w:delInstrText>
        </w:r>
      </w:del>
      <w:del w:id="29" w:author="iict" w:date="2020-08-27T12:54:48Z">
        <w:r>
          <w:rPr/>
          <w:fldChar w:fldCharType="separate"/>
        </w:r>
      </w:del>
      <w:del w:id="30" w:author="iict" w:date="2020-08-27T12:54:48Z">
        <w:r>
          <w:rPr/>
          <w:delText>I</w:delText>
        </w:r>
      </w:del>
      <w:del w:id="31" w:author="iict" w:date="2020-08-27T12:54:48Z">
        <w:r>
          <w:rPr/>
          <w:fldChar w:fldCharType="end"/>
        </w:r>
      </w:del>
      <w:del w:id="32" w:author="iict" w:date="2020-08-27T12:54:48Z">
        <w:r>
          <w:rPr/>
          <w:fldChar w:fldCharType="end"/>
        </w:r>
      </w:del>
    </w:p>
    <w:p>
      <w:pPr>
        <w:pStyle w:val="33"/>
        <w:tabs>
          <w:tab w:val="right" w:leader="dot" w:pos="9031"/>
        </w:tabs>
        <w:rPr>
          <w:del w:id="33" w:author="iict" w:date="2020-08-27T12:54:48Z"/>
        </w:rPr>
      </w:pPr>
      <w:del w:id="34" w:author="iict" w:date="2020-08-27T12:54:48Z">
        <w:r>
          <w:rPr/>
          <w:fldChar w:fldCharType="begin"/>
        </w:r>
      </w:del>
      <w:del w:id="35" w:author="iict" w:date="2020-08-27T12:54:48Z">
        <w:r>
          <w:rPr/>
          <w:delInstrText xml:space="preserve"> HYPERLINK \l "_Toc1293947531" </w:delInstrText>
        </w:r>
      </w:del>
      <w:del w:id="36" w:author="iict" w:date="2020-08-27T12:54:48Z">
        <w:r>
          <w:rPr/>
          <w:fldChar w:fldCharType="separate"/>
        </w:r>
      </w:del>
      <w:del w:id="37" w:author="iict" w:date="2020-08-27T12:54:48Z">
        <w:r>
          <w:rPr/>
          <w:delText>ACKNOWLEDGMENT</w:delText>
        </w:r>
      </w:del>
      <w:del w:id="38" w:author="iict" w:date="2020-08-27T12:54:48Z">
        <w:r>
          <w:rPr/>
          <w:tab/>
        </w:r>
      </w:del>
      <w:del w:id="39" w:author="iict" w:date="2020-08-27T12:54:48Z">
        <w:r>
          <w:rPr/>
          <w:fldChar w:fldCharType="begin"/>
        </w:r>
      </w:del>
      <w:del w:id="40" w:author="iict" w:date="2020-08-27T12:54:48Z">
        <w:r>
          <w:rPr/>
          <w:delInstrText xml:space="preserve"> PAGEREF _Toc1293947531 </w:delInstrText>
        </w:r>
      </w:del>
      <w:del w:id="41" w:author="iict" w:date="2020-08-27T12:54:48Z">
        <w:r>
          <w:rPr/>
          <w:fldChar w:fldCharType="separate"/>
        </w:r>
      </w:del>
      <w:del w:id="42" w:author="iict" w:date="2020-08-27T12:54:48Z">
        <w:r>
          <w:rPr/>
          <w:delText>II</w:delText>
        </w:r>
      </w:del>
      <w:del w:id="43" w:author="iict" w:date="2020-08-27T12:54:48Z">
        <w:r>
          <w:rPr/>
          <w:fldChar w:fldCharType="end"/>
        </w:r>
      </w:del>
      <w:del w:id="44" w:author="iict" w:date="2020-08-27T12:54:48Z">
        <w:r>
          <w:rPr/>
          <w:fldChar w:fldCharType="end"/>
        </w:r>
      </w:del>
    </w:p>
    <w:p>
      <w:pPr>
        <w:pStyle w:val="33"/>
        <w:tabs>
          <w:tab w:val="right" w:leader="dot" w:pos="9031"/>
        </w:tabs>
        <w:rPr>
          <w:del w:id="45" w:author="iict" w:date="2020-08-27T12:54:48Z"/>
        </w:rPr>
      </w:pPr>
      <w:del w:id="46" w:author="iict" w:date="2020-08-27T12:54:48Z">
        <w:r>
          <w:rPr/>
          <w:fldChar w:fldCharType="begin"/>
        </w:r>
      </w:del>
      <w:del w:id="47" w:author="iict" w:date="2020-08-27T12:54:48Z">
        <w:r>
          <w:rPr/>
          <w:delInstrText xml:space="preserve"> HYPERLINK \l "_Toc289941954" </w:delInstrText>
        </w:r>
      </w:del>
      <w:del w:id="48" w:author="iict" w:date="2020-08-27T12:54:48Z">
        <w:r>
          <w:rPr/>
          <w:fldChar w:fldCharType="separate"/>
        </w:r>
      </w:del>
      <w:del w:id="49" w:author="iict" w:date="2020-08-27T12:54:48Z">
        <w:r>
          <w:rPr>
            <w:rFonts w:cs="Times New Roman"/>
          </w:rPr>
          <w:delText>FIGURES</w:delText>
        </w:r>
      </w:del>
      <w:del w:id="50" w:author="iict" w:date="2020-08-27T12:54:48Z">
        <w:r>
          <w:rPr/>
          <w:tab/>
        </w:r>
      </w:del>
      <w:del w:id="51" w:author="iict" w:date="2020-08-27T12:54:48Z">
        <w:r>
          <w:rPr/>
          <w:fldChar w:fldCharType="begin"/>
        </w:r>
      </w:del>
      <w:del w:id="52" w:author="iict" w:date="2020-08-27T12:54:48Z">
        <w:r>
          <w:rPr/>
          <w:delInstrText xml:space="preserve"> PAGEREF _Toc289941954 </w:delInstrText>
        </w:r>
      </w:del>
      <w:del w:id="53" w:author="iict" w:date="2020-08-27T12:54:48Z">
        <w:r>
          <w:rPr/>
          <w:fldChar w:fldCharType="separate"/>
        </w:r>
      </w:del>
      <w:del w:id="54" w:author="iict" w:date="2020-08-27T12:54:48Z">
        <w:r>
          <w:rPr/>
          <w:delText>III</w:delText>
        </w:r>
      </w:del>
      <w:del w:id="55" w:author="iict" w:date="2020-08-27T12:54:48Z">
        <w:r>
          <w:rPr/>
          <w:fldChar w:fldCharType="end"/>
        </w:r>
      </w:del>
      <w:del w:id="56" w:author="iict" w:date="2020-08-27T12:54:48Z">
        <w:r>
          <w:rPr/>
          <w:fldChar w:fldCharType="end"/>
        </w:r>
      </w:del>
    </w:p>
    <w:p>
      <w:pPr>
        <w:pStyle w:val="33"/>
        <w:tabs>
          <w:tab w:val="right" w:leader="dot" w:pos="9031"/>
        </w:tabs>
        <w:rPr>
          <w:del w:id="57" w:author="iict" w:date="2020-08-27T12:54:48Z"/>
        </w:rPr>
      </w:pPr>
      <w:del w:id="58" w:author="iict" w:date="2020-08-27T12:54:48Z">
        <w:r>
          <w:rPr/>
          <w:fldChar w:fldCharType="begin"/>
        </w:r>
      </w:del>
      <w:del w:id="59" w:author="iict" w:date="2020-08-27T12:54:48Z">
        <w:r>
          <w:rPr/>
          <w:delInstrText xml:space="preserve"> HYPERLINK \l "_Toc527127050" </w:delInstrText>
        </w:r>
      </w:del>
      <w:del w:id="60" w:author="iict" w:date="2020-08-27T12:54:48Z">
        <w:r>
          <w:rPr/>
          <w:fldChar w:fldCharType="separate"/>
        </w:r>
      </w:del>
      <w:del w:id="61" w:author="iict" w:date="2020-08-27T12:54:48Z">
        <w:r>
          <w:rPr>
            <w:rFonts w:cs="Times New Roman"/>
          </w:rPr>
          <w:delText>CONTENTS</w:delText>
        </w:r>
      </w:del>
      <w:del w:id="62" w:author="iict" w:date="2020-08-27T12:54:48Z">
        <w:r>
          <w:rPr/>
          <w:tab/>
        </w:r>
      </w:del>
      <w:del w:id="63" w:author="iict" w:date="2020-08-27T12:54:48Z">
        <w:r>
          <w:rPr/>
          <w:fldChar w:fldCharType="begin"/>
        </w:r>
      </w:del>
      <w:del w:id="64" w:author="iict" w:date="2020-08-27T12:54:48Z">
        <w:r>
          <w:rPr/>
          <w:delInstrText xml:space="preserve"> PAGEREF _Toc527127050 </w:delInstrText>
        </w:r>
      </w:del>
      <w:del w:id="65" w:author="iict" w:date="2020-08-27T12:54:48Z">
        <w:r>
          <w:rPr/>
          <w:fldChar w:fldCharType="separate"/>
        </w:r>
      </w:del>
      <w:del w:id="66" w:author="iict" w:date="2020-08-27T12:54:48Z">
        <w:r>
          <w:rPr/>
          <w:delText>V</w:delText>
        </w:r>
      </w:del>
      <w:del w:id="67" w:author="iict" w:date="2020-08-27T12:54:48Z">
        <w:r>
          <w:rPr/>
          <w:fldChar w:fldCharType="end"/>
        </w:r>
      </w:del>
      <w:del w:id="68" w:author="iict" w:date="2020-08-27T12:54:48Z">
        <w:r>
          <w:rPr/>
          <w:fldChar w:fldCharType="end"/>
        </w:r>
      </w:del>
    </w:p>
    <w:p>
      <w:pPr>
        <w:pStyle w:val="33"/>
        <w:tabs>
          <w:tab w:val="right" w:leader="dot" w:pos="9031"/>
        </w:tabs>
        <w:rPr>
          <w:del w:id="69" w:author="iict" w:date="2020-08-27T12:54:48Z"/>
        </w:rPr>
      </w:pPr>
      <w:del w:id="70" w:author="iict" w:date="2020-08-27T12:54:48Z">
        <w:r>
          <w:rPr/>
          <w:fldChar w:fldCharType="begin"/>
        </w:r>
      </w:del>
      <w:del w:id="71" w:author="iict" w:date="2020-08-27T12:54:48Z">
        <w:r>
          <w:rPr/>
          <w:delInstrText xml:space="preserve"> HYPERLINK \l "_Toc512751534" </w:delInstrText>
        </w:r>
      </w:del>
      <w:del w:id="72" w:author="iict" w:date="2020-08-27T12:54:48Z">
        <w:r>
          <w:rPr/>
          <w:fldChar w:fldCharType="separate"/>
        </w:r>
      </w:del>
      <w:del w:id="73" w:author="iict" w:date="2020-08-27T12:54:48Z">
        <w:r>
          <w:rPr>
            <w:rFonts w:cs="Times New Roman"/>
          </w:rPr>
          <w:delText xml:space="preserve">1 </w:delText>
        </w:r>
      </w:del>
      <w:del w:id="74" w:author="iict" w:date="2020-08-27T12:54:48Z">
        <w:r>
          <w:rPr>
            <w:rFonts w:cs="Times New Roman"/>
            <w:lang w:val="en-US"/>
          </w:rPr>
          <w:delText>INTRODUCTION</w:delText>
        </w:r>
      </w:del>
      <w:del w:id="75" w:author="iict" w:date="2020-08-27T12:54:48Z">
        <w:r>
          <w:rPr/>
          <w:tab/>
        </w:r>
      </w:del>
      <w:del w:id="76" w:author="iict" w:date="2020-08-27T12:54:48Z">
        <w:r>
          <w:rPr/>
          <w:fldChar w:fldCharType="begin"/>
        </w:r>
      </w:del>
      <w:del w:id="77" w:author="iict" w:date="2020-08-27T12:54:48Z">
        <w:r>
          <w:rPr/>
          <w:delInstrText xml:space="preserve"> PAGEREF _Toc512751534 </w:delInstrText>
        </w:r>
      </w:del>
      <w:del w:id="78" w:author="iict" w:date="2020-08-27T12:54:48Z">
        <w:r>
          <w:rPr/>
          <w:fldChar w:fldCharType="separate"/>
        </w:r>
      </w:del>
      <w:del w:id="79" w:author="iict" w:date="2020-08-27T12:54:48Z">
        <w:r>
          <w:rPr/>
          <w:delText>1</w:delText>
        </w:r>
      </w:del>
      <w:del w:id="80" w:author="iict" w:date="2020-08-27T12:54:48Z">
        <w:r>
          <w:rPr/>
          <w:fldChar w:fldCharType="end"/>
        </w:r>
      </w:del>
      <w:del w:id="81" w:author="iict" w:date="2020-08-27T12:54:48Z">
        <w:r>
          <w:rPr/>
          <w:fldChar w:fldCharType="end"/>
        </w:r>
      </w:del>
    </w:p>
    <w:p>
      <w:pPr>
        <w:pStyle w:val="33"/>
        <w:tabs>
          <w:tab w:val="right" w:leader="dot" w:pos="9031"/>
        </w:tabs>
        <w:rPr>
          <w:del w:id="82" w:author="iict" w:date="2020-08-27T12:54:48Z"/>
        </w:rPr>
      </w:pPr>
      <w:del w:id="83" w:author="iict" w:date="2020-08-27T12:54:48Z">
        <w:r>
          <w:rPr/>
          <w:fldChar w:fldCharType="begin"/>
        </w:r>
      </w:del>
      <w:del w:id="84" w:author="iict" w:date="2020-08-27T12:54:48Z">
        <w:r>
          <w:rPr/>
          <w:delInstrText xml:space="preserve"> HYPERLINK \l "_Toc1784590127" </w:delInstrText>
        </w:r>
      </w:del>
      <w:del w:id="85" w:author="iict" w:date="2020-08-27T12:54:48Z">
        <w:r>
          <w:rPr/>
          <w:fldChar w:fldCharType="separate"/>
        </w:r>
      </w:del>
      <w:del w:id="86" w:author="iict" w:date="2020-08-27T12:54:48Z">
        <w:r>
          <w:rPr>
            <w:rFonts w:cs="Times New Roman"/>
            <w:lang w:val="en-US"/>
          </w:rPr>
          <w:delText>2 R</w:delText>
        </w:r>
      </w:del>
      <w:del w:id="87" w:author="iict" w:date="2020-08-27T12:54:48Z">
        <w:r>
          <w:rPr>
            <w:rFonts w:cs="Times New Roman"/>
          </w:rPr>
          <w:delText>ELATED</w:delText>
        </w:r>
      </w:del>
      <w:del w:id="88" w:author="iict" w:date="2020-08-27T12:54:48Z">
        <w:r>
          <w:rPr>
            <w:rFonts w:cs="Times New Roman"/>
            <w:lang w:val="en-US"/>
          </w:rPr>
          <w:delText xml:space="preserve"> W</w:delText>
        </w:r>
      </w:del>
      <w:del w:id="89" w:author="iict" w:date="2020-08-27T12:54:48Z">
        <w:r>
          <w:rPr>
            <w:rFonts w:cs="Times New Roman"/>
          </w:rPr>
          <w:delText>ORK</w:delText>
        </w:r>
      </w:del>
      <w:del w:id="90" w:author="iict" w:date="2020-08-27T12:54:48Z">
        <w:r>
          <w:rPr/>
          <w:tab/>
        </w:r>
      </w:del>
      <w:del w:id="91" w:author="iict" w:date="2020-08-27T12:54:48Z">
        <w:r>
          <w:rPr/>
          <w:fldChar w:fldCharType="begin"/>
        </w:r>
      </w:del>
      <w:del w:id="92" w:author="iict" w:date="2020-08-27T12:54:48Z">
        <w:r>
          <w:rPr/>
          <w:delInstrText xml:space="preserve"> PAGEREF _Toc1784590127 </w:delInstrText>
        </w:r>
      </w:del>
      <w:del w:id="93" w:author="iict" w:date="2020-08-27T12:54:48Z">
        <w:r>
          <w:rPr/>
          <w:fldChar w:fldCharType="separate"/>
        </w:r>
      </w:del>
      <w:del w:id="94" w:author="iict" w:date="2020-08-27T12:54:48Z">
        <w:r>
          <w:rPr/>
          <w:delText>4</w:delText>
        </w:r>
      </w:del>
      <w:del w:id="95" w:author="iict" w:date="2020-08-27T12:54:48Z">
        <w:r>
          <w:rPr/>
          <w:fldChar w:fldCharType="end"/>
        </w:r>
      </w:del>
      <w:del w:id="96" w:author="iict" w:date="2020-08-27T12:54:48Z">
        <w:r>
          <w:rPr/>
          <w:fldChar w:fldCharType="end"/>
        </w:r>
      </w:del>
    </w:p>
    <w:p>
      <w:pPr>
        <w:pStyle w:val="34"/>
        <w:tabs>
          <w:tab w:val="right" w:leader="dot" w:pos="9031"/>
        </w:tabs>
        <w:ind w:left="480"/>
        <w:rPr>
          <w:del w:id="97" w:author="iict" w:date="2020-08-27T12:54:48Z"/>
        </w:rPr>
      </w:pPr>
      <w:del w:id="98" w:author="iict" w:date="2020-08-27T12:54:48Z">
        <w:r>
          <w:rPr/>
          <w:fldChar w:fldCharType="begin"/>
        </w:r>
      </w:del>
      <w:del w:id="99" w:author="iict" w:date="2020-08-27T12:54:48Z">
        <w:r>
          <w:rPr/>
          <w:delInstrText xml:space="preserve"> HYPERLINK \l "_Toc463642512" </w:delInstrText>
        </w:r>
      </w:del>
      <w:del w:id="100" w:author="iict" w:date="2020-08-27T12:54:48Z">
        <w:r>
          <w:rPr/>
          <w:fldChar w:fldCharType="separate"/>
        </w:r>
      </w:del>
      <w:del w:id="101" w:author="iict" w:date="2020-08-27T12:54:48Z">
        <w:r>
          <w:rPr>
            <w:rFonts w:cs="Times New Roman"/>
          </w:rPr>
          <w:delText xml:space="preserve">2.1 </w:delText>
        </w:r>
      </w:del>
      <w:del w:id="102" w:author="iict" w:date="2020-08-27T12:54:48Z">
        <w:r>
          <w:rPr>
            <w:rFonts w:cs="Times New Roman"/>
            <w:lang w:val="en-US"/>
          </w:rPr>
          <w:delText>Web Crawler</w:delText>
        </w:r>
      </w:del>
      <w:del w:id="103" w:author="iict" w:date="2020-08-27T12:54:48Z">
        <w:r>
          <w:rPr/>
          <w:tab/>
        </w:r>
      </w:del>
      <w:del w:id="104" w:author="iict" w:date="2020-08-27T12:54:48Z">
        <w:r>
          <w:rPr/>
          <w:fldChar w:fldCharType="begin"/>
        </w:r>
      </w:del>
      <w:del w:id="105" w:author="iict" w:date="2020-08-27T12:54:48Z">
        <w:r>
          <w:rPr/>
          <w:delInstrText xml:space="preserve"> PAGEREF _Toc463642512 </w:delInstrText>
        </w:r>
      </w:del>
      <w:del w:id="106" w:author="iict" w:date="2020-08-27T12:54:48Z">
        <w:r>
          <w:rPr/>
          <w:fldChar w:fldCharType="separate"/>
        </w:r>
      </w:del>
      <w:del w:id="107" w:author="iict" w:date="2020-08-27T12:54:48Z">
        <w:r>
          <w:rPr/>
          <w:delText>4</w:delText>
        </w:r>
      </w:del>
      <w:del w:id="108" w:author="iict" w:date="2020-08-27T12:54:48Z">
        <w:r>
          <w:rPr/>
          <w:fldChar w:fldCharType="end"/>
        </w:r>
      </w:del>
      <w:del w:id="109" w:author="iict" w:date="2020-08-27T12:54:48Z">
        <w:r>
          <w:rPr/>
          <w:fldChar w:fldCharType="end"/>
        </w:r>
      </w:del>
    </w:p>
    <w:p>
      <w:pPr>
        <w:pStyle w:val="34"/>
        <w:tabs>
          <w:tab w:val="right" w:leader="dot" w:pos="9031"/>
        </w:tabs>
        <w:ind w:left="480"/>
        <w:rPr>
          <w:del w:id="110" w:author="iict" w:date="2020-08-27T12:54:48Z"/>
        </w:rPr>
      </w:pPr>
      <w:del w:id="111" w:author="iict" w:date="2020-08-27T12:54:48Z">
        <w:r>
          <w:rPr/>
          <w:fldChar w:fldCharType="begin"/>
        </w:r>
      </w:del>
      <w:del w:id="112" w:author="iict" w:date="2020-08-27T12:54:48Z">
        <w:r>
          <w:rPr/>
          <w:delInstrText xml:space="preserve"> HYPERLINK \l "_Toc1325481071" </w:delInstrText>
        </w:r>
      </w:del>
      <w:del w:id="113" w:author="iict" w:date="2020-08-27T12:54:48Z">
        <w:r>
          <w:rPr/>
          <w:fldChar w:fldCharType="separate"/>
        </w:r>
      </w:del>
      <w:del w:id="114" w:author="iict" w:date="2020-08-27T12:54:48Z">
        <w:r>
          <w:rPr>
            <w:rFonts w:cs="Times New Roman"/>
          </w:rPr>
          <w:delText>2.2 Resource Discovery and Resource Discovery Server</w:delText>
        </w:r>
      </w:del>
      <w:del w:id="115" w:author="iict" w:date="2020-08-27T12:54:48Z">
        <w:r>
          <w:rPr/>
          <w:tab/>
        </w:r>
      </w:del>
      <w:del w:id="116" w:author="iict" w:date="2020-08-27T12:54:48Z">
        <w:r>
          <w:rPr/>
          <w:fldChar w:fldCharType="begin"/>
        </w:r>
      </w:del>
      <w:del w:id="117" w:author="iict" w:date="2020-08-27T12:54:48Z">
        <w:r>
          <w:rPr/>
          <w:delInstrText xml:space="preserve"> PAGEREF _Toc1325481071 </w:delInstrText>
        </w:r>
      </w:del>
      <w:del w:id="118" w:author="iict" w:date="2020-08-27T12:54:48Z">
        <w:r>
          <w:rPr/>
          <w:fldChar w:fldCharType="separate"/>
        </w:r>
      </w:del>
      <w:del w:id="119" w:author="iict" w:date="2020-08-27T12:54:48Z">
        <w:r>
          <w:rPr/>
          <w:delText>5</w:delText>
        </w:r>
      </w:del>
      <w:del w:id="120" w:author="iict" w:date="2020-08-27T12:54:48Z">
        <w:r>
          <w:rPr/>
          <w:fldChar w:fldCharType="end"/>
        </w:r>
      </w:del>
      <w:del w:id="121" w:author="iict" w:date="2020-08-27T12:54:48Z">
        <w:r>
          <w:rPr/>
          <w:fldChar w:fldCharType="end"/>
        </w:r>
      </w:del>
    </w:p>
    <w:p>
      <w:pPr>
        <w:pStyle w:val="34"/>
        <w:tabs>
          <w:tab w:val="right" w:leader="dot" w:pos="9031"/>
        </w:tabs>
        <w:ind w:left="480"/>
        <w:rPr>
          <w:del w:id="122" w:author="iict" w:date="2020-08-27T12:54:48Z"/>
        </w:rPr>
      </w:pPr>
      <w:del w:id="123" w:author="iict" w:date="2020-08-27T12:54:48Z">
        <w:r>
          <w:rPr/>
          <w:fldChar w:fldCharType="begin"/>
        </w:r>
      </w:del>
      <w:del w:id="124" w:author="iict" w:date="2020-08-27T12:54:48Z">
        <w:r>
          <w:rPr/>
          <w:delInstrText xml:space="preserve"> HYPERLINK \l "_Toc288033709" </w:delInstrText>
        </w:r>
      </w:del>
      <w:del w:id="125" w:author="iict" w:date="2020-08-27T12:54:48Z">
        <w:r>
          <w:rPr/>
          <w:fldChar w:fldCharType="separate"/>
        </w:r>
      </w:del>
      <w:del w:id="126" w:author="iict" w:date="2020-08-27T12:54:48Z">
        <w:r>
          <w:rPr>
            <w:rFonts w:cs="Times New Roman"/>
          </w:rPr>
          <w:delText xml:space="preserve">2.3 </w:delText>
        </w:r>
      </w:del>
      <w:del w:id="127" w:author="iict" w:date="2020-08-27T12:54:48Z">
        <w:r>
          <w:rPr>
            <w:rFonts w:cs="Times New Roman"/>
            <w:lang w:val="en-US"/>
          </w:rPr>
          <w:delText>Distributed Storage System</w:delText>
        </w:r>
      </w:del>
      <w:del w:id="128" w:author="iict" w:date="2020-08-27T12:54:48Z">
        <w:r>
          <w:rPr/>
          <w:tab/>
        </w:r>
      </w:del>
      <w:del w:id="129" w:author="iict" w:date="2020-08-27T12:54:48Z">
        <w:r>
          <w:rPr/>
          <w:fldChar w:fldCharType="begin"/>
        </w:r>
      </w:del>
      <w:del w:id="130" w:author="iict" w:date="2020-08-27T12:54:48Z">
        <w:r>
          <w:rPr/>
          <w:delInstrText xml:space="preserve"> PAGEREF _Toc288033709 </w:delInstrText>
        </w:r>
      </w:del>
      <w:del w:id="131" w:author="iict" w:date="2020-08-27T12:54:48Z">
        <w:r>
          <w:rPr/>
          <w:fldChar w:fldCharType="separate"/>
        </w:r>
      </w:del>
      <w:del w:id="132" w:author="iict" w:date="2020-08-27T12:54:48Z">
        <w:r>
          <w:rPr/>
          <w:delText>5</w:delText>
        </w:r>
      </w:del>
      <w:del w:id="133" w:author="iict" w:date="2020-08-27T12:54:48Z">
        <w:r>
          <w:rPr/>
          <w:fldChar w:fldCharType="end"/>
        </w:r>
      </w:del>
      <w:del w:id="134" w:author="iict" w:date="2020-08-27T12:54:48Z">
        <w:r>
          <w:rPr/>
          <w:fldChar w:fldCharType="end"/>
        </w:r>
      </w:del>
    </w:p>
    <w:p>
      <w:pPr>
        <w:pStyle w:val="34"/>
        <w:tabs>
          <w:tab w:val="right" w:leader="dot" w:pos="9031"/>
        </w:tabs>
        <w:ind w:left="480"/>
        <w:rPr>
          <w:del w:id="135" w:author="iict" w:date="2020-08-27T12:54:48Z"/>
        </w:rPr>
      </w:pPr>
      <w:del w:id="136" w:author="iict" w:date="2020-08-27T12:54:48Z">
        <w:r>
          <w:rPr/>
          <w:fldChar w:fldCharType="begin"/>
        </w:r>
      </w:del>
      <w:del w:id="137" w:author="iict" w:date="2020-08-27T12:54:48Z">
        <w:r>
          <w:rPr/>
          <w:delInstrText xml:space="preserve"> HYPERLINK \l "_Toc45195569" </w:delInstrText>
        </w:r>
      </w:del>
      <w:del w:id="138" w:author="iict" w:date="2020-08-27T12:54:48Z">
        <w:r>
          <w:rPr/>
          <w:fldChar w:fldCharType="separate"/>
        </w:r>
      </w:del>
      <w:del w:id="139" w:author="iict" w:date="2020-08-27T12:54:48Z">
        <w:r>
          <w:rPr>
            <w:rFonts w:cs="Times New Roman"/>
          </w:rPr>
          <w:delText xml:space="preserve">2.4 </w:delText>
        </w:r>
      </w:del>
      <w:del w:id="140" w:author="iict" w:date="2020-08-27T12:54:48Z">
        <w:r>
          <w:rPr>
            <w:rFonts w:cs="Times New Roman"/>
            <w:lang w:val="en-US"/>
          </w:rPr>
          <w:delText>Query and Ranking</w:delText>
        </w:r>
      </w:del>
      <w:del w:id="141" w:author="iict" w:date="2020-08-27T12:54:48Z">
        <w:r>
          <w:rPr/>
          <w:tab/>
        </w:r>
      </w:del>
      <w:del w:id="142" w:author="iict" w:date="2020-08-27T12:54:48Z">
        <w:r>
          <w:rPr/>
          <w:fldChar w:fldCharType="begin"/>
        </w:r>
      </w:del>
      <w:del w:id="143" w:author="iict" w:date="2020-08-27T12:54:48Z">
        <w:r>
          <w:rPr/>
          <w:delInstrText xml:space="preserve"> PAGEREF _Toc45195569 </w:delInstrText>
        </w:r>
      </w:del>
      <w:del w:id="144" w:author="iict" w:date="2020-08-27T12:54:48Z">
        <w:r>
          <w:rPr/>
          <w:fldChar w:fldCharType="separate"/>
        </w:r>
      </w:del>
      <w:del w:id="145" w:author="iict" w:date="2020-08-27T12:54:48Z">
        <w:r>
          <w:rPr/>
          <w:delText>7</w:delText>
        </w:r>
      </w:del>
      <w:del w:id="146" w:author="iict" w:date="2020-08-27T12:54:48Z">
        <w:r>
          <w:rPr/>
          <w:fldChar w:fldCharType="end"/>
        </w:r>
      </w:del>
      <w:del w:id="147" w:author="iict" w:date="2020-08-27T12:54:48Z">
        <w:r>
          <w:rPr/>
          <w:fldChar w:fldCharType="end"/>
        </w:r>
      </w:del>
    </w:p>
    <w:p>
      <w:pPr>
        <w:pStyle w:val="34"/>
        <w:tabs>
          <w:tab w:val="right" w:leader="dot" w:pos="9031"/>
        </w:tabs>
        <w:ind w:left="480"/>
        <w:rPr>
          <w:del w:id="148" w:author="iict" w:date="2020-08-27T12:54:48Z"/>
        </w:rPr>
      </w:pPr>
      <w:del w:id="149" w:author="iict" w:date="2020-08-27T12:54:48Z">
        <w:r>
          <w:rPr/>
          <w:fldChar w:fldCharType="begin"/>
        </w:r>
      </w:del>
      <w:del w:id="150" w:author="iict" w:date="2020-08-27T12:54:48Z">
        <w:r>
          <w:rPr/>
          <w:delInstrText xml:space="preserve"> HYPERLINK \l "_Toc762132172" </w:delInstrText>
        </w:r>
      </w:del>
      <w:del w:id="151" w:author="iict" w:date="2020-08-27T12:54:48Z">
        <w:r>
          <w:rPr/>
          <w:fldChar w:fldCharType="separate"/>
        </w:r>
      </w:del>
      <w:del w:id="152" w:author="iict" w:date="2020-08-27T12:54:48Z">
        <w:r>
          <w:rPr>
            <w:rFonts w:cs="Times New Roman"/>
          </w:rPr>
          <w:delText xml:space="preserve">2.5 </w:delText>
        </w:r>
      </w:del>
      <w:del w:id="153" w:author="iict" w:date="2020-08-27T12:54:48Z">
        <w:r>
          <w:rPr>
            <w:rFonts w:cs="Times New Roman"/>
            <w:lang w:val="en-US"/>
          </w:rPr>
          <w:delText>Value of Resources</w:delText>
        </w:r>
      </w:del>
      <w:del w:id="154" w:author="iict" w:date="2020-08-27T12:54:48Z">
        <w:r>
          <w:rPr/>
          <w:tab/>
        </w:r>
      </w:del>
      <w:del w:id="155" w:author="iict" w:date="2020-08-27T12:54:48Z">
        <w:r>
          <w:rPr/>
          <w:fldChar w:fldCharType="begin"/>
        </w:r>
      </w:del>
      <w:del w:id="156" w:author="iict" w:date="2020-08-27T12:54:48Z">
        <w:r>
          <w:rPr/>
          <w:delInstrText xml:space="preserve"> PAGEREF _Toc762132172 </w:delInstrText>
        </w:r>
      </w:del>
      <w:del w:id="157" w:author="iict" w:date="2020-08-27T12:54:48Z">
        <w:r>
          <w:rPr/>
          <w:fldChar w:fldCharType="separate"/>
        </w:r>
      </w:del>
      <w:del w:id="158" w:author="iict" w:date="2020-08-27T12:54:48Z">
        <w:r>
          <w:rPr/>
          <w:delText>8</w:delText>
        </w:r>
      </w:del>
      <w:del w:id="159" w:author="iict" w:date="2020-08-27T12:54:48Z">
        <w:r>
          <w:rPr/>
          <w:fldChar w:fldCharType="end"/>
        </w:r>
      </w:del>
      <w:del w:id="160" w:author="iict" w:date="2020-08-27T12:54:48Z">
        <w:r>
          <w:rPr/>
          <w:fldChar w:fldCharType="end"/>
        </w:r>
      </w:del>
    </w:p>
    <w:p>
      <w:pPr>
        <w:pStyle w:val="33"/>
        <w:tabs>
          <w:tab w:val="right" w:leader="dot" w:pos="9031"/>
        </w:tabs>
        <w:rPr>
          <w:del w:id="161" w:author="iict" w:date="2020-08-27T12:54:48Z"/>
        </w:rPr>
      </w:pPr>
      <w:del w:id="162" w:author="iict" w:date="2020-08-27T12:54:48Z">
        <w:r>
          <w:rPr/>
          <w:fldChar w:fldCharType="begin"/>
        </w:r>
      </w:del>
      <w:del w:id="163" w:author="iict" w:date="2020-08-27T12:54:48Z">
        <w:r>
          <w:rPr/>
          <w:delInstrText xml:space="preserve"> HYPERLINK \l "_Toc1036753036" </w:delInstrText>
        </w:r>
      </w:del>
      <w:del w:id="164" w:author="iict" w:date="2020-08-27T12:54:48Z">
        <w:r>
          <w:rPr/>
          <w:fldChar w:fldCharType="separate"/>
        </w:r>
      </w:del>
      <w:del w:id="165" w:author="iict" w:date="2020-08-27T12:54:48Z">
        <w:r>
          <w:rPr>
            <w:rFonts w:eastAsia="Noto Sans CJK SC" w:cs="Times New Roman"/>
          </w:rPr>
          <w:delText>3 CHALLENGES AND DIRECTIONS</w:delText>
        </w:r>
      </w:del>
      <w:del w:id="166" w:author="iict" w:date="2020-08-27T12:54:48Z">
        <w:r>
          <w:rPr/>
          <w:tab/>
        </w:r>
      </w:del>
      <w:del w:id="167" w:author="iict" w:date="2020-08-27T12:54:48Z">
        <w:r>
          <w:rPr/>
          <w:fldChar w:fldCharType="begin"/>
        </w:r>
      </w:del>
      <w:del w:id="168" w:author="iict" w:date="2020-08-27T12:54:48Z">
        <w:r>
          <w:rPr/>
          <w:delInstrText xml:space="preserve"> PAGEREF _Toc1036753036 </w:delInstrText>
        </w:r>
      </w:del>
      <w:del w:id="169" w:author="iict" w:date="2020-08-27T12:54:48Z">
        <w:r>
          <w:rPr/>
          <w:fldChar w:fldCharType="separate"/>
        </w:r>
      </w:del>
      <w:del w:id="170" w:author="iict" w:date="2020-08-27T12:54:48Z">
        <w:r>
          <w:rPr/>
          <w:delText>9</w:delText>
        </w:r>
      </w:del>
      <w:del w:id="171" w:author="iict" w:date="2020-08-27T12:54:48Z">
        <w:r>
          <w:rPr/>
          <w:fldChar w:fldCharType="end"/>
        </w:r>
      </w:del>
      <w:del w:id="172" w:author="iict" w:date="2020-08-27T12:54:48Z">
        <w:r>
          <w:rPr/>
          <w:fldChar w:fldCharType="end"/>
        </w:r>
      </w:del>
    </w:p>
    <w:p>
      <w:pPr>
        <w:pStyle w:val="34"/>
        <w:tabs>
          <w:tab w:val="right" w:leader="dot" w:pos="9031"/>
        </w:tabs>
        <w:ind w:left="480"/>
        <w:rPr>
          <w:del w:id="173" w:author="iict" w:date="2020-08-27T12:54:48Z"/>
        </w:rPr>
      </w:pPr>
      <w:del w:id="174" w:author="iict" w:date="2020-08-27T12:54:48Z">
        <w:r>
          <w:rPr/>
          <w:fldChar w:fldCharType="begin"/>
        </w:r>
      </w:del>
      <w:del w:id="175" w:author="iict" w:date="2020-08-27T12:54:48Z">
        <w:r>
          <w:rPr/>
          <w:delInstrText xml:space="preserve"> HYPERLINK \l "_Toc1464550891" </w:delInstrText>
        </w:r>
      </w:del>
      <w:del w:id="176" w:author="iict" w:date="2020-08-27T12:54:48Z">
        <w:r>
          <w:rPr/>
          <w:fldChar w:fldCharType="separate"/>
        </w:r>
      </w:del>
      <w:del w:id="177" w:author="iict" w:date="2020-08-27T12:54:48Z">
        <w:r>
          <w:rPr>
            <w:rFonts w:eastAsia="Noto Sans CJK SC" w:cs="Times New Roman"/>
          </w:rPr>
          <w:delText>3.1 Issues of Collecting Contents</w:delText>
        </w:r>
      </w:del>
      <w:del w:id="178" w:author="iict" w:date="2020-08-27T12:54:48Z">
        <w:r>
          <w:rPr/>
          <w:tab/>
        </w:r>
      </w:del>
      <w:del w:id="179" w:author="iict" w:date="2020-08-27T12:54:48Z">
        <w:r>
          <w:rPr/>
          <w:fldChar w:fldCharType="begin"/>
        </w:r>
      </w:del>
      <w:del w:id="180" w:author="iict" w:date="2020-08-27T12:54:48Z">
        <w:r>
          <w:rPr/>
          <w:delInstrText xml:space="preserve"> PAGEREF _Toc1464550891 </w:delInstrText>
        </w:r>
      </w:del>
      <w:del w:id="181" w:author="iict" w:date="2020-08-27T12:54:48Z">
        <w:r>
          <w:rPr/>
          <w:fldChar w:fldCharType="separate"/>
        </w:r>
      </w:del>
      <w:del w:id="182" w:author="iict" w:date="2020-08-27T12:54:48Z">
        <w:r>
          <w:rPr/>
          <w:delText>9</w:delText>
        </w:r>
      </w:del>
      <w:del w:id="183" w:author="iict" w:date="2020-08-27T12:54:48Z">
        <w:r>
          <w:rPr/>
          <w:fldChar w:fldCharType="end"/>
        </w:r>
      </w:del>
      <w:del w:id="184" w:author="iict" w:date="2020-08-27T12:54:48Z">
        <w:r>
          <w:rPr/>
          <w:fldChar w:fldCharType="end"/>
        </w:r>
      </w:del>
    </w:p>
    <w:p>
      <w:pPr>
        <w:pStyle w:val="35"/>
        <w:tabs>
          <w:tab w:val="right" w:leader="dot" w:pos="9031"/>
        </w:tabs>
        <w:ind w:left="960"/>
        <w:rPr>
          <w:del w:id="185" w:author="iict" w:date="2020-08-27T12:54:48Z"/>
        </w:rPr>
      </w:pPr>
      <w:del w:id="186" w:author="iict" w:date="2020-08-27T12:54:48Z">
        <w:r>
          <w:rPr/>
          <w:fldChar w:fldCharType="begin"/>
        </w:r>
      </w:del>
      <w:del w:id="187" w:author="iict" w:date="2020-08-27T12:54:48Z">
        <w:r>
          <w:rPr/>
          <w:delInstrText xml:space="preserve"> HYPERLINK \l "_Toc1755917231" </w:delInstrText>
        </w:r>
      </w:del>
      <w:del w:id="188" w:author="iict" w:date="2020-08-27T12:54:48Z">
        <w:r>
          <w:rPr/>
          <w:fldChar w:fldCharType="separate"/>
        </w:r>
      </w:del>
      <w:del w:id="189" w:author="iict" w:date="2020-08-27T12:54:48Z">
        <w:r>
          <w:rPr>
            <w:rFonts w:eastAsia="Noto Sans CJK SC" w:cs="Times New Roman"/>
          </w:rPr>
          <w:delText>3.1.1 Resource Crawler</w:delText>
        </w:r>
      </w:del>
      <w:del w:id="190" w:author="iict" w:date="2020-08-27T12:54:48Z">
        <w:r>
          <w:rPr/>
          <w:tab/>
        </w:r>
      </w:del>
      <w:del w:id="191" w:author="iict" w:date="2020-08-27T12:54:48Z">
        <w:r>
          <w:rPr/>
          <w:fldChar w:fldCharType="begin"/>
        </w:r>
      </w:del>
      <w:del w:id="192" w:author="iict" w:date="2020-08-27T12:54:48Z">
        <w:r>
          <w:rPr/>
          <w:delInstrText xml:space="preserve"> PAGEREF _Toc1755917231 </w:delInstrText>
        </w:r>
      </w:del>
      <w:del w:id="193" w:author="iict" w:date="2020-08-27T12:54:48Z">
        <w:r>
          <w:rPr/>
          <w:fldChar w:fldCharType="separate"/>
        </w:r>
      </w:del>
      <w:del w:id="194" w:author="iict" w:date="2020-08-27T12:54:48Z">
        <w:r>
          <w:rPr/>
          <w:delText>9</w:delText>
        </w:r>
      </w:del>
      <w:del w:id="195" w:author="iict" w:date="2020-08-27T12:54:48Z">
        <w:r>
          <w:rPr/>
          <w:fldChar w:fldCharType="end"/>
        </w:r>
      </w:del>
      <w:del w:id="196" w:author="iict" w:date="2020-08-27T12:54:48Z">
        <w:r>
          <w:rPr/>
          <w:fldChar w:fldCharType="end"/>
        </w:r>
      </w:del>
    </w:p>
    <w:p>
      <w:pPr>
        <w:pStyle w:val="35"/>
        <w:tabs>
          <w:tab w:val="right" w:leader="dot" w:pos="9031"/>
        </w:tabs>
        <w:ind w:left="960"/>
        <w:rPr>
          <w:del w:id="197" w:author="iict" w:date="2020-08-27T12:54:48Z"/>
        </w:rPr>
      </w:pPr>
      <w:del w:id="198" w:author="iict" w:date="2020-08-27T12:54:48Z">
        <w:r>
          <w:rPr/>
          <w:fldChar w:fldCharType="begin"/>
        </w:r>
      </w:del>
      <w:del w:id="199" w:author="iict" w:date="2020-08-27T12:54:48Z">
        <w:r>
          <w:rPr/>
          <w:delInstrText xml:space="preserve"> HYPERLINK \l "_Toc590763906" </w:delInstrText>
        </w:r>
      </w:del>
      <w:del w:id="200" w:author="iict" w:date="2020-08-27T12:54:48Z">
        <w:r>
          <w:rPr/>
          <w:fldChar w:fldCharType="separate"/>
        </w:r>
      </w:del>
      <w:del w:id="201" w:author="iict" w:date="2020-08-27T12:54:48Z">
        <w:r>
          <w:rPr>
            <w:rFonts w:eastAsia="Noto Sans CJK SC" w:cs="Times New Roman"/>
          </w:rPr>
          <w:delText>3.1.2 Data Storage and Query</w:delText>
        </w:r>
      </w:del>
      <w:del w:id="202" w:author="iict" w:date="2020-08-27T12:54:48Z">
        <w:r>
          <w:rPr/>
          <w:tab/>
        </w:r>
      </w:del>
      <w:del w:id="203" w:author="iict" w:date="2020-08-27T12:54:48Z">
        <w:r>
          <w:rPr/>
          <w:fldChar w:fldCharType="begin"/>
        </w:r>
      </w:del>
      <w:del w:id="204" w:author="iict" w:date="2020-08-27T12:54:48Z">
        <w:r>
          <w:rPr/>
          <w:delInstrText xml:space="preserve"> PAGEREF _Toc590763906 </w:delInstrText>
        </w:r>
      </w:del>
      <w:del w:id="205" w:author="iict" w:date="2020-08-27T12:54:48Z">
        <w:r>
          <w:rPr/>
          <w:fldChar w:fldCharType="separate"/>
        </w:r>
      </w:del>
      <w:del w:id="206" w:author="iict" w:date="2020-08-27T12:54:48Z">
        <w:r>
          <w:rPr/>
          <w:delText>9</w:delText>
        </w:r>
      </w:del>
      <w:del w:id="207" w:author="iict" w:date="2020-08-27T12:54:48Z">
        <w:r>
          <w:rPr/>
          <w:fldChar w:fldCharType="end"/>
        </w:r>
      </w:del>
      <w:del w:id="208" w:author="iict" w:date="2020-08-27T12:54:48Z">
        <w:r>
          <w:rPr/>
          <w:fldChar w:fldCharType="end"/>
        </w:r>
      </w:del>
    </w:p>
    <w:p>
      <w:pPr>
        <w:pStyle w:val="34"/>
        <w:tabs>
          <w:tab w:val="right" w:leader="dot" w:pos="9031"/>
        </w:tabs>
        <w:ind w:left="480"/>
        <w:rPr>
          <w:del w:id="209" w:author="iict" w:date="2020-08-27T12:54:48Z"/>
        </w:rPr>
      </w:pPr>
      <w:del w:id="210" w:author="iict" w:date="2020-08-27T12:54:48Z">
        <w:r>
          <w:rPr/>
          <w:fldChar w:fldCharType="begin"/>
        </w:r>
      </w:del>
      <w:del w:id="211" w:author="iict" w:date="2020-08-27T12:54:48Z">
        <w:r>
          <w:rPr/>
          <w:delInstrText xml:space="preserve"> HYPERLINK \l "_Toc1626170725" </w:delInstrText>
        </w:r>
      </w:del>
      <w:del w:id="212" w:author="iict" w:date="2020-08-27T12:54:48Z">
        <w:r>
          <w:rPr/>
          <w:fldChar w:fldCharType="separate"/>
        </w:r>
      </w:del>
      <w:del w:id="213" w:author="iict" w:date="2020-08-27T12:54:48Z">
        <w:r>
          <w:rPr>
            <w:rFonts w:eastAsia="Noto Sans CJK SC" w:cs="Times New Roman"/>
          </w:rPr>
          <w:delText>3.2 Issues of Defining Resource Value</w:delText>
        </w:r>
      </w:del>
      <w:del w:id="214" w:author="iict" w:date="2020-08-27T12:54:48Z">
        <w:r>
          <w:rPr/>
          <w:tab/>
        </w:r>
      </w:del>
      <w:del w:id="215" w:author="iict" w:date="2020-08-27T12:54:48Z">
        <w:r>
          <w:rPr/>
          <w:fldChar w:fldCharType="begin"/>
        </w:r>
      </w:del>
      <w:del w:id="216" w:author="iict" w:date="2020-08-27T12:54:48Z">
        <w:r>
          <w:rPr/>
          <w:delInstrText xml:space="preserve"> PAGEREF _Toc1626170725 </w:delInstrText>
        </w:r>
      </w:del>
      <w:del w:id="217" w:author="iict" w:date="2020-08-27T12:54:48Z">
        <w:r>
          <w:rPr/>
          <w:fldChar w:fldCharType="separate"/>
        </w:r>
      </w:del>
      <w:del w:id="218" w:author="iict" w:date="2020-08-27T12:54:48Z">
        <w:r>
          <w:rPr/>
          <w:delText>10</w:delText>
        </w:r>
      </w:del>
      <w:del w:id="219" w:author="iict" w:date="2020-08-27T12:54:48Z">
        <w:r>
          <w:rPr/>
          <w:fldChar w:fldCharType="end"/>
        </w:r>
      </w:del>
      <w:del w:id="220" w:author="iict" w:date="2020-08-27T12:54:48Z">
        <w:r>
          <w:rPr/>
          <w:fldChar w:fldCharType="end"/>
        </w:r>
      </w:del>
    </w:p>
    <w:p>
      <w:pPr>
        <w:pStyle w:val="33"/>
        <w:tabs>
          <w:tab w:val="right" w:leader="dot" w:pos="9031"/>
        </w:tabs>
        <w:rPr>
          <w:del w:id="221" w:author="iict" w:date="2020-08-27T12:54:48Z"/>
        </w:rPr>
      </w:pPr>
      <w:del w:id="222" w:author="iict" w:date="2020-08-27T12:54:48Z">
        <w:r>
          <w:rPr/>
          <w:fldChar w:fldCharType="begin"/>
        </w:r>
      </w:del>
      <w:del w:id="223" w:author="iict" w:date="2020-08-27T12:54:48Z">
        <w:r>
          <w:rPr/>
          <w:delInstrText xml:space="preserve"> HYPERLINK \l "_Toc998790035" </w:delInstrText>
        </w:r>
      </w:del>
      <w:del w:id="224" w:author="iict" w:date="2020-08-27T12:54:48Z">
        <w:r>
          <w:rPr/>
          <w:fldChar w:fldCharType="separate"/>
        </w:r>
      </w:del>
      <w:del w:id="225" w:author="iict" w:date="2020-08-27T12:54:48Z">
        <w:r>
          <w:rPr>
            <w:rFonts w:cs="Times New Roman"/>
          </w:rPr>
          <w:delText>4 SYSTEM DESIGN</w:delText>
        </w:r>
      </w:del>
      <w:del w:id="226" w:author="iict" w:date="2020-08-27T12:54:48Z">
        <w:r>
          <w:rPr/>
          <w:tab/>
        </w:r>
      </w:del>
      <w:del w:id="227" w:author="iict" w:date="2020-08-27T12:54:48Z">
        <w:r>
          <w:rPr/>
          <w:fldChar w:fldCharType="begin"/>
        </w:r>
      </w:del>
      <w:del w:id="228" w:author="iict" w:date="2020-08-27T12:54:48Z">
        <w:r>
          <w:rPr/>
          <w:delInstrText xml:space="preserve"> PAGEREF _Toc998790035 </w:delInstrText>
        </w:r>
      </w:del>
      <w:del w:id="229" w:author="iict" w:date="2020-08-27T12:54:48Z">
        <w:r>
          <w:rPr/>
          <w:fldChar w:fldCharType="separate"/>
        </w:r>
      </w:del>
      <w:del w:id="230" w:author="iict" w:date="2020-08-27T12:54:48Z">
        <w:r>
          <w:rPr/>
          <w:delText>12</w:delText>
        </w:r>
      </w:del>
      <w:del w:id="231" w:author="iict" w:date="2020-08-27T12:54:48Z">
        <w:r>
          <w:rPr/>
          <w:fldChar w:fldCharType="end"/>
        </w:r>
      </w:del>
      <w:del w:id="232" w:author="iict" w:date="2020-08-27T12:54:48Z">
        <w:r>
          <w:rPr/>
          <w:fldChar w:fldCharType="end"/>
        </w:r>
      </w:del>
    </w:p>
    <w:p>
      <w:pPr>
        <w:pStyle w:val="34"/>
        <w:tabs>
          <w:tab w:val="right" w:leader="dot" w:pos="9031"/>
        </w:tabs>
        <w:ind w:left="480"/>
        <w:rPr>
          <w:del w:id="233" w:author="iict" w:date="2020-08-27T12:54:48Z"/>
        </w:rPr>
      </w:pPr>
      <w:del w:id="234" w:author="iict" w:date="2020-08-27T12:54:48Z">
        <w:r>
          <w:rPr/>
          <w:fldChar w:fldCharType="begin"/>
        </w:r>
      </w:del>
      <w:del w:id="235" w:author="iict" w:date="2020-08-27T12:54:48Z">
        <w:r>
          <w:rPr/>
          <w:delInstrText xml:space="preserve"> HYPERLINK \l "_Toc2106082005" </w:delInstrText>
        </w:r>
      </w:del>
      <w:del w:id="236" w:author="iict" w:date="2020-08-27T12:54:48Z">
        <w:r>
          <w:rPr/>
          <w:fldChar w:fldCharType="separate"/>
        </w:r>
      </w:del>
      <w:del w:id="237" w:author="iict" w:date="2020-08-27T12:54:48Z">
        <w:r>
          <w:rPr>
            <w:rFonts w:cs="Times New Roman"/>
          </w:rPr>
          <w:delText>4.1 Requirements</w:delText>
        </w:r>
      </w:del>
      <w:del w:id="238" w:author="iict" w:date="2020-08-27T12:54:48Z">
        <w:r>
          <w:rPr/>
          <w:tab/>
        </w:r>
      </w:del>
      <w:del w:id="239" w:author="iict" w:date="2020-08-27T12:54:48Z">
        <w:r>
          <w:rPr/>
          <w:fldChar w:fldCharType="begin"/>
        </w:r>
      </w:del>
      <w:del w:id="240" w:author="iict" w:date="2020-08-27T12:54:48Z">
        <w:r>
          <w:rPr/>
          <w:delInstrText xml:space="preserve"> PAGEREF _Toc2106082005 </w:delInstrText>
        </w:r>
      </w:del>
      <w:del w:id="241" w:author="iict" w:date="2020-08-27T12:54:48Z">
        <w:r>
          <w:rPr/>
          <w:fldChar w:fldCharType="separate"/>
        </w:r>
      </w:del>
      <w:del w:id="242" w:author="iict" w:date="2020-08-27T12:54:48Z">
        <w:r>
          <w:rPr/>
          <w:delText>12</w:delText>
        </w:r>
      </w:del>
      <w:del w:id="243" w:author="iict" w:date="2020-08-27T12:54:48Z">
        <w:r>
          <w:rPr/>
          <w:fldChar w:fldCharType="end"/>
        </w:r>
      </w:del>
      <w:del w:id="244" w:author="iict" w:date="2020-08-27T12:54:48Z">
        <w:r>
          <w:rPr/>
          <w:fldChar w:fldCharType="end"/>
        </w:r>
      </w:del>
    </w:p>
    <w:p>
      <w:pPr>
        <w:pStyle w:val="35"/>
        <w:tabs>
          <w:tab w:val="right" w:leader="dot" w:pos="9031"/>
        </w:tabs>
        <w:ind w:left="960"/>
        <w:rPr>
          <w:del w:id="245" w:author="iict" w:date="2020-08-27T12:54:48Z"/>
        </w:rPr>
      </w:pPr>
      <w:del w:id="246" w:author="iict" w:date="2020-08-27T12:54:48Z">
        <w:r>
          <w:rPr/>
          <w:fldChar w:fldCharType="begin"/>
        </w:r>
      </w:del>
      <w:del w:id="247" w:author="iict" w:date="2020-08-27T12:54:48Z">
        <w:r>
          <w:rPr/>
          <w:delInstrText xml:space="preserve"> HYPERLINK \l "_Toc113104759" </w:delInstrText>
        </w:r>
      </w:del>
      <w:del w:id="248" w:author="iict" w:date="2020-08-27T12:54:48Z">
        <w:r>
          <w:rPr/>
          <w:fldChar w:fldCharType="separate"/>
        </w:r>
      </w:del>
      <w:del w:id="249" w:author="iict" w:date="2020-08-27T12:54:48Z">
        <w:r>
          <w:rPr>
            <w:rFonts w:eastAsia="Noto Sans CJK SC" w:cs="Times New Roman"/>
          </w:rPr>
          <w:delText xml:space="preserve">4.1.1 Hardware </w:delText>
        </w:r>
      </w:del>
      <w:del w:id="250" w:author="iict" w:date="2020-08-27T12:54:48Z">
        <w:r>
          <w:rPr>
            <w:rFonts w:hint="eastAsia" w:eastAsia="Noto Sans CJK SC" w:cs="Times New Roman"/>
            <w:lang w:val="en-US"/>
          </w:rPr>
          <w:delText>R</w:delText>
        </w:r>
      </w:del>
      <w:del w:id="251" w:author="iict" w:date="2020-08-27T12:54:48Z">
        <w:r>
          <w:rPr>
            <w:rFonts w:eastAsia="Noto Sans CJK SC" w:cs="Times New Roman"/>
          </w:rPr>
          <w:delText>equirements</w:delText>
        </w:r>
      </w:del>
      <w:del w:id="252" w:author="iict" w:date="2020-08-27T12:54:48Z">
        <w:r>
          <w:rPr/>
          <w:tab/>
        </w:r>
      </w:del>
      <w:del w:id="253" w:author="iict" w:date="2020-08-27T12:54:48Z">
        <w:r>
          <w:rPr/>
          <w:fldChar w:fldCharType="begin"/>
        </w:r>
      </w:del>
      <w:del w:id="254" w:author="iict" w:date="2020-08-27T12:54:48Z">
        <w:r>
          <w:rPr/>
          <w:delInstrText xml:space="preserve"> PAGEREF _Toc113104759 </w:delInstrText>
        </w:r>
      </w:del>
      <w:del w:id="255" w:author="iict" w:date="2020-08-27T12:54:48Z">
        <w:r>
          <w:rPr/>
          <w:fldChar w:fldCharType="separate"/>
        </w:r>
      </w:del>
      <w:del w:id="256" w:author="iict" w:date="2020-08-27T12:54:48Z">
        <w:r>
          <w:rPr/>
          <w:delText>12</w:delText>
        </w:r>
      </w:del>
      <w:del w:id="257" w:author="iict" w:date="2020-08-27T12:54:48Z">
        <w:r>
          <w:rPr/>
          <w:fldChar w:fldCharType="end"/>
        </w:r>
      </w:del>
      <w:del w:id="258" w:author="iict" w:date="2020-08-27T12:54:48Z">
        <w:r>
          <w:rPr/>
          <w:fldChar w:fldCharType="end"/>
        </w:r>
      </w:del>
    </w:p>
    <w:p>
      <w:pPr>
        <w:pStyle w:val="35"/>
        <w:tabs>
          <w:tab w:val="right" w:leader="dot" w:pos="9031"/>
        </w:tabs>
        <w:ind w:left="960"/>
        <w:rPr>
          <w:del w:id="259" w:author="iict" w:date="2020-08-27T12:54:48Z"/>
        </w:rPr>
      </w:pPr>
      <w:del w:id="260" w:author="iict" w:date="2020-08-27T12:54:48Z">
        <w:r>
          <w:rPr/>
          <w:fldChar w:fldCharType="begin"/>
        </w:r>
      </w:del>
      <w:del w:id="261" w:author="iict" w:date="2020-08-27T12:54:48Z">
        <w:r>
          <w:rPr/>
          <w:delInstrText xml:space="preserve"> HYPERLINK \l "_Toc1391069050" </w:delInstrText>
        </w:r>
      </w:del>
      <w:del w:id="262" w:author="iict" w:date="2020-08-27T12:54:48Z">
        <w:r>
          <w:rPr/>
          <w:fldChar w:fldCharType="separate"/>
        </w:r>
      </w:del>
      <w:del w:id="263" w:author="iict" w:date="2020-08-27T12:54:48Z">
        <w:r>
          <w:rPr>
            <w:rFonts w:eastAsia="Noto Sans CJK SC" w:cs="Times New Roman"/>
          </w:rPr>
          <w:delText xml:space="preserve">4.1.2 Software </w:delText>
        </w:r>
      </w:del>
      <w:del w:id="264" w:author="iict" w:date="2020-08-27T12:54:48Z">
        <w:r>
          <w:rPr>
            <w:rFonts w:hint="eastAsia" w:eastAsia="Noto Sans CJK SC" w:cs="Times New Roman"/>
            <w:lang w:val="en-US"/>
          </w:rPr>
          <w:delText>R</w:delText>
        </w:r>
      </w:del>
      <w:del w:id="265" w:author="iict" w:date="2020-08-27T12:54:48Z">
        <w:r>
          <w:rPr>
            <w:rFonts w:eastAsia="Noto Sans CJK SC" w:cs="Times New Roman"/>
          </w:rPr>
          <w:delText>equirements</w:delText>
        </w:r>
      </w:del>
      <w:del w:id="266" w:author="iict" w:date="2020-08-27T12:54:48Z">
        <w:r>
          <w:rPr/>
          <w:tab/>
        </w:r>
      </w:del>
      <w:del w:id="267" w:author="iict" w:date="2020-08-27T12:54:48Z">
        <w:r>
          <w:rPr/>
          <w:fldChar w:fldCharType="begin"/>
        </w:r>
      </w:del>
      <w:del w:id="268" w:author="iict" w:date="2020-08-27T12:54:48Z">
        <w:r>
          <w:rPr/>
          <w:delInstrText xml:space="preserve"> PAGEREF _Toc1391069050 </w:delInstrText>
        </w:r>
      </w:del>
      <w:del w:id="269" w:author="iict" w:date="2020-08-27T12:54:48Z">
        <w:r>
          <w:rPr/>
          <w:fldChar w:fldCharType="separate"/>
        </w:r>
      </w:del>
      <w:del w:id="270" w:author="iict" w:date="2020-08-27T12:54:48Z">
        <w:r>
          <w:rPr/>
          <w:delText>12</w:delText>
        </w:r>
      </w:del>
      <w:del w:id="271" w:author="iict" w:date="2020-08-27T12:54:48Z">
        <w:r>
          <w:rPr/>
          <w:fldChar w:fldCharType="end"/>
        </w:r>
      </w:del>
      <w:del w:id="272" w:author="iict" w:date="2020-08-27T12:54:48Z">
        <w:r>
          <w:rPr/>
          <w:fldChar w:fldCharType="end"/>
        </w:r>
      </w:del>
    </w:p>
    <w:p>
      <w:pPr>
        <w:pStyle w:val="35"/>
        <w:tabs>
          <w:tab w:val="right" w:leader="dot" w:pos="9031"/>
        </w:tabs>
        <w:ind w:left="960"/>
        <w:rPr>
          <w:del w:id="273" w:author="iict" w:date="2020-08-27T12:54:48Z"/>
        </w:rPr>
      </w:pPr>
      <w:del w:id="274" w:author="iict" w:date="2020-08-27T12:54:48Z">
        <w:r>
          <w:rPr/>
          <w:fldChar w:fldCharType="begin"/>
        </w:r>
      </w:del>
      <w:del w:id="275" w:author="iict" w:date="2020-08-27T12:54:48Z">
        <w:r>
          <w:rPr/>
          <w:delInstrText xml:space="preserve"> HYPERLINK \l "_Toc94946962" </w:delInstrText>
        </w:r>
      </w:del>
      <w:del w:id="276" w:author="iict" w:date="2020-08-27T12:54:48Z">
        <w:r>
          <w:rPr/>
          <w:fldChar w:fldCharType="separate"/>
        </w:r>
      </w:del>
      <w:del w:id="277" w:author="iict" w:date="2020-08-27T12:54:48Z">
        <w:r>
          <w:rPr>
            <w:rFonts w:eastAsia="Noto Sans CJK SC" w:cs="Times New Roman"/>
          </w:rPr>
          <w:delText xml:space="preserve">4.1.3 Non-functional </w:delText>
        </w:r>
      </w:del>
      <w:del w:id="278" w:author="iict" w:date="2020-08-27T12:54:48Z">
        <w:r>
          <w:rPr>
            <w:rFonts w:hint="eastAsia" w:eastAsia="Noto Sans CJK SC" w:cs="Times New Roman"/>
            <w:lang w:val="en-US"/>
          </w:rPr>
          <w:delText>R</w:delText>
        </w:r>
      </w:del>
      <w:del w:id="279" w:author="iict" w:date="2020-08-27T12:54:48Z">
        <w:r>
          <w:rPr>
            <w:rFonts w:eastAsia="Noto Sans CJK SC" w:cs="Times New Roman"/>
          </w:rPr>
          <w:delText>equirements</w:delText>
        </w:r>
      </w:del>
      <w:del w:id="280" w:author="iict" w:date="2020-08-27T12:54:48Z">
        <w:r>
          <w:rPr/>
          <w:tab/>
        </w:r>
      </w:del>
      <w:del w:id="281" w:author="iict" w:date="2020-08-27T12:54:48Z">
        <w:r>
          <w:rPr/>
          <w:fldChar w:fldCharType="begin"/>
        </w:r>
      </w:del>
      <w:del w:id="282" w:author="iict" w:date="2020-08-27T12:54:48Z">
        <w:r>
          <w:rPr/>
          <w:delInstrText xml:space="preserve"> PAGEREF _Toc94946962 </w:delInstrText>
        </w:r>
      </w:del>
      <w:del w:id="283" w:author="iict" w:date="2020-08-27T12:54:48Z">
        <w:r>
          <w:rPr/>
          <w:fldChar w:fldCharType="separate"/>
        </w:r>
      </w:del>
      <w:del w:id="284" w:author="iict" w:date="2020-08-27T12:54:48Z">
        <w:r>
          <w:rPr/>
          <w:delText>14</w:delText>
        </w:r>
      </w:del>
      <w:del w:id="285" w:author="iict" w:date="2020-08-27T12:54:48Z">
        <w:r>
          <w:rPr/>
          <w:fldChar w:fldCharType="end"/>
        </w:r>
      </w:del>
      <w:del w:id="286" w:author="iict" w:date="2020-08-27T12:54:48Z">
        <w:r>
          <w:rPr/>
          <w:fldChar w:fldCharType="end"/>
        </w:r>
      </w:del>
    </w:p>
    <w:p>
      <w:pPr>
        <w:pStyle w:val="34"/>
        <w:tabs>
          <w:tab w:val="right" w:leader="dot" w:pos="9031"/>
        </w:tabs>
        <w:ind w:left="480"/>
        <w:rPr>
          <w:del w:id="287" w:author="iict" w:date="2020-08-27T12:54:48Z"/>
        </w:rPr>
      </w:pPr>
      <w:del w:id="288" w:author="iict" w:date="2020-08-27T12:54:48Z">
        <w:r>
          <w:rPr/>
          <w:fldChar w:fldCharType="begin"/>
        </w:r>
      </w:del>
      <w:del w:id="289" w:author="iict" w:date="2020-08-27T12:54:48Z">
        <w:r>
          <w:rPr/>
          <w:delInstrText xml:space="preserve"> HYPERLINK \l "_Toc431016058" </w:delInstrText>
        </w:r>
      </w:del>
      <w:del w:id="290" w:author="iict" w:date="2020-08-27T12:54:48Z">
        <w:r>
          <w:rPr/>
          <w:fldChar w:fldCharType="separate"/>
        </w:r>
      </w:del>
      <w:del w:id="291" w:author="iict" w:date="2020-08-27T12:54:48Z">
        <w:r>
          <w:rPr>
            <w:rFonts w:cs="Times New Roman"/>
          </w:rPr>
          <w:delText>4.2 Software Engineering Process</w:delText>
        </w:r>
      </w:del>
      <w:del w:id="292" w:author="iict" w:date="2020-08-27T12:54:48Z">
        <w:r>
          <w:rPr/>
          <w:tab/>
        </w:r>
      </w:del>
      <w:del w:id="293" w:author="iict" w:date="2020-08-27T12:54:48Z">
        <w:r>
          <w:rPr/>
          <w:fldChar w:fldCharType="begin"/>
        </w:r>
      </w:del>
      <w:del w:id="294" w:author="iict" w:date="2020-08-27T12:54:48Z">
        <w:r>
          <w:rPr/>
          <w:delInstrText xml:space="preserve"> PAGEREF _Toc431016058 </w:delInstrText>
        </w:r>
      </w:del>
      <w:del w:id="295" w:author="iict" w:date="2020-08-27T12:54:48Z">
        <w:r>
          <w:rPr/>
          <w:fldChar w:fldCharType="separate"/>
        </w:r>
      </w:del>
      <w:del w:id="296" w:author="iict" w:date="2020-08-27T12:54:48Z">
        <w:r>
          <w:rPr/>
          <w:delText>15</w:delText>
        </w:r>
      </w:del>
      <w:del w:id="297" w:author="iict" w:date="2020-08-27T12:54:48Z">
        <w:r>
          <w:rPr/>
          <w:fldChar w:fldCharType="end"/>
        </w:r>
      </w:del>
      <w:del w:id="298" w:author="iict" w:date="2020-08-27T12:54:48Z">
        <w:r>
          <w:rPr/>
          <w:fldChar w:fldCharType="end"/>
        </w:r>
      </w:del>
    </w:p>
    <w:p>
      <w:pPr>
        <w:pStyle w:val="35"/>
        <w:tabs>
          <w:tab w:val="right" w:leader="dot" w:pos="9031"/>
        </w:tabs>
        <w:ind w:left="960"/>
        <w:rPr>
          <w:del w:id="299" w:author="iict" w:date="2020-08-27T12:54:48Z"/>
        </w:rPr>
      </w:pPr>
      <w:del w:id="300" w:author="iict" w:date="2020-08-27T12:54:48Z">
        <w:r>
          <w:rPr/>
          <w:fldChar w:fldCharType="begin"/>
        </w:r>
      </w:del>
      <w:del w:id="301" w:author="iict" w:date="2020-08-27T12:54:48Z">
        <w:r>
          <w:rPr/>
          <w:delInstrText xml:space="preserve"> HYPERLINK \l "_Toc215068603" </w:delInstrText>
        </w:r>
      </w:del>
      <w:del w:id="302" w:author="iict" w:date="2020-08-27T12:54:48Z">
        <w:r>
          <w:rPr/>
          <w:fldChar w:fldCharType="separate"/>
        </w:r>
      </w:del>
      <w:del w:id="303" w:author="iict" w:date="2020-08-27T12:54:48Z">
        <w:r>
          <w:rPr>
            <w:rFonts w:eastAsia="Noto Sans CJK SC" w:cs="Times New Roman"/>
          </w:rPr>
          <w:delText xml:space="preserve">4.2.1 System </w:delText>
        </w:r>
      </w:del>
      <w:del w:id="304" w:author="iict" w:date="2020-08-27T12:54:48Z">
        <w:r>
          <w:rPr>
            <w:rFonts w:hint="eastAsia" w:eastAsia="Noto Sans CJK SC" w:cs="Times New Roman"/>
            <w:lang w:val="en-US"/>
          </w:rPr>
          <w:delText>D</w:delText>
        </w:r>
      </w:del>
      <w:del w:id="305" w:author="iict" w:date="2020-08-27T12:54:48Z">
        <w:r>
          <w:rPr>
            <w:rFonts w:eastAsia="Noto Sans CJK SC" w:cs="Times New Roman"/>
          </w:rPr>
          <w:delText xml:space="preserve">eployment </w:delText>
        </w:r>
      </w:del>
      <w:del w:id="306" w:author="iict" w:date="2020-08-27T12:54:48Z">
        <w:r>
          <w:rPr>
            <w:rFonts w:hint="eastAsia" w:eastAsia="Noto Sans CJK SC" w:cs="Times New Roman"/>
            <w:lang w:val="en-US"/>
          </w:rPr>
          <w:delText>S</w:delText>
        </w:r>
      </w:del>
      <w:del w:id="307" w:author="iict" w:date="2020-08-27T12:54:48Z">
        <w:r>
          <w:rPr>
            <w:rFonts w:eastAsia="Noto Sans CJK SC" w:cs="Times New Roman"/>
          </w:rPr>
          <w:delText xml:space="preserve">tructure </w:delText>
        </w:r>
      </w:del>
      <w:del w:id="308" w:author="iict" w:date="2020-08-27T12:54:48Z">
        <w:r>
          <w:rPr>
            <w:rFonts w:hint="eastAsia" w:eastAsia="Noto Sans CJK SC" w:cs="Times New Roman"/>
            <w:lang w:val="en-US"/>
          </w:rPr>
          <w:delText>D</w:delText>
        </w:r>
      </w:del>
      <w:del w:id="309" w:author="iict" w:date="2020-08-27T12:54:48Z">
        <w:r>
          <w:rPr>
            <w:rFonts w:eastAsia="Noto Sans CJK SC" w:cs="Times New Roman"/>
          </w:rPr>
          <w:delText>esign</w:delText>
        </w:r>
      </w:del>
      <w:del w:id="310" w:author="iict" w:date="2020-08-27T12:54:48Z">
        <w:r>
          <w:rPr/>
          <w:tab/>
        </w:r>
      </w:del>
      <w:del w:id="311" w:author="iict" w:date="2020-08-27T12:54:48Z">
        <w:r>
          <w:rPr/>
          <w:fldChar w:fldCharType="begin"/>
        </w:r>
      </w:del>
      <w:del w:id="312" w:author="iict" w:date="2020-08-27T12:54:48Z">
        <w:r>
          <w:rPr/>
          <w:delInstrText xml:space="preserve"> PAGEREF _Toc215068603 </w:delInstrText>
        </w:r>
      </w:del>
      <w:del w:id="313" w:author="iict" w:date="2020-08-27T12:54:48Z">
        <w:r>
          <w:rPr/>
          <w:fldChar w:fldCharType="separate"/>
        </w:r>
      </w:del>
      <w:del w:id="314" w:author="iict" w:date="2020-08-27T12:54:48Z">
        <w:r>
          <w:rPr/>
          <w:delText>16</w:delText>
        </w:r>
      </w:del>
      <w:del w:id="315" w:author="iict" w:date="2020-08-27T12:54:48Z">
        <w:r>
          <w:rPr/>
          <w:fldChar w:fldCharType="end"/>
        </w:r>
      </w:del>
      <w:del w:id="316" w:author="iict" w:date="2020-08-27T12:54:48Z">
        <w:r>
          <w:rPr/>
          <w:fldChar w:fldCharType="end"/>
        </w:r>
      </w:del>
    </w:p>
    <w:p>
      <w:pPr>
        <w:pStyle w:val="35"/>
        <w:tabs>
          <w:tab w:val="right" w:leader="dot" w:pos="9031"/>
        </w:tabs>
        <w:ind w:left="960"/>
        <w:rPr>
          <w:del w:id="317" w:author="iict" w:date="2020-08-27T12:54:48Z"/>
        </w:rPr>
      </w:pPr>
      <w:del w:id="318" w:author="iict" w:date="2020-08-27T12:54:48Z">
        <w:r>
          <w:rPr/>
          <w:fldChar w:fldCharType="begin"/>
        </w:r>
      </w:del>
      <w:del w:id="319" w:author="iict" w:date="2020-08-27T12:54:48Z">
        <w:r>
          <w:rPr/>
          <w:delInstrText xml:space="preserve"> HYPERLINK \l "_Toc755210020" </w:delInstrText>
        </w:r>
      </w:del>
      <w:del w:id="320" w:author="iict" w:date="2020-08-27T12:54:48Z">
        <w:r>
          <w:rPr/>
          <w:fldChar w:fldCharType="separate"/>
        </w:r>
      </w:del>
      <w:del w:id="321" w:author="iict" w:date="2020-08-27T12:54:48Z">
        <w:r>
          <w:rPr>
            <w:rFonts w:cs="Times New Roman"/>
          </w:rPr>
          <w:delText xml:space="preserve">4.2.2 </w:delText>
        </w:r>
      </w:del>
      <w:del w:id="322" w:author="iict" w:date="2020-08-27T12:54:48Z">
        <w:r>
          <w:rPr>
            <w:rFonts w:cs="Times New Roman"/>
            <w:lang w:val="en-US"/>
          </w:rPr>
          <w:delText>Database Design</w:delText>
        </w:r>
      </w:del>
      <w:del w:id="323" w:author="iict" w:date="2020-08-27T12:54:48Z">
        <w:r>
          <w:rPr/>
          <w:tab/>
        </w:r>
      </w:del>
      <w:del w:id="324" w:author="iict" w:date="2020-08-27T12:54:48Z">
        <w:r>
          <w:rPr/>
          <w:fldChar w:fldCharType="begin"/>
        </w:r>
      </w:del>
      <w:del w:id="325" w:author="iict" w:date="2020-08-27T12:54:48Z">
        <w:r>
          <w:rPr/>
          <w:delInstrText xml:space="preserve"> PAGEREF _Toc755210020 </w:delInstrText>
        </w:r>
      </w:del>
      <w:del w:id="326" w:author="iict" w:date="2020-08-27T12:54:48Z">
        <w:r>
          <w:rPr/>
          <w:fldChar w:fldCharType="separate"/>
        </w:r>
      </w:del>
      <w:del w:id="327" w:author="iict" w:date="2020-08-27T12:54:48Z">
        <w:r>
          <w:rPr/>
          <w:delText>18</w:delText>
        </w:r>
      </w:del>
      <w:del w:id="328" w:author="iict" w:date="2020-08-27T12:54:48Z">
        <w:r>
          <w:rPr/>
          <w:fldChar w:fldCharType="end"/>
        </w:r>
      </w:del>
      <w:del w:id="329" w:author="iict" w:date="2020-08-27T12:54:48Z">
        <w:r>
          <w:rPr/>
          <w:fldChar w:fldCharType="end"/>
        </w:r>
      </w:del>
    </w:p>
    <w:p>
      <w:pPr>
        <w:pStyle w:val="35"/>
        <w:tabs>
          <w:tab w:val="right" w:leader="dot" w:pos="9031"/>
        </w:tabs>
        <w:ind w:left="960"/>
        <w:rPr>
          <w:del w:id="330" w:author="iict" w:date="2020-08-27T12:54:48Z"/>
        </w:rPr>
      </w:pPr>
      <w:del w:id="331" w:author="iict" w:date="2020-08-27T12:54:48Z">
        <w:r>
          <w:rPr/>
          <w:fldChar w:fldCharType="begin"/>
        </w:r>
      </w:del>
      <w:del w:id="332" w:author="iict" w:date="2020-08-27T12:54:48Z">
        <w:r>
          <w:rPr/>
          <w:delInstrText xml:space="preserve"> HYPERLINK \l "_Toc1161621047" </w:delInstrText>
        </w:r>
      </w:del>
      <w:del w:id="333" w:author="iict" w:date="2020-08-27T12:54:48Z">
        <w:r>
          <w:rPr/>
          <w:fldChar w:fldCharType="separate"/>
        </w:r>
      </w:del>
      <w:del w:id="334" w:author="iict" w:date="2020-08-27T12:54:48Z">
        <w:r>
          <w:rPr>
            <w:rFonts w:cs="Times New Roman"/>
          </w:rPr>
          <w:delText>4.2.3 Use Cases</w:delText>
        </w:r>
      </w:del>
      <w:del w:id="335" w:author="iict" w:date="2020-08-27T12:54:48Z">
        <w:r>
          <w:rPr/>
          <w:tab/>
        </w:r>
      </w:del>
      <w:del w:id="336" w:author="iict" w:date="2020-08-27T12:54:48Z">
        <w:r>
          <w:rPr/>
          <w:fldChar w:fldCharType="begin"/>
        </w:r>
      </w:del>
      <w:del w:id="337" w:author="iict" w:date="2020-08-27T12:54:48Z">
        <w:r>
          <w:rPr/>
          <w:delInstrText xml:space="preserve"> PAGEREF _Toc1161621047 </w:delInstrText>
        </w:r>
      </w:del>
      <w:del w:id="338" w:author="iict" w:date="2020-08-27T12:54:48Z">
        <w:r>
          <w:rPr/>
          <w:fldChar w:fldCharType="separate"/>
        </w:r>
      </w:del>
      <w:del w:id="339" w:author="iict" w:date="2020-08-27T12:54:48Z">
        <w:r>
          <w:rPr/>
          <w:delText>20</w:delText>
        </w:r>
      </w:del>
      <w:del w:id="340" w:author="iict" w:date="2020-08-27T12:54:48Z">
        <w:r>
          <w:rPr/>
          <w:fldChar w:fldCharType="end"/>
        </w:r>
      </w:del>
      <w:del w:id="341" w:author="iict" w:date="2020-08-27T12:54:48Z">
        <w:r>
          <w:rPr/>
          <w:fldChar w:fldCharType="end"/>
        </w:r>
      </w:del>
    </w:p>
    <w:p>
      <w:pPr>
        <w:pStyle w:val="35"/>
        <w:tabs>
          <w:tab w:val="right" w:leader="dot" w:pos="9031"/>
        </w:tabs>
        <w:ind w:left="960"/>
        <w:rPr>
          <w:del w:id="342" w:author="iict" w:date="2020-08-27T12:54:48Z"/>
        </w:rPr>
      </w:pPr>
      <w:del w:id="343" w:author="iict" w:date="2020-08-27T12:54:48Z">
        <w:r>
          <w:rPr/>
          <w:fldChar w:fldCharType="begin"/>
        </w:r>
      </w:del>
      <w:del w:id="344" w:author="iict" w:date="2020-08-27T12:54:48Z">
        <w:r>
          <w:rPr/>
          <w:delInstrText xml:space="preserve"> HYPERLINK \l "_Toc2092004110" </w:delInstrText>
        </w:r>
      </w:del>
      <w:del w:id="345" w:author="iict" w:date="2020-08-27T12:54:48Z">
        <w:r>
          <w:rPr/>
          <w:fldChar w:fldCharType="separate"/>
        </w:r>
      </w:del>
      <w:del w:id="346" w:author="iict" w:date="2020-08-27T12:54:48Z">
        <w:r>
          <w:rPr>
            <w:rFonts w:cs="Times New Roman"/>
          </w:rPr>
          <w:delText xml:space="preserve">4.2.4 </w:delText>
        </w:r>
      </w:del>
      <w:del w:id="347" w:author="iict" w:date="2020-08-27T12:54:48Z">
        <w:r>
          <w:rPr>
            <w:rFonts w:cs="Times New Roman"/>
            <w:lang w:val="en-US"/>
          </w:rPr>
          <w:delText>Package and Class</w:delText>
        </w:r>
      </w:del>
      <w:del w:id="348" w:author="iict" w:date="2020-08-27T12:54:48Z">
        <w:r>
          <w:rPr/>
          <w:tab/>
        </w:r>
      </w:del>
      <w:del w:id="349" w:author="iict" w:date="2020-08-27T12:54:48Z">
        <w:r>
          <w:rPr/>
          <w:fldChar w:fldCharType="begin"/>
        </w:r>
      </w:del>
      <w:del w:id="350" w:author="iict" w:date="2020-08-27T12:54:48Z">
        <w:r>
          <w:rPr/>
          <w:delInstrText xml:space="preserve"> PAGEREF _Toc2092004110 </w:delInstrText>
        </w:r>
      </w:del>
      <w:del w:id="351" w:author="iict" w:date="2020-08-27T12:54:48Z">
        <w:r>
          <w:rPr/>
          <w:fldChar w:fldCharType="separate"/>
        </w:r>
      </w:del>
      <w:del w:id="352" w:author="iict" w:date="2020-08-27T12:54:48Z">
        <w:r>
          <w:rPr/>
          <w:delText>20</w:delText>
        </w:r>
      </w:del>
      <w:del w:id="353" w:author="iict" w:date="2020-08-27T12:54:48Z">
        <w:r>
          <w:rPr/>
          <w:fldChar w:fldCharType="end"/>
        </w:r>
      </w:del>
      <w:del w:id="354" w:author="iict" w:date="2020-08-27T12:54:48Z">
        <w:r>
          <w:rPr/>
          <w:fldChar w:fldCharType="end"/>
        </w:r>
      </w:del>
    </w:p>
    <w:p>
      <w:pPr>
        <w:pStyle w:val="35"/>
        <w:tabs>
          <w:tab w:val="right" w:leader="dot" w:pos="9031"/>
        </w:tabs>
        <w:ind w:left="960"/>
        <w:rPr>
          <w:del w:id="355" w:author="iict" w:date="2020-08-27T12:54:48Z"/>
        </w:rPr>
      </w:pPr>
      <w:del w:id="356" w:author="iict" w:date="2020-08-27T12:54:48Z">
        <w:r>
          <w:rPr/>
          <w:fldChar w:fldCharType="begin"/>
        </w:r>
      </w:del>
      <w:del w:id="357" w:author="iict" w:date="2020-08-27T12:54:48Z">
        <w:r>
          <w:rPr/>
          <w:delInstrText xml:space="preserve"> HYPERLINK \l "_Toc738156828" </w:delInstrText>
        </w:r>
      </w:del>
      <w:del w:id="358" w:author="iict" w:date="2020-08-27T12:54:48Z">
        <w:r>
          <w:rPr/>
          <w:fldChar w:fldCharType="separate"/>
        </w:r>
      </w:del>
      <w:del w:id="359" w:author="iict" w:date="2020-08-27T12:54:48Z">
        <w:r>
          <w:rPr>
            <w:rFonts w:cs="Times New Roman"/>
          </w:rPr>
          <w:delText xml:space="preserve">4.2.5 </w:delText>
        </w:r>
      </w:del>
      <w:del w:id="360" w:author="iict" w:date="2020-08-27T12:54:48Z">
        <w:r>
          <w:rPr>
            <w:rFonts w:cs="Times New Roman"/>
            <w:lang w:val="en-US"/>
          </w:rPr>
          <w:delText>Sequence Diagram</w:delText>
        </w:r>
      </w:del>
      <w:del w:id="361" w:author="iict" w:date="2020-08-27T12:54:48Z">
        <w:r>
          <w:rPr/>
          <w:tab/>
        </w:r>
      </w:del>
      <w:del w:id="362" w:author="iict" w:date="2020-08-27T12:54:48Z">
        <w:r>
          <w:rPr/>
          <w:fldChar w:fldCharType="begin"/>
        </w:r>
      </w:del>
      <w:del w:id="363" w:author="iict" w:date="2020-08-27T12:54:48Z">
        <w:r>
          <w:rPr/>
          <w:delInstrText xml:space="preserve"> PAGEREF _Toc738156828 </w:delInstrText>
        </w:r>
      </w:del>
      <w:del w:id="364" w:author="iict" w:date="2020-08-27T12:54:48Z">
        <w:r>
          <w:rPr/>
          <w:fldChar w:fldCharType="separate"/>
        </w:r>
      </w:del>
      <w:del w:id="365" w:author="iict" w:date="2020-08-27T12:54:48Z">
        <w:r>
          <w:rPr/>
          <w:delText>25</w:delText>
        </w:r>
      </w:del>
      <w:del w:id="366" w:author="iict" w:date="2020-08-27T12:54:48Z">
        <w:r>
          <w:rPr/>
          <w:fldChar w:fldCharType="end"/>
        </w:r>
      </w:del>
      <w:del w:id="367" w:author="iict" w:date="2020-08-27T12:54:48Z">
        <w:r>
          <w:rPr/>
          <w:fldChar w:fldCharType="end"/>
        </w:r>
      </w:del>
    </w:p>
    <w:p>
      <w:pPr>
        <w:pStyle w:val="33"/>
        <w:tabs>
          <w:tab w:val="right" w:leader="dot" w:pos="9031"/>
        </w:tabs>
        <w:rPr>
          <w:del w:id="368" w:author="iict" w:date="2020-08-27T12:54:48Z"/>
        </w:rPr>
      </w:pPr>
      <w:del w:id="369" w:author="iict" w:date="2020-08-27T12:54:48Z">
        <w:r>
          <w:rPr/>
          <w:fldChar w:fldCharType="begin"/>
        </w:r>
      </w:del>
      <w:del w:id="370" w:author="iict" w:date="2020-08-27T12:54:48Z">
        <w:r>
          <w:rPr/>
          <w:delInstrText xml:space="preserve"> HYPERLINK \l "_Toc1519868971" </w:delInstrText>
        </w:r>
      </w:del>
      <w:del w:id="371" w:author="iict" w:date="2020-08-27T12:54:48Z">
        <w:r>
          <w:rPr/>
          <w:fldChar w:fldCharType="separate"/>
        </w:r>
      </w:del>
      <w:del w:id="372" w:author="iict" w:date="2020-08-27T12:54:48Z">
        <w:r>
          <w:rPr>
            <w:rFonts w:cs="Times New Roman"/>
          </w:rPr>
          <w:delText>5 ALGORITHMS</w:delText>
        </w:r>
      </w:del>
      <w:del w:id="373" w:author="iict" w:date="2020-08-27T12:54:48Z">
        <w:r>
          <w:rPr/>
          <w:tab/>
        </w:r>
      </w:del>
      <w:del w:id="374" w:author="iict" w:date="2020-08-27T12:54:48Z">
        <w:r>
          <w:rPr/>
          <w:fldChar w:fldCharType="begin"/>
        </w:r>
      </w:del>
      <w:del w:id="375" w:author="iict" w:date="2020-08-27T12:54:48Z">
        <w:r>
          <w:rPr/>
          <w:delInstrText xml:space="preserve"> PAGEREF _Toc1519868971 </w:delInstrText>
        </w:r>
      </w:del>
      <w:del w:id="376" w:author="iict" w:date="2020-08-27T12:54:48Z">
        <w:r>
          <w:rPr/>
          <w:fldChar w:fldCharType="separate"/>
        </w:r>
      </w:del>
      <w:del w:id="377" w:author="iict" w:date="2020-08-27T12:54:48Z">
        <w:r>
          <w:rPr/>
          <w:delText>27</w:delText>
        </w:r>
      </w:del>
      <w:del w:id="378" w:author="iict" w:date="2020-08-27T12:54:48Z">
        <w:r>
          <w:rPr/>
          <w:fldChar w:fldCharType="end"/>
        </w:r>
      </w:del>
      <w:del w:id="379" w:author="iict" w:date="2020-08-27T12:54:48Z">
        <w:r>
          <w:rPr/>
          <w:fldChar w:fldCharType="end"/>
        </w:r>
      </w:del>
    </w:p>
    <w:p>
      <w:pPr>
        <w:pStyle w:val="34"/>
        <w:tabs>
          <w:tab w:val="right" w:leader="dot" w:pos="9031"/>
        </w:tabs>
        <w:ind w:left="480"/>
        <w:rPr>
          <w:del w:id="380" w:author="iict" w:date="2020-08-27T12:54:48Z"/>
        </w:rPr>
      </w:pPr>
      <w:del w:id="381" w:author="iict" w:date="2020-08-27T12:54:48Z">
        <w:r>
          <w:rPr/>
          <w:fldChar w:fldCharType="begin"/>
        </w:r>
      </w:del>
      <w:del w:id="382" w:author="iict" w:date="2020-08-27T12:54:48Z">
        <w:r>
          <w:rPr/>
          <w:delInstrText xml:space="preserve"> HYPERLINK \l "_Toc1651834669" </w:delInstrText>
        </w:r>
      </w:del>
      <w:del w:id="383" w:author="iict" w:date="2020-08-27T12:54:48Z">
        <w:r>
          <w:rPr/>
          <w:fldChar w:fldCharType="separate"/>
        </w:r>
      </w:del>
      <w:del w:id="384" w:author="iict" w:date="2020-08-27T12:54:48Z">
        <w:r>
          <w:rPr>
            <w:rFonts w:cs="Times New Roman"/>
          </w:rPr>
          <w:delText>5.1</w:delText>
        </w:r>
      </w:del>
      <w:del w:id="385" w:author="iict" w:date="2020-08-27T12:54:48Z">
        <w:r>
          <w:rPr>
            <w:rFonts w:hint="eastAsia" w:cs="Times New Roman"/>
            <w:lang w:val="en-US"/>
          </w:rPr>
          <w:delText xml:space="preserve"> </w:delText>
        </w:r>
      </w:del>
      <w:del w:id="386" w:author="iict" w:date="2020-08-27T12:54:48Z">
        <w:r>
          <w:rPr>
            <w:rFonts w:cs="Times New Roman"/>
          </w:rPr>
          <w:delText>Improvements over</w:delText>
        </w:r>
      </w:del>
      <w:del w:id="387" w:author="iict" w:date="2020-08-27T12:54:48Z">
        <w:r>
          <w:rPr>
            <w:rFonts w:hint="eastAsia" w:cs="Times New Roman"/>
            <w:lang w:val="en-US"/>
          </w:rPr>
          <w:delText xml:space="preserve"> </w:delText>
        </w:r>
      </w:del>
      <w:del w:id="388" w:author="iict" w:date="2020-08-27T12:54:48Z">
        <w:r>
          <w:rPr>
            <w:rFonts w:cs="Times New Roman"/>
          </w:rPr>
          <w:delText>RD</w:delText>
        </w:r>
      </w:del>
      <w:del w:id="389" w:author="iict" w:date="2020-08-27T12:54:48Z">
        <w:r>
          <w:rPr/>
          <w:tab/>
        </w:r>
      </w:del>
      <w:del w:id="390" w:author="iict" w:date="2020-08-27T12:54:48Z">
        <w:r>
          <w:rPr/>
          <w:fldChar w:fldCharType="begin"/>
        </w:r>
      </w:del>
      <w:del w:id="391" w:author="iict" w:date="2020-08-27T12:54:48Z">
        <w:r>
          <w:rPr/>
          <w:delInstrText xml:space="preserve"> PAGEREF _Toc1651834669 </w:delInstrText>
        </w:r>
      </w:del>
      <w:del w:id="392" w:author="iict" w:date="2020-08-27T12:54:48Z">
        <w:r>
          <w:rPr/>
          <w:fldChar w:fldCharType="separate"/>
        </w:r>
      </w:del>
      <w:del w:id="393" w:author="iict" w:date="2020-08-27T12:54:48Z">
        <w:r>
          <w:rPr/>
          <w:delText>27</w:delText>
        </w:r>
      </w:del>
      <w:del w:id="394" w:author="iict" w:date="2020-08-27T12:54:48Z">
        <w:r>
          <w:rPr/>
          <w:fldChar w:fldCharType="end"/>
        </w:r>
      </w:del>
      <w:del w:id="395" w:author="iict" w:date="2020-08-27T12:54:48Z">
        <w:r>
          <w:rPr/>
          <w:fldChar w:fldCharType="end"/>
        </w:r>
      </w:del>
    </w:p>
    <w:p>
      <w:pPr>
        <w:pStyle w:val="34"/>
        <w:tabs>
          <w:tab w:val="right" w:leader="dot" w:pos="9031"/>
        </w:tabs>
        <w:ind w:left="480"/>
        <w:rPr>
          <w:del w:id="396" w:author="iict" w:date="2020-08-27T12:54:48Z"/>
        </w:rPr>
      </w:pPr>
      <w:del w:id="397" w:author="iict" w:date="2020-08-27T12:54:48Z">
        <w:r>
          <w:rPr/>
          <w:fldChar w:fldCharType="begin"/>
        </w:r>
      </w:del>
      <w:del w:id="398" w:author="iict" w:date="2020-08-27T12:54:48Z">
        <w:r>
          <w:rPr/>
          <w:delInstrText xml:space="preserve"> HYPERLINK \l "_Toc496755763" </w:delInstrText>
        </w:r>
      </w:del>
      <w:del w:id="399" w:author="iict" w:date="2020-08-27T12:54:48Z">
        <w:r>
          <w:rPr/>
          <w:fldChar w:fldCharType="separate"/>
        </w:r>
      </w:del>
      <w:del w:id="400" w:author="iict" w:date="2020-08-27T12:54:48Z">
        <w:r>
          <w:rPr>
            <w:rFonts w:cs="Times New Roman"/>
          </w:rPr>
          <w:delText>5.2</w:delText>
        </w:r>
      </w:del>
      <w:del w:id="401" w:author="iict" w:date="2020-08-27T12:54:48Z">
        <w:r>
          <w:rPr>
            <w:rFonts w:hint="eastAsia" w:cs="Times New Roman"/>
            <w:lang w:val="en-US"/>
          </w:rPr>
          <w:delText xml:space="preserve"> </w:delText>
        </w:r>
      </w:del>
      <w:del w:id="402" w:author="iict" w:date="2020-08-27T12:54:48Z">
        <w:r>
          <w:rPr>
            <w:rFonts w:cs="Times New Roman"/>
          </w:rPr>
          <w:delText>Storage and Query on LRV</w:delText>
        </w:r>
      </w:del>
      <w:del w:id="403" w:author="iict" w:date="2020-08-27T12:54:48Z">
        <w:r>
          <w:rPr/>
          <w:tab/>
        </w:r>
      </w:del>
      <w:del w:id="404" w:author="iict" w:date="2020-08-27T12:54:48Z">
        <w:r>
          <w:rPr/>
          <w:fldChar w:fldCharType="begin"/>
        </w:r>
      </w:del>
      <w:del w:id="405" w:author="iict" w:date="2020-08-27T12:54:48Z">
        <w:r>
          <w:rPr/>
          <w:delInstrText xml:space="preserve"> PAGEREF _Toc496755763 </w:delInstrText>
        </w:r>
      </w:del>
      <w:del w:id="406" w:author="iict" w:date="2020-08-27T12:54:48Z">
        <w:r>
          <w:rPr/>
          <w:fldChar w:fldCharType="separate"/>
        </w:r>
      </w:del>
      <w:del w:id="407" w:author="iict" w:date="2020-08-27T12:54:48Z">
        <w:r>
          <w:rPr/>
          <w:delText>28</w:delText>
        </w:r>
      </w:del>
      <w:del w:id="408" w:author="iict" w:date="2020-08-27T12:54:48Z">
        <w:r>
          <w:rPr/>
          <w:fldChar w:fldCharType="end"/>
        </w:r>
      </w:del>
      <w:del w:id="409" w:author="iict" w:date="2020-08-27T12:54:48Z">
        <w:r>
          <w:rPr/>
          <w:fldChar w:fldCharType="end"/>
        </w:r>
      </w:del>
    </w:p>
    <w:p>
      <w:pPr>
        <w:pStyle w:val="35"/>
        <w:tabs>
          <w:tab w:val="right" w:leader="dot" w:pos="9031"/>
        </w:tabs>
        <w:ind w:left="960"/>
        <w:rPr>
          <w:del w:id="410" w:author="iict" w:date="2020-08-27T12:54:48Z"/>
        </w:rPr>
      </w:pPr>
      <w:del w:id="411" w:author="iict" w:date="2020-08-27T12:54:48Z">
        <w:r>
          <w:rPr/>
          <w:fldChar w:fldCharType="begin"/>
        </w:r>
      </w:del>
      <w:del w:id="412" w:author="iict" w:date="2020-08-27T12:54:48Z">
        <w:r>
          <w:rPr/>
          <w:delInstrText xml:space="preserve"> HYPERLINK \l "_Toc1792646315" </w:delInstrText>
        </w:r>
      </w:del>
      <w:del w:id="413" w:author="iict" w:date="2020-08-27T12:54:48Z">
        <w:r>
          <w:rPr/>
          <w:fldChar w:fldCharType="separate"/>
        </w:r>
      </w:del>
      <w:del w:id="414" w:author="iict" w:date="2020-08-27T12:54:48Z">
        <w:r>
          <w:rPr>
            <w:rFonts w:cs="Times New Roman"/>
          </w:rPr>
          <w:delText>5.2.1 Relational Database for Basic Storage</w:delText>
        </w:r>
      </w:del>
      <w:del w:id="415" w:author="iict" w:date="2020-08-27T12:54:48Z">
        <w:r>
          <w:rPr/>
          <w:tab/>
        </w:r>
      </w:del>
      <w:del w:id="416" w:author="iict" w:date="2020-08-27T12:54:48Z">
        <w:r>
          <w:rPr/>
          <w:fldChar w:fldCharType="begin"/>
        </w:r>
      </w:del>
      <w:del w:id="417" w:author="iict" w:date="2020-08-27T12:54:48Z">
        <w:r>
          <w:rPr/>
          <w:delInstrText xml:space="preserve"> PAGEREF _Toc1792646315 </w:delInstrText>
        </w:r>
      </w:del>
      <w:del w:id="418" w:author="iict" w:date="2020-08-27T12:54:48Z">
        <w:r>
          <w:rPr/>
          <w:fldChar w:fldCharType="separate"/>
        </w:r>
      </w:del>
      <w:del w:id="419" w:author="iict" w:date="2020-08-27T12:54:48Z">
        <w:r>
          <w:rPr/>
          <w:delText>29</w:delText>
        </w:r>
      </w:del>
      <w:del w:id="420" w:author="iict" w:date="2020-08-27T12:54:48Z">
        <w:r>
          <w:rPr/>
          <w:fldChar w:fldCharType="end"/>
        </w:r>
      </w:del>
      <w:del w:id="421" w:author="iict" w:date="2020-08-27T12:54:48Z">
        <w:r>
          <w:rPr/>
          <w:fldChar w:fldCharType="end"/>
        </w:r>
      </w:del>
    </w:p>
    <w:p>
      <w:pPr>
        <w:pStyle w:val="35"/>
        <w:tabs>
          <w:tab w:val="right" w:leader="dot" w:pos="9031"/>
        </w:tabs>
        <w:ind w:left="960"/>
        <w:rPr>
          <w:del w:id="422" w:author="iict" w:date="2020-08-27T12:54:48Z"/>
        </w:rPr>
      </w:pPr>
      <w:del w:id="423" w:author="iict" w:date="2020-08-27T12:54:48Z">
        <w:r>
          <w:rPr/>
          <w:fldChar w:fldCharType="begin"/>
        </w:r>
      </w:del>
      <w:del w:id="424" w:author="iict" w:date="2020-08-27T12:54:48Z">
        <w:r>
          <w:rPr/>
          <w:delInstrText xml:space="preserve"> HYPERLINK \l "_Toc1903242211" </w:delInstrText>
        </w:r>
      </w:del>
      <w:del w:id="425" w:author="iict" w:date="2020-08-27T12:54:48Z">
        <w:r>
          <w:rPr/>
          <w:fldChar w:fldCharType="separate"/>
        </w:r>
      </w:del>
      <w:del w:id="426" w:author="iict" w:date="2020-08-27T12:54:48Z">
        <w:r>
          <w:rPr>
            <w:rFonts w:cs="Times New Roman"/>
          </w:rPr>
          <w:delText>5.2.2 Non-Relational Database for Keywords</w:delText>
        </w:r>
      </w:del>
      <w:del w:id="427" w:author="iict" w:date="2020-08-27T12:54:48Z">
        <w:r>
          <w:rPr/>
          <w:tab/>
        </w:r>
      </w:del>
      <w:del w:id="428" w:author="iict" w:date="2020-08-27T12:54:48Z">
        <w:r>
          <w:rPr/>
          <w:fldChar w:fldCharType="begin"/>
        </w:r>
      </w:del>
      <w:del w:id="429" w:author="iict" w:date="2020-08-27T12:54:48Z">
        <w:r>
          <w:rPr/>
          <w:delInstrText xml:space="preserve"> PAGEREF _Toc1903242211 </w:delInstrText>
        </w:r>
      </w:del>
      <w:del w:id="430" w:author="iict" w:date="2020-08-27T12:54:48Z">
        <w:r>
          <w:rPr/>
          <w:fldChar w:fldCharType="separate"/>
        </w:r>
      </w:del>
      <w:del w:id="431" w:author="iict" w:date="2020-08-27T12:54:48Z">
        <w:r>
          <w:rPr/>
          <w:delText>30</w:delText>
        </w:r>
      </w:del>
      <w:del w:id="432" w:author="iict" w:date="2020-08-27T12:54:48Z">
        <w:r>
          <w:rPr/>
          <w:fldChar w:fldCharType="end"/>
        </w:r>
      </w:del>
      <w:del w:id="433" w:author="iict" w:date="2020-08-27T12:54:48Z">
        <w:r>
          <w:rPr/>
          <w:fldChar w:fldCharType="end"/>
        </w:r>
      </w:del>
    </w:p>
    <w:p>
      <w:pPr>
        <w:pStyle w:val="35"/>
        <w:tabs>
          <w:tab w:val="right" w:leader="dot" w:pos="9031"/>
        </w:tabs>
        <w:ind w:left="960"/>
        <w:rPr>
          <w:del w:id="434" w:author="iict" w:date="2020-08-27T12:54:48Z"/>
        </w:rPr>
      </w:pPr>
      <w:del w:id="435" w:author="iict" w:date="2020-08-27T12:54:48Z">
        <w:r>
          <w:rPr/>
          <w:fldChar w:fldCharType="begin"/>
        </w:r>
      </w:del>
      <w:del w:id="436" w:author="iict" w:date="2020-08-27T12:54:48Z">
        <w:r>
          <w:rPr/>
          <w:delInstrText xml:space="preserve"> HYPERLINK \l "_Toc1790703294" </w:delInstrText>
        </w:r>
      </w:del>
      <w:del w:id="437" w:author="iict" w:date="2020-08-27T12:54:48Z">
        <w:r>
          <w:rPr/>
          <w:fldChar w:fldCharType="separate"/>
        </w:r>
      </w:del>
      <w:del w:id="438" w:author="iict" w:date="2020-08-27T12:54:48Z">
        <w:r>
          <w:rPr>
            <w:rFonts w:cs="Times New Roman"/>
          </w:rPr>
          <w:delText>5.2.3 Non-Relational Database for Cache</w:delText>
        </w:r>
      </w:del>
      <w:del w:id="439" w:author="iict" w:date="2020-08-27T12:54:48Z">
        <w:r>
          <w:rPr/>
          <w:tab/>
        </w:r>
      </w:del>
      <w:del w:id="440" w:author="iict" w:date="2020-08-27T12:54:48Z">
        <w:r>
          <w:rPr/>
          <w:fldChar w:fldCharType="begin"/>
        </w:r>
      </w:del>
      <w:del w:id="441" w:author="iict" w:date="2020-08-27T12:54:48Z">
        <w:r>
          <w:rPr/>
          <w:delInstrText xml:space="preserve"> PAGEREF _Toc1790703294 </w:delInstrText>
        </w:r>
      </w:del>
      <w:del w:id="442" w:author="iict" w:date="2020-08-27T12:54:48Z">
        <w:r>
          <w:rPr/>
          <w:fldChar w:fldCharType="separate"/>
        </w:r>
      </w:del>
      <w:del w:id="443" w:author="iict" w:date="2020-08-27T12:54:48Z">
        <w:r>
          <w:rPr/>
          <w:delText>34</w:delText>
        </w:r>
      </w:del>
      <w:del w:id="444" w:author="iict" w:date="2020-08-27T12:54:48Z">
        <w:r>
          <w:rPr/>
          <w:fldChar w:fldCharType="end"/>
        </w:r>
      </w:del>
      <w:del w:id="445" w:author="iict" w:date="2020-08-27T12:54:48Z">
        <w:r>
          <w:rPr/>
          <w:fldChar w:fldCharType="end"/>
        </w:r>
      </w:del>
    </w:p>
    <w:p>
      <w:pPr>
        <w:pStyle w:val="35"/>
        <w:tabs>
          <w:tab w:val="right" w:leader="dot" w:pos="9031"/>
        </w:tabs>
        <w:ind w:left="960"/>
        <w:rPr>
          <w:del w:id="446" w:author="iict" w:date="2020-08-27T12:54:48Z"/>
        </w:rPr>
      </w:pPr>
      <w:del w:id="447" w:author="iict" w:date="2020-08-27T12:54:48Z">
        <w:r>
          <w:rPr/>
          <w:fldChar w:fldCharType="begin"/>
        </w:r>
      </w:del>
      <w:del w:id="448" w:author="iict" w:date="2020-08-27T12:54:48Z">
        <w:r>
          <w:rPr/>
          <w:delInstrText xml:space="preserve"> HYPERLINK \l "_Toc2082588269" </w:delInstrText>
        </w:r>
      </w:del>
      <w:del w:id="449" w:author="iict" w:date="2020-08-27T12:54:48Z">
        <w:r>
          <w:rPr/>
          <w:fldChar w:fldCharType="separate"/>
        </w:r>
      </w:del>
      <w:del w:id="450" w:author="iict" w:date="2020-08-27T12:54:48Z">
        <w:r>
          <w:rPr>
            <w:rFonts w:cs="Times New Roman"/>
          </w:rPr>
          <w:delText>5.2.4 Three-Layered Search</w:delText>
        </w:r>
      </w:del>
      <w:del w:id="451" w:author="iict" w:date="2020-08-27T12:54:48Z">
        <w:r>
          <w:rPr/>
          <w:tab/>
        </w:r>
      </w:del>
      <w:del w:id="452" w:author="iict" w:date="2020-08-27T12:54:48Z">
        <w:r>
          <w:rPr/>
          <w:fldChar w:fldCharType="begin"/>
        </w:r>
      </w:del>
      <w:del w:id="453" w:author="iict" w:date="2020-08-27T12:54:48Z">
        <w:r>
          <w:rPr/>
          <w:delInstrText xml:space="preserve"> PAGEREF _Toc2082588269 </w:delInstrText>
        </w:r>
      </w:del>
      <w:del w:id="454" w:author="iict" w:date="2020-08-27T12:54:48Z">
        <w:r>
          <w:rPr/>
          <w:fldChar w:fldCharType="separate"/>
        </w:r>
      </w:del>
      <w:del w:id="455" w:author="iict" w:date="2020-08-27T12:54:48Z">
        <w:r>
          <w:rPr/>
          <w:delText>35</w:delText>
        </w:r>
      </w:del>
      <w:del w:id="456" w:author="iict" w:date="2020-08-27T12:54:48Z">
        <w:r>
          <w:rPr/>
          <w:fldChar w:fldCharType="end"/>
        </w:r>
      </w:del>
      <w:del w:id="457" w:author="iict" w:date="2020-08-27T12:54:48Z">
        <w:r>
          <w:rPr/>
          <w:fldChar w:fldCharType="end"/>
        </w:r>
      </w:del>
    </w:p>
    <w:p>
      <w:pPr>
        <w:pStyle w:val="35"/>
        <w:tabs>
          <w:tab w:val="right" w:leader="dot" w:pos="9031"/>
        </w:tabs>
        <w:ind w:left="960"/>
        <w:rPr>
          <w:del w:id="458" w:author="iict" w:date="2020-08-27T12:54:48Z"/>
        </w:rPr>
      </w:pPr>
      <w:del w:id="459" w:author="iict" w:date="2020-08-27T12:54:48Z">
        <w:r>
          <w:rPr/>
          <w:fldChar w:fldCharType="begin"/>
        </w:r>
      </w:del>
      <w:del w:id="460" w:author="iict" w:date="2020-08-27T12:54:48Z">
        <w:r>
          <w:rPr/>
          <w:delInstrText xml:space="preserve"> HYPERLINK \l "_Toc282885613" </w:delInstrText>
        </w:r>
      </w:del>
      <w:del w:id="461" w:author="iict" w:date="2020-08-27T12:54:48Z">
        <w:r>
          <w:rPr/>
          <w:fldChar w:fldCharType="separate"/>
        </w:r>
      </w:del>
      <w:del w:id="462" w:author="iict" w:date="2020-08-27T12:54:48Z">
        <w:r>
          <w:rPr>
            <w:rFonts w:cs="Times New Roman"/>
          </w:rPr>
          <w:delText>5.2.5 Cache Switch</w:delText>
        </w:r>
      </w:del>
      <w:del w:id="463" w:author="iict" w:date="2020-08-27T12:54:48Z">
        <w:r>
          <w:rPr/>
          <w:tab/>
        </w:r>
      </w:del>
      <w:del w:id="464" w:author="iict" w:date="2020-08-27T12:54:48Z">
        <w:r>
          <w:rPr/>
          <w:fldChar w:fldCharType="begin"/>
        </w:r>
      </w:del>
      <w:del w:id="465" w:author="iict" w:date="2020-08-27T12:54:48Z">
        <w:r>
          <w:rPr/>
          <w:delInstrText xml:space="preserve"> PAGEREF _Toc282885613 </w:delInstrText>
        </w:r>
      </w:del>
      <w:del w:id="466" w:author="iict" w:date="2020-08-27T12:54:48Z">
        <w:r>
          <w:rPr/>
          <w:fldChar w:fldCharType="separate"/>
        </w:r>
      </w:del>
      <w:del w:id="467" w:author="iict" w:date="2020-08-27T12:54:48Z">
        <w:r>
          <w:rPr/>
          <w:delText>39</w:delText>
        </w:r>
      </w:del>
      <w:del w:id="468" w:author="iict" w:date="2020-08-27T12:54:48Z">
        <w:r>
          <w:rPr/>
          <w:fldChar w:fldCharType="end"/>
        </w:r>
      </w:del>
      <w:del w:id="469" w:author="iict" w:date="2020-08-27T12:54:48Z">
        <w:r>
          <w:rPr/>
          <w:fldChar w:fldCharType="end"/>
        </w:r>
      </w:del>
    </w:p>
    <w:p>
      <w:pPr>
        <w:pStyle w:val="34"/>
        <w:tabs>
          <w:tab w:val="right" w:leader="dot" w:pos="9031"/>
        </w:tabs>
        <w:ind w:left="480"/>
        <w:rPr>
          <w:del w:id="470" w:author="iict" w:date="2020-08-27T12:54:48Z"/>
        </w:rPr>
      </w:pPr>
      <w:del w:id="471" w:author="iict" w:date="2020-08-27T12:54:48Z">
        <w:r>
          <w:rPr/>
          <w:fldChar w:fldCharType="begin"/>
        </w:r>
      </w:del>
      <w:del w:id="472" w:author="iict" w:date="2020-08-27T12:54:48Z">
        <w:r>
          <w:rPr/>
          <w:delInstrText xml:space="preserve"> HYPERLINK \l "_Toc155971180" </w:delInstrText>
        </w:r>
      </w:del>
      <w:del w:id="473" w:author="iict" w:date="2020-08-27T12:54:48Z">
        <w:r>
          <w:rPr/>
          <w:fldChar w:fldCharType="separate"/>
        </w:r>
      </w:del>
      <w:del w:id="474" w:author="iict" w:date="2020-08-27T12:54:48Z">
        <w:r>
          <w:rPr>
            <w:rFonts w:cs="Times New Roman"/>
          </w:rPr>
          <w:delText xml:space="preserve">5.3 Resource Ranking </w:delText>
        </w:r>
      </w:del>
      <w:del w:id="475" w:author="iict" w:date="2020-08-27T12:54:48Z">
        <w:r>
          <w:rPr>
            <w:rFonts w:cs="Times New Roman"/>
            <w:lang w:val="en-US"/>
          </w:rPr>
          <w:delText>b</w:delText>
        </w:r>
      </w:del>
      <w:del w:id="476" w:author="iict" w:date="2020-08-27T12:54:48Z">
        <w:r>
          <w:rPr>
            <w:rFonts w:cs="Times New Roman"/>
          </w:rPr>
          <w:delText>ased on LRV</w:delText>
        </w:r>
      </w:del>
      <w:del w:id="477" w:author="iict" w:date="2020-08-27T12:54:48Z">
        <w:r>
          <w:rPr/>
          <w:tab/>
        </w:r>
      </w:del>
      <w:del w:id="478" w:author="iict" w:date="2020-08-27T12:54:48Z">
        <w:r>
          <w:rPr/>
          <w:fldChar w:fldCharType="begin"/>
        </w:r>
      </w:del>
      <w:del w:id="479" w:author="iict" w:date="2020-08-27T12:54:48Z">
        <w:r>
          <w:rPr/>
          <w:delInstrText xml:space="preserve"> PAGEREF _Toc155971180 </w:delInstrText>
        </w:r>
      </w:del>
      <w:del w:id="480" w:author="iict" w:date="2020-08-27T12:54:48Z">
        <w:r>
          <w:rPr/>
          <w:fldChar w:fldCharType="separate"/>
        </w:r>
      </w:del>
      <w:del w:id="481" w:author="iict" w:date="2020-08-27T12:54:48Z">
        <w:r>
          <w:rPr/>
          <w:delText>41</w:delText>
        </w:r>
      </w:del>
      <w:del w:id="482" w:author="iict" w:date="2020-08-27T12:54:48Z">
        <w:r>
          <w:rPr/>
          <w:fldChar w:fldCharType="end"/>
        </w:r>
      </w:del>
      <w:del w:id="483" w:author="iict" w:date="2020-08-27T12:54:48Z">
        <w:r>
          <w:rPr/>
          <w:fldChar w:fldCharType="end"/>
        </w:r>
      </w:del>
    </w:p>
    <w:p>
      <w:pPr>
        <w:pStyle w:val="35"/>
        <w:tabs>
          <w:tab w:val="right" w:leader="dot" w:pos="9031"/>
        </w:tabs>
        <w:ind w:left="960"/>
        <w:rPr>
          <w:del w:id="484" w:author="iict" w:date="2020-08-27T12:54:48Z"/>
        </w:rPr>
      </w:pPr>
      <w:del w:id="485" w:author="iict" w:date="2020-08-27T12:54:48Z">
        <w:r>
          <w:rPr/>
          <w:fldChar w:fldCharType="begin"/>
        </w:r>
      </w:del>
      <w:del w:id="486" w:author="iict" w:date="2020-08-27T12:54:48Z">
        <w:r>
          <w:rPr/>
          <w:delInstrText xml:space="preserve"> HYPERLINK \l "_Toc1719694748" </w:delInstrText>
        </w:r>
      </w:del>
      <w:del w:id="487" w:author="iict" w:date="2020-08-27T12:54:48Z">
        <w:r>
          <w:rPr/>
          <w:fldChar w:fldCharType="separate"/>
        </w:r>
      </w:del>
      <w:del w:id="488" w:author="iict" w:date="2020-08-27T12:54:48Z">
        <w:r>
          <w:rPr>
            <w:rFonts w:cs="Times New Roman"/>
          </w:rPr>
          <w:delText>5.3.1 Resource Characteristics</w:delText>
        </w:r>
      </w:del>
      <w:del w:id="489" w:author="iict" w:date="2020-08-27T12:54:48Z">
        <w:r>
          <w:rPr/>
          <w:tab/>
        </w:r>
      </w:del>
      <w:del w:id="490" w:author="iict" w:date="2020-08-27T12:54:48Z">
        <w:r>
          <w:rPr/>
          <w:fldChar w:fldCharType="begin"/>
        </w:r>
      </w:del>
      <w:del w:id="491" w:author="iict" w:date="2020-08-27T12:54:48Z">
        <w:r>
          <w:rPr/>
          <w:delInstrText xml:space="preserve"> PAGEREF _Toc1719694748 </w:delInstrText>
        </w:r>
      </w:del>
      <w:del w:id="492" w:author="iict" w:date="2020-08-27T12:54:48Z">
        <w:r>
          <w:rPr/>
          <w:fldChar w:fldCharType="separate"/>
        </w:r>
      </w:del>
      <w:del w:id="493" w:author="iict" w:date="2020-08-27T12:54:48Z">
        <w:r>
          <w:rPr/>
          <w:delText>41</w:delText>
        </w:r>
      </w:del>
      <w:del w:id="494" w:author="iict" w:date="2020-08-27T12:54:48Z">
        <w:r>
          <w:rPr/>
          <w:fldChar w:fldCharType="end"/>
        </w:r>
      </w:del>
      <w:del w:id="495" w:author="iict" w:date="2020-08-27T12:54:48Z">
        <w:r>
          <w:rPr/>
          <w:fldChar w:fldCharType="end"/>
        </w:r>
      </w:del>
    </w:p>
    <w:p>
      <w:pPr>
        <w:pStyle w:val="35"/>
        <w:tabs>
          <w:tab w:val="right" w:leader="dot" w:pos="9031"/>
        </w:tabs>
        <w:ind w:left="960"/>
        <w:rPr>
          <w:del w:id="496" w:author="iict" w:date="2020-08-27T12:54:48Z"/>
        </w:rPr>
      </w:pPr>
      <w:del w:id="497" w:author="iict" w:date="2020-08-27T12:54:48Z">
        <w:r>
          <w:rPr/>
          <w:fldChar w:fldCharType="begin"/>
        </w:r>
      </w:del>
      <w:del w:id="498" w:author="iict" w:date="2020-08-27T12:54:48Z">
        <w:r>
          <w:rPr/>
          <w:delInstrText xml:space="preserve"> HYPERLINK \l "_Toc746528126" </w:delInstrText>
        </w:r>
      </w:del>
      <w:del w:id="499" w:author="iict" w:date="2020-08-27T12:54:48Z">
        <w:r>
          <w:rPr/>
          <w:fldChar w:fldCharType="separate"/>
        </w:r>
      </w:del>
      <w:del w:id="500" w:author="iict" w:date="2020-08-27T12:54:48Z">
        <w:r>
          <w:rPr>
            <w:rFonts w:cs="Times New Roman"/>
          </w:rPr>
          <w:delText>5.3.2 Resource Evaluation</w:delText>
        </w:r>
      </w:del>
      <w:del w:id="501" w:author="iict" w:date="2020-08-27T12:54:48Z">
        <w:r>
          <w:rPr/>
          <w:tab/>
        </w:r>
      </w:del>
      <w:del w:id="502" w:author="iict" w:date="2020-08-27T12:54:48Z">
        <w:r>
          <w:rPr/>
          <w:fldChar w:fldCharType="begin"/>
        </w:r>
      </w:del>
      <w:del w:id="503" w:author="iict" w:date="2020-08-27T12:54:48Z">
        <w:r>
          <w:rPr/>
          <w:delInstrText xml:space="preserve"> PAGEREF _Toc746528126 </w:delInstrText>
        </w:r>
      </w:del>
      <w:del w:id="504" w:author="iict" w:date="2020-08-27T12:54:48Z">
        <w:r>
          <w:rPr/>
          <w:fldChar w:fldCharType="separate"/>
        </w:r>
      </w:del>
      <w:del w:id="505" w:author="iict" w:date="2020-08-27T12:54:48Z">
        <w:r>
          <w:rPr/>
          <w:delText>44</w:delText>
        </w:r>
      </w:del>
      <w:del w:id="506" w:author="iict" w:date="2020-08-27T12:54:48Z">
        <w:r>
          <w:rPr/>
          <w:fldChar w:fldCharType="end"/>
        </w:r>
      </w:del>
      <w:del w:id="507" w:author="iict" w:date="2020-08-27T12:54:48Z">
        <w:r>
          <w:rPr/>
          <w:fldChar w:fldCharType="end"/>
        </w:r>
      </w:del>
    </w:p>
    <w:p>
      <w:pPr>
        <w:pStyle w:val="33"/>
        <w:tabs>
          <w:tab w:val="right" w:leader="dot" w:pos="9031"/>
        </w:tabs>
        <w:rPr>
          <w:del w:id="508" w:author="iict" w:date="2020-08-27T12:54:48Z"/>
        </w:rPr>
      </w:pPr>
      <w:del w:id="509" w:author="iict" w:date="2020-08-27T12:54:48Z">
        <w:r>
          <w:rPr/>
          <w:fldChar w:fldCharType="begin"/>
        </w:r>
      </w:del>
      <w:del w:id="510" w:author="iict" w:date="2020-08-27T12:54:48Z">
        <w:r>
          <w:rPr/>
          <w:delInstrText xml:space="preserve"> HYPERLINK \l "_Toc1481452251" </w:delInstrText>
        </w:r>
      </w:del>
      <w:del w:id="511" w:author="iict" w:date="2020-08-27T12:54:48Z">
        <w:r>
          <w:rPr/>
          <w:fldChar w:fldCharType="separate"/>
        </w:r>
      </w:del>
      <w:del w:id="512" w:author="iict" w:date="2020-08-27T12:54:48Z">
        <w:r>
          <w:rPr>
            <w:rFonts w:cs="Times New Roman"/>
          </w:rPr>
          <w:delText>6 EXPERIMENTAL STUDY</w:delText>
        </w:r>
      </w:del>
      <w:del w:id="513" w:author="iict" w:date="2020-08-27T12:54:48Z">
        <w:r>
          <w:rPr/>
          <w:tab/>
        </w:r>
      </w:del>
      <w:del w:id="514" w:author="iict" w:date="2020-08-27T12:54:48Z">
        <w:r>
          <w:rPr/>
          <w:fldChar w:fldCharType="begin"/>
        </w:r>
      </w:del>
      <w:del w:id="515" w:author="iict" w:date="2020-08-27T12:54:48Z">
        <w:r>
          <w:rPr/>
          <w:delInstrText xml:space="preserve"> PAGEREF _Toc1481452251 </w:delInstrText>
        </w:r>
      </w:del>
      <w:del w:id="516" w:author="iict" w:date="2020-08-27T12:54:48Z">
        <w:r>
          <w:rPr/>
          <w:fldChar w:fldCharType="separate"/>
        </w:r>
      </w:del>
      <w:del w:id="517" w:author="iict" w:date="2020-08-27T12:54:48Z">
        <w:r>
          <w:rPr/>
          <w:delText>46</w:delText>
        </w:r>
      </w:del>
      <w:del w:id="518" w:author="iict" w:date="2020-08-27T12:54:48Z">
        <w:r>
          <w:rPr/>
          <w:fldChar w:fldCharType="end"/>
        </w:r>
      </w:del>
      <w:del w:id="519" w:author="iict" w:date="2020-08-27T12:54:48Z">
        <w:r>
          <w:rPr/>
          <w:fldChar w:fldCharType="end"/>
        </w:r>
      </w:del>
    </w:p>
    <w:p>
      <w:pPr>
        <w:pStyle w:val="34"/>
        <w:tabs>
          <w:tab w:val="right" w:leader="dot" w:pos="9031"/>
        </w:tabs>
        <w:ind w:left="480"/>
        <w:rPr>
          <w:del w:id="520" w:author="iict" w:date="2020-08-27T12:54:48Z"/>
        </w:rPr>
      </w:pPr>
      <w:del w:id="521" w:author="iict" w:date="2020-08-27T12:54:48Z">
        <w:r>
          <w:rPr/>
          <w:fldChar w:fldCharType="begin"/>
        </w:r>
      </w:del>
      <w:del w:id="522" w:author="iict" w:date="2020-08-27T12:54:48Z">
        <w:r>
          <w:rPr/>
          <w:delInstrText xml:space="preserve"> HYPERLINK \l "_Toc2007728457" </w:delInstrText>
        </w:r>
      </w:del>
      <w:del w:id="523" w:author="iict" w:date="2020-08-27T12:54:48Z">
        <w:r>
          <w:rPr/>
          <w:fldChar w:fldCharType="separate"/>
        </w:r>
      </w:del>
      <w:del w:id="524" w:author="iict" w:date="2020-08-27T12:54:48Z">
        <w:r>
          <w:rPr>
            <w:rFonts w:cs="Times New Roman"/>
          </w:rPr>
          <w:delText>6.1 Methods</w:delText>
        </w:r>
      </w:del>
      <w:del w:id="525" w:author="iict" w:date="2020-08-27T12:54:48Z">
        <w:r>
          <w:rPr/>
          <w:tab/>
        </w:r>
      </w:del>
      <w:del w:id="526" w:author="iict" w:date="2020-08-27T12:54:48Z">
        <w:r>
          <w:rPr/>
          <w:fldChar w:fldCharType="begin"/>
        </w:r>
      </w:del>
      <w:del w:id="527" w:author="iict" w:date="2020-08-27T12:54:48Z">
        <w:r>
          <w:rPr/>
          <w:delInstrText xml:space="preserve"> PAGEREF _Toc2007728457 </w:delInstrText>
        </w:r>
      </w:del>
      <w:del w:id="528" w:author="iict" w:date="2020-08-27T12:54:48Z">
        <w:r>
          <w:rPr/>
          <w:fldChar w:fldCharType="separate"/>
        </w:r>
      </w:del>
      <w:del w:id="529" w:author="iict" w:date="2020-08-27T12:54:48Z">
        <w:r>
          <w:rPr/>
          <w:delText>46</w:delText>
        </w:r>
      </w:del>
      <w:del w:id="530" w:author="iict" w:date="2020-08-27T12:54:48Z">
        <w:r>
          <w:rPr/>
          <w:fldChar w:fldCharType="end"/>
        </w:r>
      </w:del>
      <w:del w:id="531" w:author="iict" w:date="2020-08-27T12:54:48Z">
        <w:r>
          <w:rPr/>
          <w:fldChar w:fldCharType="end"/>
        </w:r>
      </w:del>
    </w:p>
    <w:p>
      <w:pPr>
        <w:pStyle w:val="35"/>
        <w:tabs>
          <w:tab w:val="right" w:leader="dot" w:pos="9031"/>
        </w:tabs>
        <w:ind w:left="960"/>
        <w:rPr>
          <w:del w:id="532" w:author="iict" w:date="2020-08-27T12:54:48Z"/>
        </w:rPr>
      </w:pPr>
      <w:del w:id="533" w:author="iict" w:date="2020-08-27T12:54:48Z">
        <w:r>
          <w:rPr/>
          <w:fldChar w:fldCharType="begin"/>
        </w:r>
      </w:del>
      <w:del w:id="534" w:author="iict" w:date="2020-08-27T12:54:48Z">
        <w:r>
          <w:rPr/>
          <w:delInstrText xml:space="preserve"> HYPERLINK \l "_Toc791723695" </w:delInstrText>
        </w:r>
      </w:del>
      <w:del w:id="535" w:author="iict" w:date="2020-08-27T12:54:48Z">
        <w:r>
          <w:rPr/>
          <w:fldChar w:fldCharType="separate"/>
        </w:r>
      </w:del>
      <w:del w:id="536" w:author="iict" w:date="2020-08-27T12:54:48Z">
        <w:r>
          <w:rPr>
            <w:rFonts w:cs="Times New Roman"/>
          </w:rPr>
          <w:delText>6.1.1 Black-box Testing</w:delText>
        </w:r>
      </w:del>
      <w:del w:id="537" w:author="iict" w:date="2020-08-27T12:54:48Z">
        <w:r>
          <w:rPr/>
          <w:tab/>
        </w:r>
      </w:del>
      <w:del w:id="538" w:author="iict" w:date="2020-08-27T12:54:48Z">
        <w:r>
          <w:rPr/>
          <w:fldChar w:fldCharType="begin"/>
        </w:r>
      </w:del>
      <w:del w:id="539" w:author="iict" w:date="2020-08-27T12:54:48Z">
        <w:r>
          <w:rPr/>
          <w:delInstrText xml:space="preserve"> PAGEREF _Toc791723695 </w:delInstrText>
        </w:r>
      </w:del>
      <w:del w:id="540" w:author="iict" w:date="2020-08-27T12:54:48Z">
        <w:r>
          <w:rPr/>
          <w:fldChar w:fldCharType="separate"/>
        </w:r>
      </w:del>
      <w:del w:id="541" w:author="iict" w:date="2020-08-27T12:54:48Z">
        <w:r>
          <w:rPr/>
          <w:delText>46</w:delText>
        </w:r>
      </w:del>
      <w:del w:id="542" w:author="iict" w:date="2020-08-27T12:54:48Z">
        <w:r>
          <w:rPr/>
          <w:fldChar w:fldCharType="end"/>
        </w:r>
      </w:del>
      <w:del w:id="543" w:author="iict" w:date="2020-08-27T12:54:48Z">
        <w:r>
          <w:rPr/>
          <w:fldChar w:fldCharType="end"/>
        </w:r>
      </w:del>
    </w:p>
    <w:p>
      <w:pPr>
        <w:pStyle w:val="35"/>
        <w:tabs>
          <w:tab w:val="right" w:leader="dot" w:pos="9031"/>
        </w:tabs>
        <w:ind w:left="960"/>
        <w:rPr>
          <w:del w:id="544" w:author="iict" w:date="2020-08-27T12:54:48Z"/>
        </w:rPr>
      </w:pPr>
      <w:del w:id="545" w:author="iict" w:date="2020-08-27T12:54:48Z">
        <w:r>
          <w:rPr/>
          <w:fldChar w:fldCharType="begin"/>
        </w:r>
      </w:del>
      <w:del w:id="546" w:author="iict" w:date="2020-08-27T12:54:48Z">
        <w:r>
          <w:rPr/>
          <w:delInstrText xml:space="preserve"> HYPERLINK \l "_Toc96100776" </w:delInstrText>
        </w:r>
      </w:del>
      <w:del w:id="547" w:author="iict" w:date="2020-08-27T12:54:48Z">
        <w:r>
          <w:rPr/>
          <w:fldChar w:fldCharType="separate"/>
        </w:r>
      </w:del>
      <w:del w:id="548" w:author="iict" w:date="2020-08-27T12:54:48Z">
        <w:r>
          <w:rPr>
            <w:rFonts w:cs="Times New Roman"/>
          </w:rPr>
          <w:delText>6.1.2 White-box Testing</w:delText>
        </w:r>
      </w:del>
      <w:del w:id="549" w:author="iict" w:date="2020-08-27T12:54:48Z">
        <w:r>
          <w:rPr/>
          <w:tab/>
        </w:r>
      </w:del>
      <w:del w:id="550" w:author="iict" w:date="2020-08-27T12:54:48Z">
        <w:r>
          <w:rPr/>
          <w:fldChar w:fldCharType="begin"/>
        </w:r>
      </w:del>
      <w:del w:id="551" w:author="iict" w:date="2020-08-27T12:54:48Z">
        <w:r>
          <w:rPr/>
          <w:delInstrText xml:space="preserve"> PAGEREF _Toc96100776 </w:delInstrText>
        </w:r>
      </w:del>
      <w:del w:id="552" w:author="iict" w:date="2020-08-27T12:54:48Z">
        <w:r>
          <w:rPr/>
          <w:fldChar w:fldCharType="separate"/>
        </w:r>
      </w:del>
      <w:del w:id="553" w:author="iict" w:date="2020-08-27T12:54:48Z">
        <w:r>
          <w:rPr/>
          <w:delText>47</w:delText>
        </w:r>
      </w:del>
      <w:del w:id="554" w:author="iict" w:date="2020-08-27T12:54:48Z">
        <w:r>
          <w:rPr/>
          <w:fldChar w:fldCharType="end"/>
        </w:r>
      </w:del>
      <w:del w:id="555" w:author="iict" w:date="2020-08-27T12:54:48Z">
        <w:r>
          <w:rPr/>
          <w:fldChar w:fldCharType="end"/>
        </w:r>
      </w:del>
    </w:p>
    <w:p>
      <w:pPr>
        <w:pStyle w:val="34"/>
        <w:tabs>
          <w:tab w:val="right" w:leader="dot" w:pos="9031"/>
        </w:tabs>
        <w:ind w:left="480"/>
        <w:rPr>
          <w:del w:id="556" w:author="iict" w:date="2020-08-27T12:54:48Z"/>
        </w:rPr>
      </w:pPr>
      <w:del w:id="557" w:author="iict" w:date="2020-08-27T12:54:48Z">
        <w:r>
          <w:rPr/>
          <w:fldChar w:fldCharType="begin"/>
        </w:r>
      </w:del>
      <w:del w:id="558" w:author="iict" w:date="2020-08-27T12:54:48Z">
        <w:r>
          <w:rPr/>
          <w:delInstrText xml:space="preserve"> HYPERLINK \l "_Toc896997845" </w:delInstrText>
        </w:r>
      </w:del>
      <w:del w:id="559" w:author="iict" w:date="2020-08-27T12:54:48Z">
        <w:r>
          <w:rPr/>
          <w:fldChar w:fldCharType="separate"/>
        </w:r>
      </w:del>
      <w:del w:id="560" w:author="iict" w:date="2020-08-27T12:54:48Z">
        <w:r>
          <w:rPr>
            <w:rFonts w:cs="Times New Roman"/>
          </w:rPr>
          <w:delText>6.2 Testing Environments</w:delText>
        </w:r>
      </w:del>
      <w:del w:id="561" w:author="iict" w:date="2020-08-27T12:54:48Z">
        <w:r>
          <w:rPr/>
          <w:tab/>
        </w:r>
      </w:del>
      <w:del w:id="562" w:author="iict" w:date="2020-08-27T12:54:48Z">
        <w:r>
          <w:rPr/>
          <w:fldChar w:fldCharType="begin"/>
        </w:r>
      </w:del>
      <w:del w:id="563" w:author="iict" w:date="2020-08-27T12:54:48Z">
        <w:r>
          <w:rPr/>
          <w:delInstrText xml:space="preserve"> PAGEREF _Toc896997845 </w:delInstrText>
        </w:r>
      </w:del>
      <w:del w:id="564" w:author="iict" w:date="2020-08-27T12:54:48Z">
        <w:r>
          <w:rPr/>
          <w:fldChar w:fldCharType="separate"/>
        </w:r>
      </w:del>
      <w:del w:id="565" w:author="iict" w:date="2020-08-27T12:54:48Z">
        <w:r>
          <w:rPr/>
          <w:delText>47</w:delText>
        </w:r>
      </w:del>
      <w:del w:id="566" w:author="iict" w:date="2020-08-27T12:54:48Z">
        <w:r>
          <w:rPr/>
          <w:fldChar w:fldCharType="end"/>
        </w:r>
      </w:del>
      <w:del w:id="567" w:author="iict" w:date="2020-08-27T12:54:48Z">
        <w:r>
          <w:rPr/>
          <w:fldChar w:fldCharType="end"/>
        </w:r>
      </w:del>
    </w:p>
    <w:p>
      <w:pPr>
        <w:pStyle w:val="35"/>
        <w:tabs>
          <w:tab w:val="right" w:leader="dot" w:pos="9031"/>
        </w:tabs>
        <w:ind w:left="960"/>
        <w:rPr>
          <w:del w:id="568" w:author="iict" w:date="2020-08-27T12:54:48Z"/>
        </w:rPr>
      </w:pPr>
      <w:del w:id="569" w:author="iict" w:date="2020-08-27T12:54:48Z">
        <w:r>
          <w:rPr/>
          <w:fldChar w:fldCharType="begin"/>
        </w:r>
      </w:del>
      <w:del w:id="570" w:author="iict" w:date="2020-08-27T12:54:48Z">
        <w:r>
          <w:rPr/>
          <w:delInstrText xml:space="preserve"> HYPERLINK \l "_Toc108790938" </w:delInstrText>
        </w:r>
      </w:del>
      <w:del w:id="571" w:author="iict" w:date="2020-08-27T12:54:48Z">
        <w:r>
          <w:rPr/>
          <w:fldChar w:fldCharType="separate"/>
        </w:r>
      </w:del>
      <w:del w:id="572" w:author="iict" w:date="2020-08-27T12:54:48Z">
        <w:r>
          <w:rPr>
            <w:rFonts w:cs="Times New Roman"/>
          </w:rPr>
          <w:delText>6.2.1 Hardware and Software Condition Control</w:delText>
        </w:r>
      </w:del>
      <w:del w:id="573" w:author="iict" w:date="2020-08-27T12:54:48Z">
        <w:r>
          <w:rPr/>
          <w:tab/>
        </w:r>
      </w:del>
      <w:del w:id="574" w:author="iict" w:date="2020-08-27T12:54:48Z">
        <w:r>
          <w:rPr/>
          <w:fldChar w:fldCharType="begin"/>
        </w:r>
      </w:del>
      <w:del w:id="575" w:author="iict" w:date="2020-08-27T12:54:48Z">
        <w:r>
          <w:rPr/>
          <w:delInstrText xml:space="preserve"> PAGEREF _Toc108790938 </w:delInstrText>
        </w:r>
      </w:del>
      <w:del w:id="576" w:author="iict" w:date="2020-08-27T12:54:48Z">
        <w:r>
          <w:rPr/>
          <w:fldChar w:fldCharType="separate"/>
        </w:r>
      </w:del>
      <w:del w:id="577" w:author="iict" w:date="2020-08-27T12:54:48Z">
        <w:r>
          <w:rPr/>
          <w:delText>48</w:delText>
        </w:r>
      </w:del>
      <w:del w:id="578" w:author="iict" w:date="2020-08-27T12:54:48Z">
        <w:r>
          <w:rPr/>
          <w:fldChar w:fldCharType="end"/>
        </w:r>
      </w:del>
      <w:del w:id="579" w:author="iict" w:date="2020-08-27T12:54:48Z">
        <w:r>
          <w:rPr/>
          <w:fldChar w:fldCharType="end"/>
        </w:r>
      </w:del>
    </w:p>
    <w:p>
      <w:pPr>
        <w:pStyle w:val="35"/>
        <w:tabs>
          <w:tab w:val="right" w:leader="dot" w:pos="9031"/>
        </w:tabs>
        <w:ind w:left="960"/>
        <w:rPr>
          <w:del w:id="580" w:author="iict" w:date="2020-08-27T12:54:48Z"/>
        </w:rPr>
      </w:pPr>
      <w:del w:id="581" w:author="iict" w:date="2020-08-27T12:54:48Z">
        <w:r>
          <w:rPr/>
          <w:fldChar w:fldCharType="begin"/>
        </w:r>
      </w:del>
      <w:del w:id="582" w:author="iict" w:date="2020-08-27T12:54:48Z">
        <w:r>
          <w:rPr/>
          <w:delInstrText xml:space="preserve"> HYPERLINK \l "_Toc1852018007" </w:delInstrText>
        </w:r>
      </w:del>
      <w:del w:id="583" w:author="iict" w:date="2020-08-27T12:54:48Z">
        <w:r>
          <w:rPr/>
          <w:fldChar w:fldCharType="separate"/>
        </w:r>
      </w:del>
      <w:del w:id="584" w:author="iict" w:date="2020-08-27T12:54:48Z">
        <w:r>
          <w:rPr>
            <w:rFonts w:cs="Times New Roman"/>
          </w:rPr>
          <w:delText>6.2.2 Experimental Group Control</w:delText>
        </w:r>
      </w:del>
      <w:del w:id="585" w:author="iict" w:date="2020-08-27T12:54:48Z">
        <w:r>
          <w:rPr/>
          <w:tab/>
        </w:r>
      </w:del>
      <w:del w:id="586" w:author="iict" w:date="2020-08-27T12:54:48Z">
        <w:r>
          <w:rPr/>
          <w:fldChar w:fldCharType="begin"/>
        </w:r>
      </w:del>
      <w:del w:id="587" w:author="iict" w:date="2020-08-27T12:54:48Z">
        <w:r>
          <w:rPr/>
          <w:delInstrText xml:space="preserve"> PAGEREF _Toc1852018007 </w:delInstrText>
        </w:r>
      </w:del>
      <w:del w:id="588" w:author="iict" w:date="2020-08-27T12:54:48Z">
        <w:r>
          <w:rPr/>
          <w:fldChar w:fldCharType="separate"/>
        </w:r>
      </w:del>
      <w:del w:id="589" w:author="iict" w:date="2020-08-27T12:54:48Z">
        <w:r>
          <w:rPr/>
          <w:delText>49</w:delText>
        </w:r>
      </w:del>
      <w:del w:id="590" w:author="iict" w:date="2020-08-27T12:54:48Z">
        <w:r>
          <w:rPr/>
          <w:fldChar w:fldCharType="end"/>
        </w:r>
      </w:del>
      <w:del w:id="591" w:author="iict" w:date="2020-08-27T12:54:48Z">
        <w:r>
          <w:rPr/>
          <w:fldChar w:fldCharType="end"/>
        </w:r>
      </w:del>
    </w:p>
    <w:p>
      <w:pPr>
        <w:pStyle w:val="34"/>
        <w:tabs>
          <w:tab w:val="right" w:leader="dot" w:pos="9031"/>
        </w:tabs>
        <w:ind w:left="480"/>
        <w:rPr>
          <w:del w:id="592" w:author="iict" w:date="2020-08-27T12:54:48Z"/>
        </w:rPr>
      </w:pPr>
      <w:del w:id="593" w:author="iict" w:date="2020-08-27T12:54:48Z">
        <w:r>
          <w:rPr/>
          <w:fldChar w:fldCharType="begin"/>
        </w:r>
      </w:del>
      <w:del w:id="594" w:author="iict" w:date="2020-08-27T12:54:48Z">
        <w:r>
          <w:rPr/>
          <w:delInstrText xml:space="preserve"> HYPERLINK \l "_Toc1487761751" </w:delInstrText>
        </w:r>
      </w:del>
      <w:del w:id="595" w:author="iict" w:date="2020-08-27T12:54:48Z">
        <w:r>
          <w:rPr/>
          <w:fldChar w:fldCharType="separate"/>
        </w:r>
      </w:del>
      <w:del w:id="596" w:author="iict" w:date="2020-08-27T12:54:48Z">
        <w:r>
          <w:rPr>
            <w:rFonts w:cs="Times New Roman"/>
          </w:rPr>
          <w:delText>6.3 Performance Analysis</w:delText>
        </w:r>
      </w:del>
      <w:del w:id="597" w:author="iict" w:date="2020-08-27T12:54:48Z">
        <w:r>
          <w:rPr/>
          <w:tab/>
        </w:r>
      </w:del>
      <w:del w:id="598" w:author="iict" w:date="2020-08-27T12:54:48Z">
        <w:r>
          <w:rPr/>
          <w:fldChar w:fldCharType="begin"/>
        </w:r>
      </w:del>
      <w:del w:id="599" w:author="iict" w:date="2020-08-27T12:54:48Z">
        <w:r>
          <w:rPr/>
          <w:delInstrText xml:space="preserve"> PAGEREF _Toc1487761751 </w:delInstrText>
        </w:r>
      </w:del>
      <w:del w:id="600" w:author="iict" w:date="2020-08-27T12:54:48Z">
        <w:r>
          <w:rPr/>
          <w:fldChar w:fldCharType="separate"/>
        </w:r>
      </w:del>
      <w:del w:id="601" w:author="iict" w:date="2020-08-27T12:54:48Z">
        <w:r>
          <w:rPr/>
          <w:delText>51</w:delText>
        </w:r>
      </w:del>
      <w:del w:id="602" w:author="iict" w:date="2020-08-27T12:54:48Z">
        <w:r>
          <w:rPr/>
          <w:fldChar w:fldCharType="end"/>
        </w:r>
      </w:del>
      <w:del w:id="603" w:author="iict" w:date="2020-08-27T12:54:48Z">
        <w:r>
          <w:rPr/>
          <w:fldChar w:fldCharType="end"/>
        </w:r>
      </w:del>
    </w:p>
    <w:p>
      <w:pPr>
        <w:pStyle w:val="35"/>
        <w:tabs>
          <w:tab w:val="right" w:leader="dot" w:pos="9031"/>
        </w:tabs>
        <w:ind w:left="960"/>
        <w:rPr>
          <w:del w:id="604" w:author="iict" w:date="2020-08-27T12:54:48Z"/>
        </w:rPr>
      </w:pPr>
      <w:del w:id="605" w:author="iict" w:date="2020-08-27T12:54:48Z">
        <w:r>
          <w:rPr/>
          <w:fldChar w:fldCharType="begin"/>
        </w:r>
      </w:del>
      <w:del w:id="606" w:author="iict" w:date="2020-08-27T12:54:48Z">
        <w:r>
          <w:rPr/>
          <w:delInstrText xml:space="preserve"> HYPERLINK \l "_Toc1734961663" </w:delInstrText>
        </w:r>
      </w:del>
      <w:del w:id="607" w:author="iict" w:date="2020-08-27T12:54:48Z">
        <w:r>
          <w:rPr/>
          <w:fldChar w:fldCharType="separate"/>
        </w:r>
      </w:del>
      <w:del w:id="608" w:author="iict" w:date="2020-08-27T12:54:48Z">
        <w:r>
          <w:rPr>
            <w:rFonts w:cs="Times New Roman"/>
          </w:rPr>
          <w:delText xml:space="preserve">6.3.1 Search time for Varying </w:delText>
        </w:r>
      </w:del>
      <w:del w:id="609" w:author="iict" w:date="2020-08-27T12:54:48Z">
        <w:r>
          <w:rPr>
            <w:rFonts w:hint="eastAsia" w:cs="Times New Roman"/>
            <w:lang w:val="en-US"/>
          </w:rPr>
          <w:delText>R</w:delText>
        </w:r>
      </w:del>
      <w:del w:id="610" w:author="iict" w:date="2020-08-27T12:54:48Z">
        <w:r>
          <w:rPr>
            <w:rFonts w:cs="Times New Roman"/>
          </w:rPr>
          <w:delText xml:space="preserve">esource </w:delText>
        </w:r>
      </w:del>
      <w:del w:id="611" w:author="iict" w:date="2020-08-27T12:54:48Z">
        <w:r>
          <w:rPr>
            <w:rFonts w:hint="eastAsia" w:cs="Times New Roman"/>
            <w:lang w:val="en-US"/>
          </w:rPr>
          <w:delText>V</w:delText>
        </w:r>
      </w:del>
      <w:del w:id="612" w:author="iict" w:date="2020-08-27T12:54:48Z">
        <w:r>
          <w:rPr>
            <w:rFonts w:cs="Times New Roman"/>
          </w:rPr>
          <w:delText>olume</w:delText>
        </w:r>
      </w:del>
      <w:del w:id="613" w:author="iict" w:date="2020-08-27T12:54:48Z">
        <w:r>
          <w:rPr/>
          <w:tab/>
        </w:r>
      </w:del>
      <w:del w:id="614" w:author="iict" w:date="2020-08-27T12:54:48Z">
        <w:r>
          <w:rPr/>
          <w:fldChar w:fldCharType="begin"/>
        </w:r>
      </w:del>
      <w:del w:id="615" w:author="iict" w:date="2020-08-27T12:54:48Z">
        <w:r>
          <w:rPr/>
          <w:delInstrText xml:space="preserve"> PAGEREF _Toc1734961663 </w:delInstrText>
        </w:r>
      </w:del>
      <w:del w:id="616" w:author="iict" w:date="2020-08-27T12:54:48Z">
        <w:r>
          <w:rPr/>
          <w:fldChar w:fldCharType="separate"/>
        </w:r>
      </w:del>
      <w:del w:id="617" w:author="iict" w:date="2020-08-27T12:54:48Z">
        <w:r>
          <w:rPr/>
          <w:delText>51</w:delText>
        </w:r>
      </w:del>
      <w:del w:id="618" w:author="iict" w:date="2020-08-27T12:54:48Z">
        <w:r>
          <w:rPr/>
          <w:fldChar w:fldCharType="end"/>
        </w:r>
      </w:del>
      <w:del w:id="619" w:author="iict" w:date="2020-08-27T12:54:48Z">
        <w:r>
          <w:rPr/>
          <w:fldChar w:fldCharType="end"/>
        </w:r>
      </w:del>
    </w:p>
    <w:p>
      <w:pPr>
        <w:pStyle w:val="35"/>
        <w:tabs>
          <w:tab w:val="right" w:leader="dot" w:pos="9031"/>
        </w:tabs>
        <w:ind w:left="960"/>
        <w:rPr>
          <w:del w:id="620" w:author="iict" w:date="2020-08-27T12:54:48Z"/>
        </w:rPr>
      </w:pPr>
      <w:del w:id="621" w:author="iict" w:date="2020-08-27T12:54:48Z">
        <w:r>
          <w:rPr/>
          <w:fldChar w:fldCharType="begin"/>
        </w:r>
      </w:del>
      <w:del w:id="622" w:author="iict" w:date="2020-08-27T12:54:48Z">
        <w:r>
          <w:rPr/>
          <w:delInstrText xml:space="preserve"> HYPERLINK \l "_Toc703324394" </w:delInstrText>
        </w:r>
      </w:del>
      <w:del w:id="623" w:author="iict" w:date="2020-08-27T12:54:48Z">
        <w:r>
          <w:rPr/>
          <w:fldChar w:fldCharType="separate"/>
        </w:r>
      </w:del>
      <w:del w:id="624" w:author="iict" w:date="2020-08-27T12:54:48Z">
        <w:r>
          <w:rPr>
            <w:rFonts w:cs="Times New Roman"/>
          </w:rPr>
          <w:delText xml:space="preserve">6.3.2 Search Time for </w:delText>
        </w:r>
      </w:del>
      <w:del w:id="625" w:author="iict" w:date="2020-08-27T12:54:48Z">
        <w:r>
          <w:rPr>
            <w:rFonts w:hint="eastAsia" w:cs="Times New Roman"/>
            <w:lang w:val="en-US"/>
          </w:rPr>
          <w:delText>D</w:delText>
        </w:r>
      </w:del>
      <w:del w:id="626" w:author="iict" w:date="2020-08-27T12:54:48Z">
        <w:r>
          <w:rPr>
            <w:rFonts w:cs="Times New Roman"/>
          </w:rPr>
          <w:delText xml:space="preserve">ifferent Search Result </w:delText>
        </w:r>
      </w:del>
      <w:del w:id="627" w:author="iict" w:date="2020-08-27T12:54:48Z">
        <w:r>
          <w:rPr>
            <w:rFonts w:hint="eastAsia" w:cs="Times New Roman"/>
            <w:lang w:val="en-US"/>
          </w:rPr>
          <w:delText>P</w:delText>
        </w:r>
      </w:del>
      <w:del w:id="628" w:author="iict" w:date="2020-08-27T12:54:48Z">
        <w:r>
          <w:rPr>
            <w:rFonts w:cs="Times New Roman"/>
          </w:rPr>
          <w:delText xml:space="preserve">age </w:delText>
        </w:r>
      </w:del>
      <w:del w:id="629" w:author="iict" w:date="2020-08-27T12:54:48Z">
        <w:r>
          <w:rPr>
            <w:rFonts w:hint="eastAsia" w:cs="Times New Roman"/>
            <w:lang w:val="en-US"/>
          </w:rPr>
          <w:delText>D</w:delText>
        </w:r>
      </w:del>
      <w:del w:id="630" w:author="iict" w:date="2020-08-27T12:54:48Z">
        <w:r>
          <w:rPr>
            <w:rFonts w:cs="Times New Roman"/>
          </w:rPr>
          <w:delText>epths</w:delText>
        </w:r>
      </w:del>
      <w:del w:id="631" w:author="iict" w:date="2020-08-27T12:54:48Z">
        <w:r>
          <w:rPr/>
          <w:tab/>
        </w:r>
      </w:del>
      <w:del w:id="632" w:author="iict" w:date="2020-08-27T12:54:48Z">
        <w:r>
          <w:rPr/>
          <w:fldChar w:fldCharType="begin"/>
        </w:r>
      </w:del>
      <w:del w:id="633" w:author="iict" w:date="2020-08-27T12:54:48Z">
        <w:r>
          <w:rPr/>
          <w:delInstrText xml:space="preserve"> PAGEREF _Toc703324394 </w:delInstrText>
        </w:r>
      </w:del>
      <w:del w:id="634" w:author="iict" w:date="2020-08-27T12:54:48Z">
        <w:r>
          <w:rPr/>
          <w:fldChar w:fldCharType="separate"/>
        </w:r>
      </w:del>
      <w:del w:id="635" w:author="iict" w:date="2020-08-27T12:54:48Z">
        <w:r>
          <w:rPr/>
          <w:delText>52</w:delText>
        </w:r>
      </w:del>
      <w:del w:id="636" w:author="iict" w:date="2020-08-27T12:54:48Z">
        <w:r>
          <w:rPr/>
          <w:fldChar w:fldCharType="end"/>
        </w:r>
      </w:del>
      <w:del w:id="637" w:author="iict" w:date="2020-08-27T12:54:48Z">
        <w:r>
          <w:rPr/>
          <w:fldChar w:fldCharType="end"/>
        </w:r>
      </w:del>
    </w:p>
    <w:p>
      <w:pPr>
        <w:pStyle w:val="35"/>
        <w:tabs>
          <w:tab w:val="right" w:leader="dot" w:pos="9031"/>
        </w:tabs>
        <w:ind w:left="960"/>
        <w:rPr>
          <w:del w:id="638" w:author="iict" w:date="2020-08-27T12:54:48Z"/>
        </w:rPr>
      </w:pPr>
      <w:del w:id="639" w:author="iict" w:date="2020-08-27T12:54:48Z">
        <w:r>
          <w:rPr/>
          <w:fldChar w:fldCharType="begin"/>
        </w:r>
      </w:del>
      <w:del w:id="640" w:author="iict" w:date="2020-08-27T12:54:48Z">
        <w:r>
          <w:rPr/>
          <w:delInstrText xml:space="preserve"> HYPERLINK \l "_Toc1446360109" </w:delInstrText>
        </w:r>
      </w:del>
      <w:del w:id="641" w:author="iict" w:date="2020-08-27T12:54:48Z">
        <w:r>
          <w:rPr/>
          <w:fldChar w:fldCharType="separate"/>
        </w:r>
      </w:del>
      <w:del w:id="642" w:author="iict" w:date="2020-08-27T12:54:48Z">
        <w:r>
          <w:rPr>
            <w:rFonts w:cs="Times New Roman"/>
          </w:rPr>
          <w:delText xml:space="preserve">6.3.3 Search Time on </w:delText>
        </w:r>
      </w:del>
      <w:del w:id="643" w:author="iict" w:date="2020-08-27T12:54:48Z">
        <w:r>
          <w:rPr>
            <w:rFonts w:hint="eastAsia" w:cs="Times New Roman"/>
            <w:lang w:val="en-US"/>
          </w:rPr>
          <w:delText>B</w:delText>
        </w:r>
      </w:del>
      <w:del w:id="644" w:author="iict" w:date="2020-08-27T12:54:48Z">
        <w:r>
          <w:rPr>
            <w:rFonts w:cs="Times New Roman"/>
          </w:rPr>
          <w:delText xml:space="preserve">usy </w:delText>
        </w:r>
      </w:del>
      <w:del w:id="645" w:author="iict" w:date="2020-08-27T12:54:48Z">
        <w:r>
          <w:rPr>
            <w:rFonts w:hint="eastAsia" w:cs="Times New Roman"/>
            <w:lang w:val="en-US"/>
          </w:rPr>
          <w:delText>S</w:delText>
        </w:r>
      </w:del>
      <w:del w:id="646" w:author="iict" w:date="2020-08-27T12:54:48Z">
        <w:r>
          <w:rPr>
            <w:rFonts w:cs="Times New Roman"/>
          </w:rPr>
          <w:delText>ystem</w:delText>
        </w:r>
      </w:del>
      <w:del w:id="647" w:author="iict" w:date="2020-08-27T12:54:48Z">
        <w:r>
          <w:rPr/>
          <w:tab/>
        </w:r>
      </w:del>
      <w:del w:id="648" w:author="iict" w:date="2020-08-27T12:54:48Z">
        <w:r>
          <w:rPr/>
          <w:fldChar w:fldCharType="begin"/>
        </w:r>
      </w:del>
      <w:del w:id="649" w:author="iict" w:date="2020-08-27T12:54:48Z">
        <w:r>
          <w:rPr/>
          <w:delInstrText xml:space="preserve"> PAGEREF _Toc1446360109 </w:delInstrText>
        </w:r>
      </w:del>
      <w:del w:id="650" w:author="iict" w:date="2020-08-27T12:54:48Z">
        <w:r>
          <w:rPr/>
          <w:fldChar w:fldCharType="separate"/>
        </w:r>
      </w:del>
      <w:del w:id="651" w:author="iict" w:date="2020-08-27T12:54:48Z">
        <w:r>
          <w:rPr/>
          <w:delText>53</w:delText>
        </w:r>
      </w:del>
      <w:del w:id="652" w:author="iict" w:date="2020-08-27T12:54:48Z">
        <w:r>
          <w:rPr/>
          <w:fldChar w:fldCharType="end"/>
        </w:r>
      </w:del>
      <w:del w:id="653" w:author="iict" w:date="2020-08-27T12:54:48Z">
        <w:r>
          <w:rPr/>
          <w:fldChar w:fldCharType="end"/>
        </w:r>
      </w:del>
    </w:p>
    <w:p>
      <w:pPr>
        <w:pStyle w:val="35"/>
        <w:tabs>
          <w:tab w:val="right" w:leader="dot" w:pos="9031"/>
        </w:tabs>
        <w:ind w:left="960"/>
        <w:rPr>
          <w:del w:id="654" w:author="iict" w:date="2020-08-27T12:54:48Z"/>
        </w:rPr>
      </w:pPr>
      <w:del w:id="655" w:author="iict" w:date="2020-08-27T12:54:48Z">
        <w:r>
          <w:rPr/>
          <w:fldChar w:fldCharType="begin"/>
        </w:r>
      </w:del>
      <w:del w:id="656" w:author="iict" w:date="2020-08-27T12:54:48Z">
        <w:r>
          <w:rPr/>
          <w:delInstrText xml:space="preserve"> HYPERLINK \l "_Toc1848066422" </w:delInstrText>
        </w:r>
      </w:del>
      <w:del w:id="657" w:author="iict" w:date="2020-08-27T12:54:48Z">
        <w:r>
          <w:rPr/>
          <w:fldChar w:fldCharType="separate"/>
        </w:r>
      </w:del>
      <w:del w:id="658" w:author="iict" w:date="2020-08-27T12:54:48Z">
        <w:r>
          <w:rPr>
            <w:rFonts w:cs="Times New Roman"/>
          </w:rPr>
          <w:delText xml:space="preserve">6.3.4 Search Time for </w:delText>
        </w:r>
      </w:del>
      <w:del w:id="659" w:author="iict" w:date="2020-08-27T12:54:48Z">
        <w:r>
          <w:rPr>
            <w:rFonts w:hint="eastAsia" w:cs="Times New Roman"/>
            <w:lang w:val="en-US"/>
          </w:rPr>
          <w:delText>R</w:delText>
        </w:r>
      </w:del>
      <w:del w:id="660" w:author="iict" w:date="2020-08-27T12:54:48Z">
        <w:r>
          <w:rPr>
            <w:rFonts w:cs="Times New Roman"/>
          </w:rPr>
          <w:delText xml:space="preserve">anked vs. </w:delText>
        </w:r>
      </w:del>
      <w:del w:id="661" w:author="iict" w:date="2020-08-27T12:54:48Z">
        <w:r>
          <w:rPr>
            <w:rFonts w:hint="eastAsia" w:cs="Times New Roman"/>
            <w:lang w:val="en-US"/>
          </w:rPr>
          <w:delText>U</w:delText>
        </w:r>
      </w:del>
      <w:del w:id="662" w:author="iict" w:date="2020-08-27T12:54:48Z">
        <w:r>
          <w:rPr>
            <w:rFonts w:cs="Times New Roman"/>
          </w:rPr>
          <w:delText xml:space="preserve">nranked </w:delText>
        </w:r>
      </w:del>
      <w:del w:id="663" w:author="iict" w:date="2020-08-27T12:54:48Z">
        <w:r>
          <w:rPr>
            <w:rFonts w:hint="eastAsia" w:cs="Times New Roman"/>
            <w:lang w:val="en-US"/>
          </w:rPr>
          <w:delText>R</w:delText>
        </w:r>
      </w:del>
      <w:del w:id="664" w:author="iict" w:date="2020-08-27T12:54:48Z">
        <w:r>
          <w:rPr>
            <w:rFonts w:cs="Times New Roman"/>
          </w:rPr>
          <w:delText>esults</w:delText>
        </w:r>
      </w:del>
      <w:del w:id="665" w:author="iict" w:date="2020-08-27T12:54:48Z">
        <w:r>
          <w:rPr/>
          <w:tab/>
        </w:r>
      </w:del>
      <w:del w:id="666" w:author="iict" w:date="2020-08-27T12:54:48Z">
        <w:r>
          <w:rPr/>
          <w:fldChar w:fldCharType="begin"/>
        </w:r>
      </w:del>
      <w:del w:id="667" w:author="iict" w:date="2020-08-27T12:54:48Z">
        <w:r>
          <w:rPr/>
          <w:delInstrText xml:space="preserve"> PAGEREF _Toc1848066422 </w:delInstrText>
        </w:r>
      </w:del>
      <w:del w:id="668" w:author="iict" w:date="2020-08-27T12:54:48Z">
        <w:r>
          <w:rPr/>
          <w:fldChar w:fldCharType="separate"/>
        </w:r>
      </w:del>
      <w:del w:id="669" w:author="iict" w:date="2020-08-27T12:54:48Z">
        <w:r>
          <w:rPr/>
          <w:delText>55</w:delText>
        </w:r>
      </w:del>
      <w:del w:id="670" w:author="iict" w:date="2020-08-27T12:54:48Z">
        <w:r>
          <w:rPr/>
          <w:fldChar w:fldCharType="end"/>
        </w:r>
      </w:del>
      <w:del w:id="671" w:author="iict" w:date="2020-08-27T12:54:48Z">
        <w:r>
          <w:rPr/>
          <w:fldChar w:fldCharType="end"/>
        </w:r>
      </w:del>
    </w:p>
    <w:p>
      <w:pPr>
        <w:pStyle w:val="35"/>
        <w:tabs>
          <w:tab w:val="right" w:leader="dot" w:pos="9031"/>
        </w:tabs>
        <w:ind w:left="960"/>
        <w:rPr>
          <w:del w:id="672" w:author="iict" w:date="2020-08-27T12:54:48Z"/>
        </w:rPr>
      </w:pPr>
      <w:del w:id="673" w:author="iict" w:date="2020-08-27T12:54:48Z">
        <w:r>
          <w:rPr/>
          <w:fldChar w:fldCharType="begin"/>
        </w:r>
      </w:del>
      <w:del w:id="674" w:author="iict" w:date="2020-08-27T12:54:48Z">
        <w:r>
          <w:rPr/>
          <w:delInstrText xml:space="preserve"> HYPERLINK \l "_Toc2094393444" </w:delInstrText>
        </w:r>
      </w:del>
      <w:del w:id="675" w:author="iict" w:date="2020-08-27T12:54:48Z">
        <w:r>
          <w:rPr/>
          <w:fldChar w:fldCharType="separate"/>
        </w:r>
      </w:del>
      <w:del w:id="676" w:author="iict" w:date="2020-08-27T12:54:48Z">
        <w:r>
          <w:rPr>
            <w:rFonts w:cs="Times New Roman"/>
          </w:rPr>
          <w:delText xml:space="preserve">6.3.5 LRV </w:delText>
        </w:r>
      </w:del>
      <w:del w:id="677" w:author="iict" w:date="2020-08-27T12:54:48Z">
        <w:r>
          <w:rPr>
            <w:rFonts w:hint="eastAsia" w:cs="Times New Roman"/>
            <w:lang w:val="en-US"/>
          </w:rPr>
          <w:delText>R</w:delText>
        </w:r>
      </w:del>
      <w:del w:id="678" w:author="iict" w:date="2020-08-27T12:54:48Z">
        <w:r>
          <w:rPr>
            <w:rFonts w:cs="Times New Roman"/>
          </w:rPr>
          <w:delText xml:space="preserve">anking </w:delText>
        </w:r>
      </w:del>
      <w:del w:id="679" w:author="iict" w:date="2020-08-27T12:54:48Z">
        <w:r>
          <w:rPr>
            <w:rFonts w:cs="Times New Roman"/>
            <w:lang w:val="en-US"/>
          </w:rPr>
          <w:delText>Verification</w:delText>
        </w:r>
      </w:del>
      <w:del w:id="680" w:author="iict" w:date="2020-08-27T12:54:48Z">
        <w:r>
          <w:rPr/>
          <w:tab/>
        </w:r>
      </w:del>
      <w:del w:id="681" w:author="iict" w:date="2020-08-27T12:54:48Z">
        <w:r>
          <w:rPr/>
          <w:fldChar w:fldCharType="begin"/>
        </w:r>
      </w:del>
      <w:del w:id="682" w:author="iict" w:date="2020-08-27T12:54:48Z">
        <w:r>
          <w:rPr/>
          <w:delInstrText xml:space="preserve"> PAGEREF _Toc2094393444 </w:delInstrText>
        </w:r>
      </w:del>
      <w:del w:id="683" w:author="iict" w:date="2020-08-27T12:54:48Z">
        <w:r>
          <w:rPr/>
          <w:fldChar w:fldCharType="separate"/>
        </w:r>
      </w:del>
      <w:del w:id="684" w:author="iict" w:date="2020-08-27T12:54:48Z">
        <w:r>
          <w:rPr/>
          <w:delText>56</w:delText>
        </w:r>
      </w:del>
      <w:del w:id="685" w:author="iict" w:date="2020-08-27T12:54:48Z">
        <w:r>
          <w:rPr/>
          <w:fldChar w:fldCharType="end"/>
        </w:r>
      </w:del>
      <w:del w:id="686" w:author="iict" w:date="2020-08-27T12:54:48Z">
        <w:r>
          <w:rPr/>
          <w:fldChar w:fldCharType="end"/>
        </w:r>
      </w:del>
    </w:p>
    <w:p>
      <w:pPr>
        <w:pStyle w:val="33"/>
        <w:tabs>
          <w:tab w:val="right" w:leader="dot" w:pos="9031"/>
        </w:tabs>
        <w:rPr>
          <w:del w:id="687" w:author="iict" w:date="2020-08-27T12:54:48Z"/>
        </w:rPr>
      </w:pPr>
      <w:del w:id="688" w:author="iict" w:date="2020-08-27T12:54:48Z">
        <w:r>
          <w:rPr/>
          <w:fldChar w:fldCharType="begin"/>
        </w:r>
      </w:del>
      <w:del w:id="689" w:author="iict" w:date="2020-08-27T12:54:48Z">
        <w:r>
          <w:rPr/>
          <w:delInstrText xml:space="preserve"> HYPERLINK \l "_Toc1541307071" </w:delInstrText>
        </w:r>
      </w:del>
      <w:del w:id="690" w:author="iict" w:date="2020-08-27T12:54:48Z">
        <w:r>
          <w:rPr/>
          <w:fldChar w:fldCharType="separate"/>
        </w:r>
      </w:del>
      <w:del w:id="691" w:author="iict" w:date="2020-08-27T12:54:48Z">
        <w:r>
          <w:rPr>
            <w:rFonts w:cs="Times New Roman"/>
          </w:rPr>
          <w:delText>7 CONCLUSION</w:delText>
        </w:r>
      </w:del>
      <w:del w:id="692" w:author="iict" w:date="2020-08-27T12:54:48Z">
        <w:r>
          <w:rPr/>
          <w:tab/>
        </w:r>
      </w:del>
      <w:del w:id="693" w:author="iict" w:date="2020-08-27T12:54:48Z">
        <w:r>
          <w:rPr/>
          <w:fldChar w:fldCharType="begin"/>
        </w:r>
      </w:del>
      <w:del w:id="694" w:author="iict" w:date="2020-08-27T12:54:48Z">
        <w:r>
          <w:rPr/>
          <w:delInstrText xml:space="preserve"> PAGEREF _Toc1541307071 </w:delInstrText>
        </w:r>
      </w:del>
      <w:del w:id="695" w:author="iict" w:date="2020-08-27T12:54:48Z">
        <w:r>
          <w:rPr/>
          <w:fldChar w:fldCharType="separate"/>
        </w:r>
      </w:del>
      <w:del w:id="696" w:author="iict" w:date="2020-08-27T12:54:48Z">
        <w:r>
          <w:rPr/>
          <w:delText>59</w:delText>
        </w:r>
      </w:del>
      <w:del w:id="697" w:author="iict" w:date="2020-08-27T12:54:48Z">
        <w:r>
          <w:rPr/>
          <w:fldChar w:fldCharType="end"/>
        </w:r>
      </w:del>
      <w:del w:id="698" w:author="iict" w:date="2020-08-27T12:54:48Z">
        <w:r>
          <w:rPr/>
          <w:fldChar w:fldCharType="end"/>
        </w:r>
      </w:del>
    </w:p>
    <w:p>
      <w:pPr>
        <w:pStyle w:val="34"/>
        <w:tabs>
          <w:tab w:val="right" w:leader="dot" w:pos="9031"/>
        </w:tabs>
        <w:ind w:left="480"/>
        <w:rPr>
          <w:del w:id="699" w:author="iict" w:date="2020-08-27T12:54:48Z"/>
        </w:rPr>
      </w:pPr>
      <w:del w:id="700" w:author="iict" w:date="2020-08-27T12:54:48Z">
        <w:r>
          <w:rPr/>
          <w:fldChar w:fldCharType="begin"/>
        </w:r>
      </w:del>
      <w:del w:id="701" w:author="iict" w:date="2020-08-27T12:54:48Z">
        <w:r>
          <w:rPr/>
          <w:delInstrText xml:space="preserve"> HYPERLINK \l "_Toc131598833" </w:delInstrText>
        </w:r>
      </w:del>
      <w:del w:id="702" w:author="iict" w:date="2020-08-27T12:54:48Z">
        <w:r>
          <w:rPr/>
          <w:fldChar w:fldCharType="separate"/>
        </w:r>
      </w:del>
      <w:del w:id="703" w:author="iict" w:date="2020-08-27T12:54:48Z">
        <w:r>
          <w:rPr>
            <w:rFonts w:cs="Times New Roman"/>
          </w:rPr>
          <w:delText>7.1 Research Contributions</w:delText>
        </w:r>
      </w:del>
      <w:del w:id="704" w:author="iict" w:date="2020-08-27T12:54:48Z">
        <w:r>
          <w:rPr/>
          <w:tab/>
        </w:r>
      </w:del>
      <w:del w:id="705" w:author="iict" w:date="2020-08-27T12:54:48Z">
        <w:r>
          <w:rPr/>
          <w:fldChar w:fldCharType="begin"/>
        </w:r>
      </w:del>
      <w:del w:id="706" w:author="iict" w:date="2020-08-27T12:54:48Z">
        <w:r>
          <w:rPr/>
          <w:delInstrText xml:space="preserve"> PAGEREF _Toc131598833 </w:delInstrText>
        </w:r>
      </w:del>
      <w:del w:id="707" w:author="iict" w:date="2020-08-27T12:54:48Z">
        <w:r>
          <w:rPr/>
          <w:fldChar w:fldCharType="separate"/>
        </w:r>
      </w:del>
      <w:del w:id="708" w:author="iict" w:date="2020-08-27T12:54:48Z">
        <w:r>
          <w:rPr/>
          <w:delText>59</w:delText>
        </w:r>
      </w:del>
      <w:del w:id="709" w:author="iict" w:date="2020-08-27T12:54:48Z">
        <w:r>
          <w:rPr/>
          <w:fldChar w:fldCharType="end"/>
        </w:r>
      </w:del>
      <w:del w:id="710" w:author="iict" w:date="2020-08-27T12:54:48Z">
        <w:r>
          <w:rPr/>
          <w:fldChar w:fldCharType="end"/>
        </w:r>
      </w:del>
    </w:p>
    <w:p>
      <w:pPr>
        <w:pStyle w:val="34"/>
        <w:tabs>
          <w:tab w:val="right" w:leader="dot" w:pos="9031"/>
        </w:tabs>
        <w:ind w:left="480"/>
        <w:rPr>
          <w:del w:id="711" w:author="iict" w:date="2020-08-27T12:54:48Z"/>
        </w:rPr>
      </w:pPr>
      <w:del w:id="712" w:author="iict" w:date="2020-08-27T12:54:48Z">
        <w:r>
          <w:rPr/>
          <w:fldChar w:fldCharType="begin"/>
        </w:r>
      </w:del>
      <w:del w:id="713" w:author="iict" w:date="2020-08-27T12:54:48Z">
        <w:r>
          <w:rPr/>
          <w:delInstrText xml:space="preserve"> HYPERLINK \l "_Toc161978399" </w:delInstrText>
        </w:r>
      </w:del>
      <w:del w:id="714" w:author="iict" w:date="2020-08-27T12:54:48Z">
        <w:r>
          <w:rPr/>
          <w:fldChar w:fldCharType="separate"/>
        </w:r>
      </w:del>
      <w:del w:id="715" w:author="iict" w:date="2020-08-27T12:54:48Z">
        <w:r>
          <w:rPr>
            <w:rFonts w:cs="Times New Roman"/>
          </w:rPr>
          <w:delText>7.2 Limitations and Future Work</w:delText>
        </w:r>
      </w:del>
      <w:del w:id="716" w:author="iict" w:date="2020-08-27T12:54:48Z">
        <w:r>
          <w:rPr/>
          <w:tab/>
        </w:r>
      </w:del>
      <w:del w:id="717" w:author="iict" w:date="2020-08-27T12:54:48Z">
        <w:r>
          <w:rPr/>
          <w:fldChar w:fldCharType="begin"/>
        </w:r>
      </w:del>
      <w:del w:id="718" w:author="iict" w:date="2020-08-27T12:54:48Z">
        <w:r>
          <w:rPr/>
          <w:delInstrText xml:space="preserve"> PAGEREF _Toc161978399 </w:delInstrText>
        </w:r>
      </w:del>
      <w:del w:id="719" w:author="iict" w:date="2020-08-27T12:54:48Z">
        <w:r>
          <w:rPr/>
          <w:fldChar w:fldCharType="separate"/>
        </w:r>
      </w:del>
      <w:del w:id="720" w:author="iict" w:date="2020-08-27T12:54:48Z">
        <w:r>
          <w:rPr/>
          <w:delText>60</w:delText>
        </w:r>
      </w:del>
      <w:del w:id="721" w:author="iict" w:date="2020-08-27T12:54:48Z">
        <w:r>
          <w:rPr/>
          <w:fldChar w:fldCharType="end"/>
        </w:r>
      </w:del>
      <w:del w:id="722" w:author="iict" w:date="2020-08-27T12:54:48Z">
        <w:r>
          <w:rPr/>
          <w:fldChar w:fldCharType="end"/>
        </w:r>
      </w:del>
    </w:p>
    <w:p>
      <w:pPr>
        <w:pStyle w:val="33"/>
        <w:tabs>
          <w:tab w:val="right" w:leader="dot" w:pos="9031"/>
        </w:tabs>
        <w:rPr>
          <w:del w:id="723" w:author="iict" w:date="2020-08-27T12:54:48Z"/>
        </w:rPr>
      </w:pPr>
      <w:del w:id="724" w:author="iict" w:date="2020-08-27T12:54:48Z">
        <w:r>
          <w:rPr/>
          <w:fldChar w:fldCharType="begin"/>
        </w:r>
      </w:del>
      <w:del w:id="725" w:author="iict" w:date="2020-08-27T12:54:48Z">
        <w:r>
          <w:rPr/>
          <w:delInstrText xml:space="preserve"> HYPERLINK \l "_Toc149033443" </w:delInstrText>
        </w:r>
      </w:del>
      <w:del w:id="726" w:author="iict" w:date="2020-08-27T12:54:48Z">
        <w:r>
          <w:rPr/>
          <w:fldChar w:fldCharType="separate"/>
        </w:r>
      </w:del>
      <w:del w:id="727" w:author="iict" w:date="2020-08-27T12:54:48Z">
        <w:r>
          <w:rPr>
            <w:rFonts w:cs="Times New Roman"/>
          </w:rPr>
          <w:delText>REFERENCES</w:delText>
        </w:r>
      </w:del>
      <w:del w:id="728" w:author="iict" w:date="2020-08-27T12:54:48Z">
        <w:r>
          <w:rPr/>
          <w:tab/>
        </w:r>
      </w:del>
      <w:del w:id="729" w:author="iict" w:date="2020-08-27T12:54:48Z">
        <w:r>
          <w:rPr/>
          <w:fldChar w:fldCharType="begin"/>
        </w:r>
      </w:del>
      <w:del w:id="730" w:author="iict" w:date="2020-08-27T12:54:48Z">
        <w:r>
          <w:rPr/>
          <w:delInstrText xml:space="preserve"> PAGEREF _Toc149033443 </w:delInstrText>
        </w:r>
      </w:del>
      <w:del w:id="731" w:author="iict" w:date="2020-08-27T12:54:48Z">
        <w:r>
          <w:rPr/>
          <w:fldChar w:fldCharType="separate"/>
        </w:r>
      </w:del>
      <w:del w:id="732" w:author="iict" w:date="2020-08-27T12:54:48Z">
        <w:r>
          <w:rPr/>
          <w:delText>61</w:delText>
        </w:r>
      </w:del>
      <w:del w:id="733" w:author="iict" w:date="2020-08-27T12:54:48Z">
        <w:r>
          <w:rPr/>
          <w:fldChar w:fldCharType="end"/>
        </w:r>
      </w:del>
      <w:del w:id="734" w:author="iict" w:date="2020-08-27T12:54:48Z">
        <w:r>
          <w:rPr/>
          <w:fldChar w:fldCharType="end"/>
        </w:r>
      </w:del>
    </w:p>
    <w:p>
      <w:pPr>
        <w:pStyle w:val="33"/>
        <w:tabs>
          <w:tab w:val="right" w:leader="dot" w:pos="9031"/>
        </w:tabs>
        <w:rPr>
          <w:ins w:id="735" w:author="iict" w:date="2020-08-27T12:54:48Z"/>
        </w:rPr>
      </w:pPr>
      <w:ins w:id="736" w:author="iict" w:date="2020-08-27T12:54:48Z">
        <w:r>
          <w:rPr>
            <w:rFonts w:cs="Times New Roman"/>
          </w:rPr>
          <w:fldChar w:fldCharType="begin"/>
        </w:r>
      </w:ins>
      <w:ins w:id="737" w:author="iict" w:date="2020-08-27T12:54:48Z">
        <w:r>
          <w:rPr>
            <w:rFonts w:cs="Times New Roman"/>
          </w:rPr>
          <w:instrText xml:space="preserve"> HYPERLINK \l _Toc1674307093 </w:instrText>
        </w:r>
      </w:ins>
      <w:ins w:id="738" w:author="iict" w:date="2020-08-27T12:54:48Z">
        <w:r>
          <w:rPr>
            <w:rFonts w:cs="Times New Roman"/>
          </w:rPr>
          <w:fldChar w:fldCharType="separate"/>
        </w:r>
      </w:ins>
      <w:ins w:id="739" w:author="iict" w:date="2020-08-27T12:54:48Z">
        <w:r>
          <w:rPr>
            <w:rFonts w:cs="Times New Roman"/>
            <w:szCs w:val="44"/>
          </w:rPr>
          <w:t>ABSTRACT</w:t>
        </w:r>
      </w:ins>
      <w:ins w:id="740" w:author="iict" w:date="2020-08-27T12:54:48Z">
        <w:r>
          <w:rPr/>
          <w:tab/>
        </w:r>
      </w:ins>
      <w:ins w:id="741" w:author="iict" w:date="2020-08-27T12:54:48Z">
        <w:r>
          <w:rPr/>
          <w:fldChar w:fldCharType="begin"/>
        </w:r>
      </w:ins>
      <w:ins w:id="742" w:author="iict" w:date="2020-08-27T12:54:48Z">
        <w:r>
          <w:rPr/>
          <w:instrText xml:space="preserve"> PAGEREF _Toc1674307093 </w:instrText>
        </w:r>
      </w:ins>
      <w:ins w:id="743" w:author="iict" w:date="2020-08-27T12:54:48Z">
        <w:r>
          <w:rPr/>
          <w:fldChar w:fldCharType="separate"/>
        </w:r>
      </w:ins>
      <w:ins w:id="744" w:author="iict" w:date="2020-08-27T12:54:48Z">
        <w:r>
          <w:rPr/>
          <w:t>I</w:t>
        </w:r>
      </w:ins>
      <w:ins w:id="745" w:author="iict" w:date="2020-08-27T12:54:48Z">
        <w:r>
          <w:rPr/>
          <w:fldChar w:fldCharType="end"/>
        </w:r>
      </w:ins>
      <w:ins w:id="746" w:author="iict" w:date="2020-08-27T12:54:48Z">
        <w:r>
          <w:rPr>
            <w:rFonts w:cs="Times New Roman"/>
          </w:rPr>
          <w:fldChar w:fldCharType="end"/>
        </w:r>
      </w:ins>
    </w:p>
    <w:p>
      <w:pPr>
        <w:pStyle w:val="33"/>
        <w:tabs>
          <w:tab w:val="right" w:leader="dot" w:pos="9031"/>
        </w:tabs>
        <w:rPr>
          <w:ins w:id="747" w:author="iict" w:date="2020-08-27T12:54:48Z"/>
        </w:rPr>
      </w:pPr>
      <w:ins w:id="748" w:author="iict" w:date="2020-08-27T12:54:48Z">
        <w:r>
          <w:rPr>
            <w:rFonts w:cs="Times New Roman"/>
          </w:rPr>
          <w:fldChar w:fldCharType="begin"/>
        </w:r>
      </w:ins>
      <w:ins w:id="749" w:author="iict" w:date="2020-08-27T12:54:48Z">
        <w:r>
          <w:rPr>
            <w:rFonts w:cs="Times New Roman"/>
          </w:rPr>
          <w:instrText xml:space="preserve"> HYPERLINK \l _Toc624206575 </w:instrText>
        </w:r>
      </w:ins>
      <w:ins w:id="750" w:author="iict" w:date="2020-08-27T12:54:48Z">
        <w:r>
          <w:rPr>
            <w:rFonts w:cs="Times New Roman"/>
          </w:rPr>
          <w:fldChar w:fldCharType="separate"/>
        </w:r>
      </w:ins>
      <w:ins w:id="751" w:author="iict" w:date="2020-08-27T12:54:48Z">
        <w:r>
          <w:rPr>
            <w:rFonts w:cs="Times New Roman"/>
          </w:rPr>
          <w:t>LIST OF FIGURES</w:t>
        </w:r>
      </w:ins>
      <w:ins w:id="752" w:author="iict" w:date="2020-08-27T12:54:48Z">
        <w:r>
          <w:rPr/>
          <w:tab/>
        </w:r>
      </w:ins>
      <w:ins w:id="753" w:author="iict" w:date="2020-08-27T12:54:48Z">
        <w:r>
          <w:rPr/>
          <w:fldChar w:fldCharType="begin"/>
        </w:r>
      </w:ins>
      <w:ins w:id="754" w:author="iict" w:date="2020-08-27T12:54:48Z">
        <w:r>
          <w:rPr/>
          <w:instrText xml:space="preserve"> PAGEREF _Toc624206575 </w:instrText>
        </w:r>
      </w:ins>
      <w:ins w:id="755" w:author="iict" w:date="2020-08-27T12:54:48Z">
        <w:r>
          <w:rPr/>
          <w:fldChar w:fldCharType="separate"/>
        </w:r>
      </w:ins>
      <w:ins w:id="756" w:author="iict" w:date="2020-08-27T12:54:48Z">
        <w:r>
          <w:rPr/>
          <w:t>III</w:t>
        </w:r>
      </w:ins>
      <w:ins w:id="757" w:author="iict" w:date="2020-08-27T12:54:48Z">
        <w:r>
          <w:rPr/>
          <w:fldChar w:fldCharType="end"/>
        </w:r>
      </w:ins>
      <w:ins w:id="758" w:author="iict" w:date="2020-08-27T12:54:48Z">
        <w:r>
          <w:rPr>
            <w:rFonts w:cs="Times New Roman"/>
          </w:rPr>
          <w:fldChar w:fldCharType="end"/>
        </w:r>
      </w:ins>
    </w:p>
    <w:p>
      <w:pPr>
        <w:pStyle w:val="33"/>
        <w:tabs>
          <w:tab w:val="right" w:leader="dot" w:pos="9031"/>
        </w:tabs>
        <w:rPr>
          <w:ins w:id="759" w:author="iict" w:date="2020-08-27T12:54:48Z"/>
        </w:rPr>
      </w:pPr>
      <w:ins w:id="760" w:author="iict" w:date="2020-08-27T12:54:48Z">
        <w:r>
          <w:rPr>
            <w:rFonts w:cs="Times New Roman"/>
          </w:rPr>
          <w:fldChar w:fldCharType="begin"/>
        </w:r>
      </w:ins>
      <w:ins w:id="761" w:author="iict" w:date="2020-08-27T12:54:48Z">
        <w:r>
          <w:rPr>
            <w:rFonts w:cs="Times New Roman"/>
          </w:rPr>
          <w:instrText xml:space="preserve"> HYPERLINK \l _Toc1868046601 </w:instrText>
        </w:r>
      </w:ins>
      <w:ins w:id="762" w:author="iict" w:date="2020-08-27T12:54:48Z">
        <w:r>
          <w:rPr>
            <w:rFonts w:cs="Times New Roman"/>
          </w:rPr>
          <w:fldChar w:fldCharType="separate"/>
        </w:r>
      </w:ins>
      <w:ins w:id="763" w:author="iict" w:date="2020-08-27T12:54:48Z">
        <w:r>
          <w:rPr>
            <w:rFonts w:cs="Times New Roman"/>
          </w:rPr>
          <w:t>TABLE OF CONTENTS</w:t>
        </w:r>
      </w:ins>
      <w:ins w:id="764" w:author="iict" w:date="2020-08-27T12:54:48Z">
        <w:r>
          <w:rPr/>
          <w:tab/>
        </w:r>
      </w:ins>
      <w:ins w:id="765" w:author="iict" w:date="2020-08-27T12:54:48Z">
        <w:r>
          <w:rPr/>
          <w:fldChar w:fldCharType="begin"/>
        </w:r>
      </w:ins>
      <w:ins w:id="766" w:author="iict" w:date="2020-08-27T12:54:48Z">
        <w:r>
          <w:rPr/>
          <w:instrText xml:space="preserve"> PAGEREF _Toc1868046601 </w:instrText>
        </w:r>
      </w:ins>
      <w:ins w:id="767" w:author="iict" w:date="2020-08-27T12:54:48Z">
        <w:r>
          <w:rPr/>
          <w:fldChar w:fldCharType="separate"/>
        </w:r>
      </w:ins>
      <w:ins w:id="768" w:author="iict" w:date="2020-08-27T12:54:48Z">
        <w:r>
          <w:rPr/>
          <w:t>V</w:t>
        </w:r>
      </w:ins>
      <w:ins w:id="769" w:author="iict" w:date="2020-08-27T12:54:48Z">
        <w:r>
          <w:rPr/>
          <w:fldChar w:fldCharType="end"/>
        </w:r>
      </w:ins>
      <w:ins w:id="770" w:author="iict" w:date="2020-08-27T12:54:48Z">
        <w:r>
          <w:rPr>
            <w:rFonts w:cs="Times New Roman"/>
          </w:rPr>
          <w:fldChar w:fldCharType="end"/>
        </w:r>
      </w:ins>
    </w:p>
    <w:p>
      <w:pPr>
        <w:pStyle w:val="33"/>
        <w:tabs>
          <w:tab w:val="right" w:leader="dot" w:pos="9031"/>
        </w:tabs>
        <w:rPr>
          <w:ins w:id="771" w:author="iict" w:date="2020-08-27T12:54:48Z"/>
        </w:rPr>
      </w:pPr>
      <w:ins w:id="772" w:author="iict" w:date="2020-08-27T12:54:48Z">
        <w:r>
          <w:rPr>
            <w:rFonts w:cs="Times New Roman"/>
          </w:rPr>
          <w:fldChar w:fldCharType="begin"/>
        </w:r>
      </w:ins>
      <w:ins w:id="773" w:author="iict" w:date="2020-08-27T12:54:48Z">
        <w:r>
          <w:rPr>
            <w:rFonts w:cs="Times New Roman"/>
          </w:rPr>
          <w:instrText xml:space="preserve"> HYPERLINK \l _Toc332410410 </w:instrText>
        </w:r>
      </w:ins>
      <w:ins w:id="774" w:author="iict" w:date="2020-08-27T12:54:48Z">
        <w:r>
          <w:rPr>
            <w:rFonts w:cs="Times New Roman"/>
          </w:rPr>
          <w:fldChar w:fldCharType="separate"/>
        </w:r>
      </w:ins>
      <w:ins w:id="775" w:author="iict" w:date="2020-08-27T12:54:48Z">
        <w:r>
          <w:rPr>
            <w:rFonts w:cs="Times New Roman"/>
          </w:rPr>
          <w:t xml:space="preserve">1 </w:t>
        </w:r>
      </w:ins>
      <w:ins w:id="776" w:author="iict" w:date="2020-08-27T12:54:48Z">
        <w:r>
          <w:rPr>
            <w:rFonts w:cs="Times New Roman"/>
            <w:lang w:val="en-US"/>
          </w:rPr>
          <w:t>INTRODUCTION</w:t>
        </w:r>
      </w:ins>
      <w:ins w:id="777" w:author="iict" w:date="2020-08-27T12:54:48Z">
        <w:r>
          <w:rPr/>
          <w:tab/>
        </w:r>
      </w:ins>
      <w:ins w:id="778" w:author="iict" w:date="2020-08-27T12:54:48Z">
        <w:r>
          <w:rPr/>
          <w:fldChar w:fldCharType="begin"/>
        </w:r>
      </w:ins>
      <w:ins w:id="779" w:author="iict" w:date="2020-08-27T12:54:48Z">
        <w:r>
          <w:rPr/>
          <w:instrText xml:space="preserve"> PAGEREF _Toc332410410 </w:instrText>
        </w:r>
      </w:ins>
      <w:ins w:id="780" w:author="iict" w:date="2020-08-27T12:54:48Z">
        <w:r>
          <w:rPr/>
          <w:fldChar w:fldCharType="separate"/>
        </w:r>
      </w:ins>
      <w:ins w:id="781" w:author="iict" w:date="2020-08-27T12:54:48Z">
        <w:r>
          <w:rPr/>
          <w:t>1</w:t>
        </w:r>
      </w:ins>
      <w:ins w:id="782" w:author="iict" w:date="2020-08-27T12:54:48Z">
        <w:r>
          <w:rPr/>
          <w:fldChar w:fldCharType="end"/>
        </w:r>
      </w:ins>
      <w:ins w:id="783" w:author="iict" w:date="2020-08-27T12:54:48Z">
        <w:r>
          <w:rPr>
            <w:rFonts w:cs="Times New Roman"/>
          </w:rPr>
          <w:fldChar w:fldCharType="end"/>
        </w:r>
      </w:ins>
    </w:p>
    <w:p>
      <w:pPr>
        <w:pStyle w:val="33"/>
        <w:tabs>
          <w:tab w:val="right" w:leader="dot" w:pos="9031"/>
        </w:tabs>
        <w:rPr>
          <w:ins w:id="784" w:author="iict" w:date="2020-08-27T12:54:48Z"/>
        </w:rPr>
      </w:pPr>
      <w:ins w:id="785" w:author="iict" w:date="2020-08-27T12:54:48Z">
        <w:r>
          <w:rPr>
            <w:rFonts w:cs="Times New Roman"/>
          </w:rPr>
          <w:fldChar w:fldCharType="begin"/>
        </w:r>
      </w:ins>
      <w:ins w:id="786" w:author="iict" w:date="2020-08-27T12:54:48Z">
        <w:r>
          <w:rPr>
            <w:rFonts w:cs="Times New Roman"/>
          </w:rPr>
          <w:instrText xml:space="preserve"> HYPERLINK \l _Toc2130666318 </w:instrText>
        </w:r>
      </w:ins>
      <w:ins w:id="787" w:author="iict" w:date="2020-08-27T12:54:48Z">
        <w:r>
          <w:rPr>
            <w:rFonts w:cs="Times New Roman"/>
          </w:rPr>
          <w:fldChar w:fldCharType="separate"/>
        </w:r>
      </w:ins>
      <w:ins w:id="788" w:author="iict" w:date="2020-08-27T12:54:48Z">
        <w:r>
          <w:rPr>
            <w:rFonts w:cs="Times New Roman"/>
            <w:lang w:val="en-US"/>
          </w:rPr>
          <w:t>2 R</w:t>
        </w:r>
      </w:ins>
      <w:ins w:id="789" w:author="iict" w:date="2020-08-27T12:54:48Z">
        <w:r>
          <w:rPr>
            <w:rFonts w:cs="Times New Roman"/>
          </w:rPr>
          <w:t>ELATED</w:t>
        </w:r>
      </w:ins>
      <w:ins w:id="790" w:author="iict" w:date="2020-08-27T12:54:48Z">
        <w:r>
          <w:rPr>
            <w:rFonts w:cs="Times New Roman"/>
            <w:lang w:val="en-US"/>
          </w:rPr>
          <w:t xml:space="preserve"> W</w:t>
        </w:r>
      </w:ins>
      <w:ins w:id="791" w:author="iict" w:date="2020-08-27T12:54:48Z">
        <w:r>
          <w:rPr>
            <w:rFonts w:cs="Times New Roman"/>
          </w:rPr>
          <w:t>ORK</w:t>
        </w:r>
      </w:ins>
      <w:ins w:id="792" w:author="iict" w:date="2020-08-27T12:54:48Z">
        <w:r>
          <w:rPr/>
          <w:tab/>
        </w:r>
      </w:ins>
      <w:ins w:id="793" w:author="iict" w:date="2020-08-27T12:54:48Z">
        <w:r>
          <w:rPr/>
          <w:fldChar w:fldCharType="begin"/>
        </w:r>
      </w:ins>
      <w:ins w:id="794" w:author="iict" w:date="2020-08-27T12:54:48Z">
        <w:r>
          <w:rPr/>
          <w:instrText xml:space="preserve"> PAGEREF _Toc2130666318 </w:instrText>
        </w:r>
      </w:ins>
      <w:ins w:id="795" w:author="iict" w:date="2020-08-27T12:54:48Z">
        <w:r>
          <w:rPr/>
          <w:fldChar w:fldCharType="separate"/>
        </w:r>
      </w:ins>
      <w:ins w:id="796" w:author="iict" w:date="2020-08-27T12:54:48Z">
        <w:r>
          <w:rPr/>
          <w:t>4</w:t>
        </w:r>
      </w:ins>
      <w:ins w:id="797" w:author="iict" w:date="2020-08-27T12:54:48Z">
        <w:r>
          <w:rPr/>
          <w:fldChar w:fldCharType="end"/>
        </w:r>
      </w:ins>
      <w:ins w:id="798" w:author="iict" w:date="2020-08-27T12:54:48Z">
        <w:r>
          <w:rPr>
            <w:rFonts w:cs="Times New Roman"/>
          </w:rPr>
          <w:fldChar w:fldCharType="end"/>
        </w:r>
      </w:ins>
    </w:p>
    <w:p>
      <w:pPr>
        <w:pStyle w:val="34"/>
        <w:tabs>
          <w:tab w:val="right" w:leader="dot" w:pos="9031"/>
        </w:tabs>
        <w:rPr>
          <w:ins w:id="799" w:author="iict" w:date="2020-08-27T12:54:48Z"/>
        </w:rPr>
      </w:pPr>
      <w:ins w:id="800" w:author="iict" w:date="2020-08-27T12:54:48Z">
        <w:r>
          <w:rPr>
            <w:rFonts w:cs="Times New Roman"/>
          </w:rPr>
          <w:fldChar w:fldCharType="begin"/>
        </w:r>
      </w:ins>
      <w:ins w:id="801" w:author="iict" w:date="2020-08-27T12:54:48Z">
        <w:r>
          <w:rPr>
            <w:rFonts w:cs="Times New Roman"/>
          </w:rPr>
          <w:instrText xml:space="preserve"> HYPERLINK \l _Toc2080233771 </w:instrText>
        </w:r>
      </w:ins>
      <w:ins w:id="802" w:author="iict" w:date="2020-08-27T12:54:48Z">
        <w:r>
          <w:rPr>
            <w:rFonts w:cs="Times New Roman"/>
          </w:rPr>
          <w:fldChar w:fldCharType="separate"/>
        </w:r>
      </w:ins>
      <w:ins w:id="803" w:author="iict" w:date="2020-08-27T12:54:48Z">
        <w:r>
          <w:rPr>
            <w:rFonts w:cs="Times New Roman"/>
          </w:rPr>
          <w:t xml:space="preserve">2.1 </w:t>
        </w:r>
      </w:ins>
      <w:ins w:id="804" w:author="iict" w:date="2020-08-27T12:54:48Z">
        <w:r>
          <w:rPr>
            <w:rFonts w:cs="Times New Roman"/>
            <w:lang w:val="en-US"/>
          </w:rPr>
          <w:t>Web Crawler</w:t>
        </w:r>
      </w:ins>
      <w:ins w:id="805" w:author="iict" w:date="2020-08-27T12:54:48Z">
        <w:r>
          <w:rPr/>
          <w:tab/>
        </w:r>
      </w:ins>
      <w:ins w:id="806" w:author="iict" w:date="2020-08-27T12:54:48Z">
        <w:r>
          <w:rPr/>
          <w:fldChar w:fldCharType="begin"/>
        </w:r>
      </w:ins>
      <w:ins w:id="807" w:author="iict" w:date="2020-08-27T12:54:48Z">
        <w:r>
          <w:rPr/>
          <w:instrText xml:space="preserve"> PAGEREF _Toc2080233771 </w:instrText>
        </w:r>
      </w:ins>
      <w:ins w:id="808" w:author="iict" w:date="2020-08-27T12:54:48Z">
        <w:r>
          <w:rPr/>
          <w:fldChar w:fldCharType="separate"/>
        </w:r>
      </w:ins>
      <w:ins w:id="809" w:author="iict" w:date="2020-08-27T12:54:48Z">
        <w:r>
          <w:rPr/>
          <w:t>4</w:t>
        </w:r>
      </w:ins>
      <w:ins w:id="810" w:author="iict" w:date="2020-08-27T12:54:48Z">
        <w:r>
          <w:rPr/>
          <w:fldChar w:fldCharType="end"/>
        </w:r>
      </w:ins>
      <w:ins w:id="811" w:author="iict" w:date="2020-08-27T12:54:48Z">
        <w:r>
          <w:rPr>
            <w:rFonts w:cs="Times New Roman"/>
          </w:rPr>
          <w:fldChar w:fldCharType="end"/>
        </w:r>
      </w:ins>
    </w:p>
    <w:p>
      <w:pPr>
        <w:pStyle w:val="34"/>
        <w:tabs>
          <w:tab w:val="right" w:leader="dot" w:pos="9031"/>
        </w:tabs>
        <w:rPr>
          <w:ins w:id="812" w:author="iict" w:date="2020-08-27T12:54:48Z"/>
        </w:rPr>
      </w:pPr>
      <w:ins w:id="813" w:author="iict" w:date="2020-08-27T12:54:48Z">
        <w:r>
          <w:rPr>
            <w:rFonts w:cs="Times New Roman"/>
          </w:rPr>
          <w:fldChar w:fldCharType="begin"/>
        </w:r>
      </w:ins>
      <w:ins w:id="814" w:author="iict" w:date="2020-08-27T12:54:48Z">
        <w:r>
          <w:rPr>
            <w:rFonts w:cs="Times New Roman"/>
          </w:rPr>
          <w:instrText xml:space="preserve"> HYPERLINK \l _Toc473133860 </w:instrText>
        </w:r>
      </w:ins>
      <w:ins w:id="815" w:author="iict" w:date="2020-08-27T12:54:48Z">
        <w:r>
          <w:rPr>
            <w:rFonts w:cs="Times New Roman"/>
          </w:rPr>
          <w:fldChar w:fldCharType="separate"/>
        </w:r>
      </w:ins>
      <w:ins w:id="816" w:author="iict" w:date="2020-08-27T12:54:48Z">
        <w:r>
          <w:rPr>
            <w:rFonts w:cs="Times New Roman"/>
          </w:rPr>
          <w:t>2.2 Resource Discovery and Resource Discovery Server</w:t>
        </w:r>
      </w:ins>
      <w:ins w:id="817" w:author="iict" w:date="2020-08-27T12:54:48Z">
        <w:r>
          <w:rPr/>
          <w:tab/>
        </w:r>
      </w:ins>
      <w:ins w:id="818" w:author="iict" w:date="2020-08-27T12:54:48Z">
        <w:r>
          <w:rPr/>
          <w:fldChar w:fldCharType="begin"/>
        </w:r>
      </w:ins>
      <w:ins w:id="819" w:author="iict" w:date="2020-08-27T12:54:48Z">
        <w:r>
          <w:rPr/>
          <w:instrText xml:space="preserve"> PAGEREF _Toc473133860 </w:instrText>
        </w:r>
      </w:ins>
      <w:ins w:id="820" w:author="iict" w:date="2020-08-27T12:54:48Z">
        <w:r>
          <w:rPr/>
          <w:fldChar w:fldCharType="separate"/>
        </w:r>
      </w:ins>
      <w:ins w:id="821" w:author="iict" w:date="2020-08-27T12:54:48Z">
        <w:r>
          <w:rPr/>
          <w:t>5</w:t>
        </w:r>
      </w:ins>
      <w:ins w:id="822" w:author="iict" w:date="2020-08-27T12:54:48Z">
        <w:r>
          <w:rPr/>
          <w:fldChar w:fldCharType="end"/>
        </w:r>
      </w:ins>
      <w:ins w:id="823" w:author="iict" w:date="2020-08-27T12:54:48Z">
        <w:r>
          <w:rPr>
            <w:rFonts w:cs="Times New Roman"/>
          </w:rPr>
          <w:fldChar w:fldCharType="end"/>
        </w:r>
      </w:ins>
    </w:p>
    <w:p>
      <w:pPr>
        <w:pStyle w:val="34"/>
        <w:tabs>
          <w:tab w:val="right" w:leader="dot" w:pos="9031"/>
        </w:tabs>
        <w:rPr>
          <w:ins w:id="824" w:author="iict" w:date="2020-08-27T12:54:48Z"/>
        </w:rPr>
      </w:pPr>
      <w:ins w:id="825" w:author="iict" w:date="2020-08-27T12:54:48Z">
        <w:r>
          <w:rPr>
            <w:rFonts w:cs="Times New Roman"/>
          </w:rPr>
          <w:fldChar w:fldCharType="begin"/>
        </w:r>
      </w:ins>
      <w:ins w:id="826" w:author="iict" w:date="2020-08-27T12:54:48Z">
        <w:r>
          <w:rPr>
            <w:rFonts w:cs="Times New Roman"/>
          </w:rPr>
          <w:instrText xml:space="preserve"> HYPERLINK \l _Toc342236549 </w:instrText>
        </w:r>
      </w:ins>
      <w:ins w:id="827" w:author="iict" w:date="2020-08-27T12:54:48Z">
        <w:r>
          <w:rPr>
            <w:rFonts w:cs="Times New Roman"/>
          </w:rPr>
          <w:fldChar w:fldCharType="separate"/>
        </w:r>
      </w:ins>
      <w:ins w:id="828" w:author="iict" w:date="2020-08-27T12:54:48Z">
        <w:r>
          <w:rPr>
            <w:rFonts w:cs="Times New Roman"/>
          </w:rPr>
          <w:t xml:space="preserve">2.3 </w:t>
        </w:r>
      </w:ins>
      <w:ins w:id="829" w:author="iict" w:date="2020-08-27T12:54:48Z">
        <w:r>
          <w:rPr>
            <w:rFonts w:cs="Times New Roman"/>
            <w:lang w:val="en-US"/>
          </w:rPr>
          <w:t>Distributed Storage System</w:t>
        </w:r>
      </w:ins>
      <w:ins w:id="830" w:author="iict" w:date="2020-08-27T12:54:48Z">
        <w:r>
          <w:rPr/>
          <w:tab/>
        </w:r>
      </w:ins>
      <w:ins w:id="831" w:author="iict" w:date="2020-08-27T12:54:48Z">
        <w:r>
          <w:rPr/>
          <w:fldChar w:fldCharType="begin"/>
        </w:r>
      </w:ins>
      <w:ins w:id="832" w:author="iict" w:date="2020-08-27T12:54:48Z">
        <w:r>
          <w:rPr/>
          <w:instrText xml:space="preserve"> PAGEREF _Toc342236549 </w:instrText>
        </w:r>
      </w:ins>
      <w:ins w:id="833" w:author="iict" w:date="2020-08-27T12:54:48Z">
        <w:r>
          <w:rPr/>
          <w:fldChar w:fldCharType="separate"/>
        </w:r>
      </w:ins>
      <w:ins w:id="834" w:author="iict" w:date="2020-08-27T12:54:48Z">
        <w:r>
          <w:rPr/>
          <w:t>5</w:t>
        </w:r>
      </w:ins>
      <w:ins w:id="835" w:author="iict" w:date="2020-08-27T12:54:48Z">
        <w:r>
          <w:rPr/>
          <w:fldChar w:fldCharType="end"/>
        </w:r>
      </w:ins>
      <w:ins w:id="836" w:author="iict" w:date="2020-08-27T12:54:48Z">
        <w:r>
          <w:rPr>
            <w:rFonts w:cs="Times New Roman"/>
          </w:rPr>
          <w:fldChar w:fldCharType="end"/>
        </w:r>
      </w:ins>
    </w:p>
    <w:p>
      <w:pPr>
        <w:pStyle w:val="34"/>
        <w:tabs>
          <w:tab w:val="right" w:leader="dot" w:pos="9031"/>
        </w:tabs>
        <w:rPr>
          <w:ins w:id="837" w:author="iict" w:date="2020-08-27T12:54:48Z"/>
        </w:rPr>
      </w:pPr>
      <w:ins w:id="838" w:author="iict" w:date="2020-08-27T12:54:48Z">
        <w:r>
          <w:rPr>
            <w:rFonts w:cs="Times New Roman"/>
          </w:rPr>
          <w:fldChar w:fldCharType="begin"/>
        </w:r>
      </w:ins>
      <w:ins w:id="839" w:author="iict" w:date="2020-08-27T12:54:48Z">
        <w:r>
          <w:rPr>
            <w:rFonts w:cs="Times New Roman"/>
          </w:rPr>
          <w:instrText xml:space="preserve"> HYPERLINK \l _Toc1593565563 </w:instrText>
        </w:r>
      </w:ins>
      <w:ins w:id="840" w:author="iict" w:date="2020-08-27T12:54:48Z">
        <w:r>
          <w:rPr>
            <w:rFonts w:cs="Times New Roman"/>
          </w:rPr>
          <w:fldChar w:fldCharType="separate"/>
        </w:r>
      </w:ins>
      <w:ins w:id="841" w:author="iict" w:date="2020-08-27T12:54:48Z">
        <w:r>
          <w:rPr>
            <w:rFonts w:cs="Times New Roman"/>
          </w:rPr>
          <w:t xml:space="preserve">2.4 </w:t>
        </w:r>
      </w:ins>
      <w:ins w:id="842" w:author="iict" w:date="2020-08-27T12:54:48Z">
        <w:r>
          <w:rPr>
            <w:rFonts w:cs="Times New Roman"/>
            <w:lang w:val="en-US"/>
          </w:rPr>
          <w:t>Query and Ranking</w:t>
        </w:r>
      </w:ins>
      <w:ins w:id="843" w:author="iict" w:date="2020-08-27T12:54:48Z">
        <w:r>
          <w:rPr/>
          <w:tab/>
        </w:r>
      </w:ins>
      <w:ins w:id="844" w:author="iict" w:date="2020-08-27T12:54:48Z">
        <w:r>
          <w:rPr/>
          <w:fldChar w:fldCharType="begin"/>
        </w:r>
      </w:ins>
      <w:ins w:id="845" w:author="iict" w:date="2020-08-27T12:54:48Z">
        <w:r>
          <w:rPr/>
          <w:instrText xml:space="preserve"> PAGEREF _Toc1593565563 </w:instrText>
        </w:r>
      </w:ins>
      <w:ins w:id="846" w:author="iict" w:date="2020-08-27T12:54:48Z">
        <w:r>
          <w:rPr/>
          <w:fldChar w:fldCharType="separate"/>
        </w:r>
      </w:ins>
      <w:ins w:id="847" w:author="iict" w:date="2020-08-27T12:54:48Z">
        <w:r>
          <w:rPr/>
          <w:t>7</w:t>
        </w:r>
      </w:ins>
      <w:ins w:id="848" w:author="iict" w:date="2020-08-27T12:54:48Z">
        <w:r>
          <w:rPr/>
          <w:fldChar w:fldCharType="end"/>
        </w:r>
      </w:ins>
      <w:ins w:id="849" w:author="iict" w:date="2020-08-27T12:54:48Z">
        <w:r>
          <w:rPr>
            <w:rFonts w:cs="Times New Roman"/>
          </w:rPr>
          <w:fldChar w:fldCharType="end"/>
        </w:r>
      </w:ins>
    </w:p>
    <w:p>
      <w:pPr>
        <w:pStyle w:val="34"/>
        <w:tabs>
          <w:tab w:val="right" w:leader="dot" w:pos="9031"/>
        </w:tabs>
        <w:rPr>
          <w:ins w:id="850" w:author="iict" w:date="2020-08-27T12:54:48Z"/>
        </w:rPr>
      </w:pPr>
      <w:ins w:id="851" w:author="iict" w:date="2020-08-27T12:54:48Z">
        <w:r>
          <w:rPr>
            <w:rFonts w:cs="Times New Roman"/>
          </w:rPr>
          <w:fldChar w:fldCharType="begin"/>
        </w:r>
      </w:ins>
      <w:ins w:id="852" w:author="iict" w:date="2020-08-27T12:54:48Z">
        <w:r>
          <w:rPr>
            <w:rFonts w:cs="Times New Roman"/>
          </w:rPr>
          <w:instrText xml:space="preserve"> HYPERLINK \l _Toc844828468 </w:instrText>
        </w:r>
      </w:ins>
      <w:ins w:id="853" w:author="iict" w:date="2020-08-27T12:54:48Z">
        <w:r>
          <w:rPr>
            <w:rFonts w:cs="Times New Roman"/>
          </w:rPr>
          <w:fldChar w:fldCharType="separate"/>
        </w:r>
      </w:ins>
      <w:ins w:id="854" w:author="iict" w:date="2020-08-27T12:54:48Z">
        <w:r>
          <w:rPr>
            <w:rFonts w:cs="Times New Roman"/>
          </w:rPr>
          <w:t xml:space="preserve">2.5 </w:t>
        </w:r>
      </w:ins>
      <w:ins w:id="855" w:author="iict" w:date="2020-08-27T12:54:48Z">
        <w:r>
          <w:rPr>
            <w:rFonts w:cs="Times New Roman"/>
            <w:lang w:val="en-US"/>
          </w:rPr>
          <w:t>Value of Resources</w:t>
        </w:r>
      </w:ins>
      <w:ins w:id="856" w:author="iict" w:date="2020-08-27T12:54:48Z">
        <w:r>
          <w:rPr/>
          <w:tab/>
        </w:r>
      </w:ins>
      <w:ins w:id="857" w:author="iict" w:date="2020-08-27T12:54:48Z">
        <w:r>
          <w:rPr/>
          <w:fldChar w:fldCharType="begin"/>
        </w:r>
      </w:ins>
      <w:ins w:id="858" w:author="iict" w:date="2020-08-27T12:54:48Z">
        <w:r>
          <w:rPr/>
          <w:instrText xml:space="preserve"> PAGEREF _Toc844828468 </w:instrText>
        </w:r>
      </w:ins>
      <w:ins w:id="859" w:author="iict" w:date="2020-08-27T12:54:48Z">
        <w:r>
          <w:rPr/>
          <w:fldChar w:fldCharType="separate"/>
        </w:r>
      </w:ins>
      <w:ins w:id="860" w:author="iict" w:date="2020-08-27T12:54:48Z">
        <w:r>
          <w:rPr/>
          <w:t>8</w:t>
        </w:r>
      </w:ins>
      <w:ins w:id="861" w:author="iict" w:date="2020-08-27T12:54:48Z">
        <w:r>
          <w:rPr/>
          <w:fldChar w:fldCharType="end"/>
        </w:r>
      </w:ins>
      <w:ins w:id="862" w:author="iict" w:date="2020-08-27T12:54:48Z">
        <w:r>
          <w:rPr>
            <w:rFonts w:cs="Times New Roman"/>
          </w:rPr>
          <w:fldChar w:fldCharType="end"/>
        </w:r>
      </w:ins>
    </w:p>
    <w:p>
      <w:pPr>
        <w:pStyle w:val="33"/>
        <w:tabs>
          <w:tab w:val="right" w:leader="dot" w:pos="9031"/>
        </w:tabs>
        <w:rPr>
          <w:ins w:id="863" w:author="iict" w:date="2020-08-27T12:54:48Z"/>
        </w:rPr>
      </w:pPr>
      <w:ins w:id="864" w:author="iict" w:date="2020-08-27T12:54:48Z">
        <w:r>
          <w:rPr>
            <w:rFonts w:cs="Times New Roman"/>
          </w:rPr>
          <w:fldChar w:fldCharType="begin"/>
        </w:r>
      </w:ins>
      <w:ins w:id="865" w:author="iict" w:date="2020-08-27T12:54:48Z">
        <w:r>
          <w:rPr>
            <w:rFonts w:cs="Times New Roman"/>
          </w:rPr>
          <w:instrText xml:space="preserve"> HYPERLINK \l _Toc442614094 </w:instrText>
        </w:r>
      </w:ins>
      <w:ins w:id="866" w:author="iict" w:date="2020-08-27T12:54:48Z">
        <w:r>
          <w:rPr>
            <w:rFonts w:cs="Times New Roman"/>
          </w:rPr>
          <w:fldChar w:fldCharType="separate"/>
        </w:r>
      </w:ins>
      <w:ins w:id="867" w:author="iict" w:date="2020-08-27T12:54:48Z">
        <w:r>
          <w:rPr>
            <w:rFonts w:eastAsia="Noto Sans CJK SC" w:cs="Times New Roman"/>
          </w:rPr>
          <w:t>3 CHALLENGES AND DIRECTIONS</w:t>
        </w:r>
      </w:ins>
      <w:ins w:id="868" w:author="iict" w:date="2020-08-27T12:54:48Z">
        <w:r>
          <w:rPr/>
          <w:tab/>
        </w:r>
      </w:ins>
      <w:ins w:id="869" w:author="iict" w:date="2020-08-27T12:54:48Z">
        <w:r>
          <w:rPr/>
          <w:fldChar w:fldCharType="begin"/>
        </w:r>
      </w:ins>
      <w:ins w:id="870" w:author="iict" w:date="2020-08-27T12:54:48Z">
        <w:r>
          <w:rPr/>
          <w:instrText xml:space="preserve"> PAGEREF _Toc442614094 </w:instrText>
        </w:r>
      </w:ins>
      <w:ins w:id="871" w:author="iict" w:date="2020-08-27T12:54:48Z">
        <w:r>
          <w:rPr/>
          <w:fldChar w:fldCharType="separate"/>
        </w:r>
      </w:ins>
      <w:ins w:id="872" w:author="iict" w:date="2020-08-27T12:54:48Z">
        <w:r>
          <w:rPr/>
          <w:t>9</w:t>
        </w:r>
      </w:ins>
      <w:ins w:id="873" w:author="iict" w:date="2020-08-27T12:54:48Z">
        <w:r>
          <w:rPr/>
          <w:fldChar w:fldCharType="end"/>
        </w:r>
      </w:ins>
      <w:ins w:id="874" w:author="iict" w:date="2020-08-27T12:54:48Z">
        <w:r>
          <w:rPr>
            <w:rFonts w:cs="Times New Roman"/>
          </w:rPr>
          <w:fldChar w:fldCharType="end"/>
        </w:r>
      </w:ins>
    </w:p>
    <w:p>
      <w:pPr>
        <w:pStyle w:val="34"/>
        <w:tabs>
          <w:tab w:val="right" w:leader="dot" w:pos="9031"/>
        </w:tabs>
        <w:rPr>
          <w:ins w:id="875" w:author="iict" w:date="2020-08-27T12:54:48Z"/>
        </w:rPr>
      </w:pPr>
      <w:ins w:id="876" w:author="iict" w:date="2020-08-27T12:54:48Z">
        <w:r>
          <w:rPr>
            <w:rFonts w:cs="Times New Roman"/>
          </w:rPr>
          <w:fldChar w:fldCharType="begin"/>
        </w:r>
      </w:ins>
      <w:ins w:id="877" w:author="iict" w:date="2020-08-27T12:54:48Z">
        <w:r>
          <w:rPr>
            <w:rFonts w:cs="Times New Roman"/>
          </w:rPr>
          <w:instrText xml:space="preserve"> HYPERLINK \l _Toc674917005 </w:instrText>
        </w:r>
      </w:ins>
      <w:ins w:id="878" w:author="iict" w:date="2020-08-27T12:54:48Z">
        <w:r>
          <w:rPr>
            <w:rFonts w:cs="Times New Roman"/>
          </w:rPr>
          <w:fldChar w:fldCharType="separate"/>
        </w:r>
      </w:ins>
      <w:ins w:id="879" w:author="iict" w:date="2020-08-27T12:54:48Z">
        <w:r>
          <w:rPr>
            <w:rFonts w:eastAsia="Noto Sans CJK SC" w:cs="Times New Roman"/>
          </w:rPr>
          <w:t>3.1 Issues of Collecting Contents</w:t>
        </w:r>
      </w:ins>
      <w:ins w:id="880" w:author="iict" w:date="2020-08-27T12:54:48Z">
        <w:r>
          <w:rPr/>
          <w:tab/>
        </w:r>
      </w:ins>
      <w:ins w:id="881" w:author="iict" w:date="2020-08-27T12:54:48Z">
        <w:r>
          <w:rPr/>
          <w:fldChar w:fldCharType="begin"/>
        </w:r>
      </w:ins>
      <w:ins w:id="882" w:author="iict" w:date="2020-08-27T12:54:48Z">
        <w:r>
          <w:rPr/>
          <w:instrText xml:space="preserve"> PAGEREF _Toc674917005 </w:instrText>
        </w:r>
      </w:ins>
      <w:ins w:id="883" w:author="iict" w:date="2020-08-27T12:54:48Z">
        <w:r>
          <w:rPr/>
          <w:fldChar w:fldCharType="separate"/>
        </w:r>
      </w:ins>
      <w:ins w:id="884" w:author="iict" w:date="2020-08-27T12:54:48Z">
        <w:r>
          <w:rPr/>
          <w:t>9</w:t>
        </w:r>
      </w:ins>
      <w:ins w:id="885" w:author="iict" w:date="2020-08-27T12:54:48Z">
        <w:r>
          <w:rPr/>
          <w:fldChar w:fldCharType="end"/>
        </w:r>
      </w:ins>
      <w:ins w:id="886" w:author="iict" w:date="2020-08-27T12:54:48Z">
        <w:r>
          <w:rPr>
            <w:rFonts w:cs="Times New Roman"/>
          </w:rPr>
          <w:fldChar w:fldCharType="end"/>
        </w:r>
      </w:ins>
    </w:p>
    <w:p>
      <w:pPr>
        <w:pStyle w:val="35"/>
        <w:tabs>
          <w:tab w:val="right" w:leader="dot" w:pos="9031"/>
        </w:tabs>
        <w:rPr>
          <w:ins w:id="887" w:author="iict" w:date="2020-08-27T12:54:48Z"/>
        </w:rPr>
      </w:pPr>
      <w:ins w:id="888" w:author="iict" w:date="2020-08-27T12:54:48Z">
        <w:r>
          <w:rPr>
            <w:rFonts w:cs="Times New Roman"/>
          </w:rPr>
          <w:fldChar w:fldCharType="begin"/>
        </w:r>
      </w:ins>
      <w:ins w:id="889" w:author="iict" w:date="2020-08-27T12:54:48Z">
        <w:r>
          <w:rPr>
            <w:rFonts w:cs="Times New Roman"/>
          </w:rPr>
          <w:instrText xml:space="preserve"> HYPERLINK \l _Toc1789378668 </w:instrText>
        </w:r>
      </w:ins>
      <w:ins w:id="890" w:author="iict" w:date="2020-08-27T12:54:48Z">
        <w:r>
          <w:rPr>
            <w:rFonts w:cs="Times New Roman"/>
          </w:rPr>
          <w:fldChar w:fldCharType="separate"/>
        </w:r>
      </w:ins>
      <w:ins w:id="891" w:author="iict" w:date="2020-08-27T12:54:48Z">
        <w:r>
          <w:rPr>
            <w:rFonts w:eastAsia="Noto Sans CJK SC" w:cs="Times New Roman"/>
          </w:rPr>
          <w:t>3.1.1 Resource Crawler</w:t>
        </w:r>
      </w:ins>
      <w:ins w:id="892" w:author="iict" w:date="2020-08-27T12:54:48Z">
        <w:r>
          <w:rPr/>
          <w:tab/>
        </w:r>
      </w:ins>
      <w:ins w:id="893" w:author="iict" w:date="2020-08-27T12:54:48Z">
        <w:r>
          <w:rPr/>
          <w:fldChar w:fldCharType="begin"/>
        </w:r>
      </w:ins>
      <w:ins w:id="894" w:author="iict" w:date="2020-08-27T12:54:48Z">
        <w:r>
          <w:rPr/>
          <w:instrText xml:space="preserve"> PAGEREF _Toc1789378668 </w:instrText>
        </w:r>
      </w:ins>
      <w:ins w:id="895" w:author="iict" w:date="2020-08-27T12:54:48Z">
        <w:r>
          <w:rPr/>
          <w:fldChar w:fldCharType="separate"/>
        </w:r>
      </w:ins>
      <w:ins w:id="896" w:author="iict" w:date="2020-08-27T12:54:48Z">
        <w:r>
          <w:rPr/>
          <w:t>9</w:t>
        </w:r>
      </w:ins>
      <w:ins w:id="897" w:author="iict" w:date="2020-08-27T12:54:48Z">
        <w:r>
          <w:rPr/>
          <w:fldChar w:fldCharType="end"/>
        </w:r>
      </w:ins>
      <w:ins w:id="898" w:author="iict" w:date="2020-08-27T12:54:48Z">
        <w:r>
          <w:rPr>
            <w:rFonts w:cs="Times New Roman"/>
          </w:rPr>
          <w:fldChar w:fldCharType="end"/>
        </w:r>
      </w:ins>
    </w:p>
    <w:p>
      <w:pPr>
        <w:pStyle w:val="35"/>
        <w:tabs>
          <w:tab w:val="right" w:leader="dot" w:pos="9031"/>
        </w:tabs>
        <w:rPr>
          <w:ins w:id="899" w:author="iict" w:date="2020-08-27T12:54:48Z"/>
        </w:rPr>
      </w:pPr>
      <w:ins w:id="900" w:author="iict" w:date="2020-08-27T12:54:48Z">
        <w:r>
          <w:rPr>
            <w:rFonts w:cs="Times New Roman"/>
          </w:rPr>
          <w:fldChar w:fldCharType="begin"/>
        </w:r>
      </w:ins>
      <w:ins w:id="901" w:author="iict" w:date="2020-08-27T12:54:48Z">
        <w:r>
          <w:rPr>
            <w:rFonts w:cs="Times New Roman"/>
          </w:rPr>
          <w:instrText xml:space="preserve"> HYPERLINK \l _Toc1505039870 </w:instrText>
        </w:r>
      </w:ins>
      <w:ins w:id="902" w:author="iict" w:date="2020-08-27T12:54:48Z">
        <w:r>
          <w:rPr>
            <w:rFonts w:cs="Times New Roman"/>
          </w:rPr>
          <w:fldChar w:fldCharType="separate"/>
        </w:r>
      </w:ins>
      <w:ins w:id="903" w:author="iict" w:date="2020-08-27T12:54:48Z">
        <w:r>
          <w:rPr>
            <w:rFonts w:eastAsia="Noto Sans CJK SC" w:cs="Times New Roman"/>
          </w:rPr>
          <w:t>3.1.2 Data Storage and Query</w:t>
        </w:r>
      </w:ins>
      <w:ins w:id="904" w:author="iict" w:date="2020-08-27T12:54:48Z">
        <w:r>
          <w:rPr/>
          <w:tab/>
        </w:r>
      </w:ins>
      <w:ins w:id="905" w:author="iict" w:date="2020-08-27T12:54:48Z">
        <w:r>
          <w:rPr/>
          <w:fldChar w:fldCharType="begin"/>
        </w:r>
      </w:ins>
      <w:ins w:id="906" w:author="iict" w:date="2020-08-27T12:54:48Z">
        <w:r>
          <w:rPr/>
          <w:instrText xml:space="preserve"> PAGEREF _Toc1505039870 </w:instrText>
        </w:r>
      </w:ins>
      <w:ins w:id="907" w:author="iict" w:date="2020-08-27T12:54:48Z">
        <w:r>
          <w:rPr/>
          <w:fldChar w:fldCharType="separate"/>
        </w:r>
      </w:ins>
      <w:ins w:id="908" w:author="iict" w:date="2020-08-27T12:54:48Z">
        <w:r>
          <w:rPr/>
          <w:t>9</w:t>
        </w:r>
      </w:ins>
      <w:ins w:id="909" w:author="iict" w:date="2020-08-27T12:54:48Z">
        <w:r>
          <w:rPr/>
          <w:fldChar w:fldCharType="end"/>
        </w:r>
      </w:ins>
      <w:ins w:id="910" w:author="iict" w:date="2020-08-27T12:54:48Z">
        <w:r>
          <w:rPr>
            <w:rFonts w:cs="Times New Roman"/>
          </w:rPr>
          <w:fldChar w:fldCharType="end"/>
        </w:r>
      </w:ins>
    </w:p>
    <w:p>
      <w:pPr>
        <w:pStyle w:val="34"/>
        <w:tabs>
          <w:tab w:val="right" w:leader="dot" w:pos="9031"/>
        </w:tabs>
        <w:rPr>
          <w:ins w:id="911" w:author="iict" w:date="2020-08-27T12:54:48Z"/>
        </w:rPr>
      </w:pPr>
      <w:ins w:id="912" w:author="iict" w:date="2020-08-27T12:54:48Z">
        <w:r>
          <w:rPr>
            <w:rFonts w:cs="Times New Roman"/>
          </w:rPr>
          <w:fldChar w:fldCharType="begin"/>
        </w:r>
      </w:ins>
      <w:ins w:id="913" w:author="iict" w:date="2020-08-27T12:54:48Z">
        <w:r>
          <w:rPr>
            <w:rFonts w:cs="Times New Roman"/>
          </w:rPr>
          <w:instrText xml:space="preserve"> HYPERLINK \l _Toc8339024 </w:instrText>
        </w:r>
      </w:ins>
      <w:ins w:id="914" w:author="iict" w:date="2020-08-27T12:54:48Z">
        <w:r>
          <w:rPr>
            <w:rFonts w:cs="Times New Roman"/>
          </w:rPr>
          <w:fldChar w:fldCharType="separate"/>
        </w:r>
      </w:ins>
      <w:ins w:id="915" w:author="iict" w:date="2020-08-27T12:54:48Z">
        <w:r>
          <w:rPr>
            <w:rFonts w:eastAsia="Noto Sans CJK SC" w:cs="Times New Roman"/>
          </w:rPr>
          <w:t>3.2 Issues of Defining Resource Value</w:t>
        </w:r>
      </w:ins>
      <w:ins w:id="916" w:author="iict" w:date="2020-08-27T12:54:48Z">
        <w:r>
          <w:rPr/>
          <w:tab/>
        </w:r>
      </w:ins>
      <w:ins w:id="917" w:author="iict" w:date="2020-08-27T12:54:48Z">
        <w:r>
          <w:rPr/>
          <w:fldChar w:fldCharType="begin"/>
        </w:r>
      </w:ins>
      <w:ins w:id="918" w:author="iict" w:date="2020-08-27T12:54:48Z">
        <w:r>
          <w:rPr/>
          <w:instrText xml:space="preserve"> PAGEREF _Toc8339024 </w:instrText>
        </w:r>
      </w:ins>
      <w:ins w:id="919" w:author="iict" w:date="2020-08-27T12:54:48Z">
        <w:r>
          <w:rPr/>
          <w:fldChar w:fldCharType="separate"/>
        </w:r>
      </w:ins>
      <w:ins w:id="920" w:author="iict" w:date="2020-08-27T12:54:48Z">
        <w:r>
          <w:rPr/>
          <w:t>10</w:t>
        </w:r>
      </w:ins>
      <w:ins w:id="921" w:author="iict" w:date="2020-08-27T12:54:48Z">
        <w:r>
          <w:rPr/>
          <w:fldChar w:fldCharType="end"/>
        </w:r>
      </w:ins>
      <w:ins w:id="922" w:author="iict" w:date="2020-08-27T12:54:48Z">
        <w:r>
          <w:rPr>
            <w:rFonts w:cs="Times New Roman"/>
          </w:rPr>
          <w:fldChar w:fldCharType="end"/>
        </w:r>
      </w:ins>
    </w:p>
    <w:p>
      <w:pPr>
        <w:pStyle w:val="33"/>
        <w:tabs>
          <w:tab w:val="right" w:leader="dot" w:pos="9031"/>
        </w:tabs>
        <w:rPr>
          <w:ins w:id="923" w:author="iict" w:date="2020-08-27T12:54:48Z"/>
        </w:rPr>
      </w:pPr>
      <w:ins w:id="924" w:author="iict" w:date="2020-08-27T12:54:48Z">
        <w:r>
          <w:rPr>
            <w:rFonts w:cs="Times New Roman"/>
          </w:rPr>
          <w:fldChar w:fldCharType="begin"/>
        </w:r>
      </w:ins>
      <w:ins w:id="925" w:author="iict" w:date="2020-08-27T12:54:48Z">
        <w:r>
          <w:rPr>
            <w:rFonts w:cs="Times New Roman"/>
          </w:rPr>
          <w:instrText xml:space="preserve"> HYPERLINK \l _Toc728161928 </w:instrText>
        </w:r>
      </w:ins>
      <w:ins w:id="926" w:author="iict" w:date="2020-08-27T12:54:48Z">
        <w:r>
          <w:rPr>
            <w:rFonts w:cs="Times New Roman"/>
          </w:rPr>
          <w:fldChar w:fldCharType="separate"/>
        </w:r>
      </w:ins>
      <w:ins w:id="927" w:author="iict" w:date="2020-08-27T12:54:48Z">
        <w:r>
          <w:rPr>
            <w:rFonts w:cs="Times New Roman"/>
          </w:rPr>
          <w:t>4 SYSTEM DESIGN</w:t>
        </w:r>
      </w:ins>
      <w:ins w:id="928" w:author="iict" w:date="2020-08-27T12:54:48Z">
        <w:r>
          <w:rPr/>
          <w:tab/>
        </w:r>
      </w:ins>
      <w:ins w:id="929" w:author="iict" w:date="2020-08-27T12:54:48Z">
        <w:r>
          <w:rPr/>
          <w:fldChar w:fldCharType="begin"/>
        </w:r>
      </w:ins>
      <w:ins w:id="930" w:author="iict" w:date="2020-08-27T12:54:48Z">
        <w:r>
          <w:rPr/>
          <w:instrText xml:space="preserve"> PAGEREF _Toc728161928 </w:instrText>
        </w:r>
      </w:ins>
      <w:ins w:id="931" w:author="iict" w:date="2020-08-27T12:54:48Z">
        <w:r>
          <w:rPr/>
          <w:fldChar w:fldCharType="separate"/>
        </w:r>
      </w:ins>
      <w:ins w:id="932" w:author="iict" w:date="2020-08-27T12:54:48Z">
        <w:r>
          <w:rPr/>
          <w:t>12</w:t>
        </w:r>
      </w:ins>
      <w:ins w:id="933" w:author="iict" w:date="2020-08-27T12:54:48Z">
        <w:r>
          <w:rPr/>
          <w:fldChar w:fldCharType="end"/>
        </w:r>
      </w:ins>
      <w:ins w:id="934" w:author="iict" w:date="2020-08-27T12:54:48Z">
        <w:r>
          <w:rPr>
            <w:rFonts w:cs="Times New Roman"/>
          </w:rPr>
          <w:fldChar w:fldCharType="end"/>
        </w:r>
      </w:ins>
    </w:p>
    <w:p>
      <w:pPr>
        <w:pStyle w:val="34"/>
        <w:tabs>
          <w:tab w:val="right" w:leader="dot" w:pos="9031"/>
        </w:tabs>
        <w:rPr>
          <w:ins w:id="935" w:author="iict" w:date="2020-08-27T12:54:48Z"/>
        </w:rPr>
      </w:pPr>
      <w:ins w:id="936" w:author="iict" w:date="2020-08-27T12:54:48Z">
        <w:r>
          <w:rPr>
            <w:rFonts w:cs="Times New Roman"/>
          </w:rPr>
          <w:fldChar w:fldCharType="begin"/>
        </w:r>
      </w:ins>
      <w:ins w:id="937" w:author="iict" w:date="2020-08-27T12:54:48Z">
        <w:r>
          <w:rPr>
            <w:rFonts w:cs="Times New Roman"/>
          </w:rPr>
          <w:instrText xml:space="preserve"> HYPERLINK \l _Toc1416915267 </w:instrText>
        </w:r>
      </w:ins>
      <w:ins w:id="938" w:author="iict" w:date="2020-08-27T12:54:48Z">
        <w:r>
          <w:rPr>
            <w:rFonts w:cs="Times New Roman"/>
          </w:rPr>
          <w:fldChar w:fldCharType="separate"/>
        </w:r>
      </w:ins>
      <w:ins w:id="939" w:author="iict" w:date="2020-08-27T12:54:48Z">
        <w:r>
          <w:rPr>
            <w:rFonts w:cs="Times New Roman"/>
          </w:rPr>
          <w:t>4.1 Requirements</w:t>
        </w:r>
      </w:ins>
      <w:ins w:id="940" w:author="iict" w:date="2020-08-27T12:54:48Z">
        <w:r>
          <w:rPr/>
          <w:tab/>
        </w:r>
      </w:ins>
      <w:ins w:id="941" w:author="iict" w:date="2020-08-27T12:54:48Z">
        <w:r>
          <w:rPr/>
          <w:fldChar w:fldCharType="begin"/>
        </w:r>
      </w:ins>
      <w:ins w:id="942" w:author="iict" w:date="2020-08-27T12:54:48Z">
        <w:r>
          <w:rPr/>
          <w:instrText xml:space="preserve"> PAGEREF _Toc1416915267 </w:instrText>
        </w:r>
      </w:ins>
      <w:ins w:id="943" w:author="iict" w:date="2020-08-27T12:54:48Z">
        <w:r>
          <w:rPr/>
          <w:fldChar w:fldCharType="separate"/>
        </w:r>
      </w:ins>
      <w:ins w:id="944" w:author="iict" w:date="2020-08-27T12:54:48Z">
        <w:r>
          <w:rPr/>
          <w:t>12</w:t>
        </w:r>
      </w:ins>
      <w:ins w:id="945" w:author="iict" w:date="2020-08-27T12:54:48Z">
        <w:r>
          <w:rPr/>
          <w:fldChar w:fldCharType="end"/>
        </w:r>
      </w:ins>
      <w:ins w:id="946" w:author="iict" w:date="2020-08-27T12:54:48Z">
        <w:r>
          <w:rPr>
            <w:rFonts w:cs="Times New Roman"/>
          </w:rPr>
          <w:fldChar w:fldCharType="end"/>
        </w:r>
      </w:ins>
    </w:p>
    <w:p>
      <w:pPr>
        <w:pStyle w:val="35"/>
        <w:tabs>
          <w:tab w:val="right" w:leader="dot" w:pos="9031"/>
        </w:tabs>
        <w:rPr>
          <w:ins w:id="947" w:author="iict" w:date="2020-08-27T12:54:48Z"/>
        </w:rPr>
      </w:pPr>
      <w:ins w:id="948" w:author="iict" w:date="2020-08-27T12:54:48Z">
        <w:r>
          <w:rPr>
            <w:rFonts w:cs="Times New Roman"/>
          </w:rPr>
          <w:fldChar w:fldCharType="begin"/>
        </w:r>
      </w:ins>
      <w:ins w:id="949" w:author="iict" w:date="2020-08-27T12:54:48Z">
        <w:r>
          <w:rPr>
            <w:rFonts w:cs="Times New Roman"/>
          </w:rPr>
          <w:instrText xml:space="preserve"> HYPERLINK \l _Toc1504013778 </w:instrText>
        </w:r>
      </w:ins>
      <w:ins w:id="950" w:author="iict" w:date="2020-08-27T12:54:48Z">
        <w:r>
          <w:rPr>
            <w:rFonts w:cs="Times New Roman"/>
          </w:rPr>
          <w:fldChar w:fldCharType="separate"/>
        </w:r>
      </w:ins>
      <w:ins w:id="951" w:author="iict" w:date="2020-08-27T12:54:48Z">
        <w:r>
          <w:rPr>
            <w:rFonts w:eastAsia="Noto Sans CJK SC" w:cs="Times New Roman"/>
          </w:rPr>
          <w:t xml:space="preserve">4.1.1 Hardware </w:t>
        </w:r>
      </w:ins>
      <w:ins w:id="952" w:author="iict" w:date="2020-08-27T12:54:48Z">
        <w:r>
          <w:rPr>
            <w:rFonts w:eastAsia="Noto Sans CJK SC" w:cs="Times New Roman"/>
            <w:lang w:val="en-US"/>
          </w:rPr>
          <w:t>R</w:t>
        </w:r>
      </w:ins>
      <w:ins w:id="953" w:author="iict" w:date="2020-08-27T12:54:48Z">
        <w:r>
          <w:rPr>
            <w:rFonts w:eastAsia="Noto Sans CJK SC" w:cs="Times New Roman"/>
          </w:rPr>
          <w:t>equirements</w:t>
        </w:r>
      </w:ins>
      <w:ins w:id="954" w:author="iict" w:date="2020-08-27T12:54:48Z">
        <w:r>
          <w:rPr/>
          <w:tab/>
        </w:r>
      </w:ins>
      <w:ins w:id="955" w:author="iict" w:date="2020-08-27T12:54:48Z">
        <w:r>
          <w:rPr/>
          <w:fldChar w:fldCharType="begin"/>
        </w:r>
      </w:ins>
      <w:ins w:id="956" w:author="iict" w:date="2020-08-27T12:54:48Z">
        <w:r>
          <w:rPr/>
          <w:instrText xml:space="preserve"> PAGEREF _Toc1504013778 </w:instrText>
        </w:r>
      </w:ins>
      <w:ins w:id="957" w:author="iict" w:date="2020-08-27T12:54:48Z">
        <w:r>
          <w:rPr/>
          <w:fldChar w:fldCharType="separate"/>
        </w:r>
      </w:ins>
      <w:ins w:id="958" w:author="iict" w:date="2020-08-27T12:54:48Z">
        <w:r>
          <w:rPr/>
          <w:t>12</w:t>
        </w:r>
      </w:ins>
      <w:ins w:id="959" w:author="iict" w:date="2020-08-27T12:54:48Z">
        <w:r>
          <w:rPr/>
          <w:fldChar w:fldCharType="end"/>
        </w:r>
      </w:ins>
      <w:ins w:id="960" w:author="iict" w:date="2020-08-27T12:54:48Z">
        <w:r>
          <w:rPr>
            <w:rFonts w:cs="Times New Roman"/>
          </w:rPr>
          <w:fldChar w:fldCharType="end"/>
        </w:r>
      </w:ins>
    </w:p>
    <w:p>
      <w:pPr>
        <w:pStyle w:val="35"/>
        <w:tabs>
          <w:tab w:val="right" w:leader="dot" w:pos="9031"/>
        </w:tabs>
        <w:rPr>
          <w:ins w:id="961" w:author="iict" w:date="2020-08-27T12:54:48Z"/>
        </w:rPr>
      </w:pPr>
      <w:ins w:id="962" w:author="iict" w:date="2020-08-27T12:54:48Z">
        <w:r>
          <w:rPr>
            <w:rFonts w:cs="Times New Roman"/>
          </w:rPr>
          <w:fldChar w:fldCharType="begin"/>
        </w:r>
      </w:ins>
      <w:ins w:id="963" w:author="iict" w:date="2020-08-27T12:54:48Z">
        <w:r>
          <w:rPr>
            <w:rFonts w:cs="Times New Roman"/>
          </w:rPr>
          <w:instrText xml:space="preserve"> HYPERLINK \l _Toc18797462 </w:instrText>
        </w:r>
      </w:ins>
      <w:ins w:id="964" w:author="iict" w:date="2020-08-27T12:54:48Z">
        <w:r>
          <w:rPr>
            <w:rFonts w:cs="Times New Roman"/>
          </w:rPr>
          <w:fldChar w:fldCharType="separate"/>
        </w:r>
      </w:ins>
      <w:ins w:id="965" w:author="iict" w:date="2020-08-27T12:54:48Z">
        <w:r>
          <w:rPr>
            <w:rFonts w:eastAsia="Noto Sans CJK SC" w:cs="Times New Roman"/>
          </w:rPr>
          <w:t xml:space="preserve">4.1.2 Software </w:t>
        </w:r>
      </w:ins>
      <w:ins w:id="966" w:author="iict" w:date="2020-08-27T12:54:48Z">
        <w:r>
          <w:rPr>
            <w:rFonts w:eastAsia="Noto Sans CJK SC" w:cs="Times New Roman"/>
            <w:lang w:val="en-US"/>
          </w:rPr>
          <w:t>R</w:t>
        </w:r>
      </w:ins>
      <w:ins w:id="967" w:author="iict" w:date="2020-08-27T12:54:48Z">
        <w:r>
          <w:rPr>
            <w:rFonts w:eastAsia="Noto Sans CJK SC" w:cs="Times New Roman"/>
          </w:rPr>
          <w:t>equirements</w:t>
        </w:r>
      </w:ins>
      <w:ins w:id="968" w:author="iict" w:date="2020-08-27T12:54:48Z">
        <w:r>
          <w:rPr/>
          <w:tab/>
        </w:r>
      </w:ins>
      <w:ins w:id="969" w:author="iict" w:date="2020-08-27T12:54:48Z">
        <w:r>
          <w:rPr/>
          <w:fldChar w:fldCharType="begin"/>
        </w:r>
      </w:ins>
      <w:ins w:id="970" w:author="iict" w:date="2020-08-27T12:54:48Z">
        <w:r>
          <w:rPr/>
          <w:instrText xml:space="preserve"> PAGEREF _Toc18797462 </w:instrText>
        </w:r>
      </w:ins>
      <w:ins w:id="971" w:author="iict" w:date="2020-08-27T12:54:48Z">
        <w:r>
          <w:rPr/>
          <w:fldChar w:fldCharType="separate"/>
        </w:r>
      </w:ins>
      <w:ins w:id="972" w:author="iict" w:date="2020-08-27T12:54:48Z">
        <w:r>
          <w:rPr/>
          <w:t>12</w:t>
        </w:r>
      </w:ins>
      <w:ins w:id="973" w:author="iict" w:date="2020-08-27T12:54:48Z">
        <w:r>
          <w:rPr/>
          <w:fldChar w:fldCharType="end"/>
        </w:r>
      </w:ins>
      <w:ins w:id="974" w:author="iict" w:date="2020-08-27T12:54:48Z">
        <w:r>
          <w:rPr>
            <w:rFonts w:cs="Times New Roman"/>
          </w:rPr>
          <w:fldChar w:fldCharType="end"/>
        </w:r>
      </w:ins>
    </w:p>
    <w:p>
      <w:pPr>
        <w:pStyle w:val="35"/>
        <w:tabs>
          <w:tab w:val="right" w:leader="dot" w:pos="9031"/>
        </w:tabs>
        <w:rPr>
          <w:ins w:id="975" w:author="iict" w:date="2020-08-27T12:54:48Z"/>
        </w:rPr>
      </w:pPr>
      <w:ins w:id="976" w:author="iict" w:date="2020-08-27T12:54:48Z">
        <w:r>
          <w:rPr>
            <w:rFonts w:cs="Times New Roman"/>
          </w:rPr>
          <w:fldChar w:fldCharType="begin"/>
        </w:r>
      </w:ins>
      <w:ins w:id="977" w:author="iict" w:date="2020-08-27T12:54:48Z">
        <w:r>
          <w:rPr>
            <w:rFonts w:cs="Times New Roman"/>
          </w:rPr>
          <w:instrText xml:space="preserve"> HYPERLINK \l _Toc134654926 </w:instrText>
        </w:r>
      </w:ins>
      <w:ins w:id="978" w:author="iict" w:date="2020-08-27T12:54:48Z">
        <w:r>
          <w:rPr>
            <w:rFonts w:cs="Times New Roman"/>
          </w:rPr>
          <w:fldChar w:fldCharType="separate"/>
        </w:r>
      </w:ins>
      <w:ins w:id="979" w:author="iict" w:date="2020-08-27T12:54:48Z">
        <w:r>
          <w:rPr>
            <w:rFonts w:eastAsia="Noto Sans CJK SC" w:cs="Times New Roman"/>
          </w:rPr>
          <w:t xml:space="preserve">4.1.3 Non-functional </w:t>
        </w:r>
      </w:ins>
      <w:ins w:id="980" w:author="iict" w:date="2020-08-27T12:54:48Z">
        <w:r>
          <w:rPr>
            <w:rFonts w:eastAsia="Noto Sans CJK SC" w:cs="Times New Roman"/>
            <w:lang w:val="en-US"/>
          </w:rPr>
          <w:t>R</w:t>
        </w:r>
      </w:ins>
      <w:ins w:id="981" w:author="iict" w:date="2020-08-27T12:54:48Z">
        <w:r>
          <w:rPr>
            <w:rFonts w:eastAsia="Noto Sans CJK SC" w:cs="Times New Roman"/>
          </w:rPr>
          <w:t>equirements</w:t>
        </w:r>
      </w:ins>
      <w:ins w:id="982" w:author="iict" w:date="2020-08-27T12:54:48Z">
        <w:r>
          <w:rPr/>
          <w:tab/>
        </w:r>
      </w:ins>
      <w:ins w:id="983" w:author="iict" w:date="2020-08-27T12:54:48Z">
        <w:r>
          <w:rPr/>
          <w:fldChar w:fldCharType="begin"/>
        </w:r>
      </w:ins>
      <w:ins w:id="984" w:author="iict" w:date="2020-08-27T12:54:48Z">
        <w:r>
          <w:rPr/>
          <w:instrText xml:space="preserve"> PAGEREF _Toc134654926 </w:instrText>
        </w:r>
      </w:ins>
      <w:ins w:id="985" w:author="iict" w:date="2020-08-27T12:54:48Z">
        <w:r>
          <w:rPr/>
          <w:fldChar w:fldCharType="separate"/>
        </w:r>
      </w:ins>
      <w:ins w:id="986" w:author="iict" w:date="2020-08-27T12:54:48Z">
        <w:r>
          <w:rPr/>
          <w:t>14</w:t>
        </w:r>
      </w:ins>
      <w:ins w:id="987" w:author="iict" w:date="2020-08-27T12:54:48Z">
        <w:r>
          <w:rPr/>
          <w:fldChar w:fldCharType="end"/>
        </w:r>
      </w:ins>
      <w:ins w:id="988" w:author="iict" w:date="2020-08-27T12:54:48Z">
        <w:r>
          <w:rPr>
            <w:rFonts w:cs="Times New Roman"/>
          </w:rPr>
          <w:fldChar w:fldCharType="end"/>
        </w:r>
      </w:ins>
    </w:p>
    <w:p>
      <w:pPr>
        <w:pStyle w:val="34"/>
        <w:tabs>
          <w:tab w:val="right" w:leader="dot" w:pos="9031"/>
        </w:tabs>
        <w:rPr>
          <w:ins w:id="989" w:author="iict" w:date="2020-08-27T12:54:48Z"/>
        </w:rPr>
      </w:pPr>
      <w:ins w:id="990" w:author="iict" w:date="2020-08-27T12:54:48Z">
        <w:r>
          <w:rPr>
            <w:rFonts w:cs="Times New Roman"/>
          </w:rPr>
          <w:fldChar w:fldCharType="begin"/>
        </w:r>
      </w:ins>
      <w:ins w:id="991" w:author="iict" w:date="2020-08-27T12:54:48Z">
        <w:r>
          <w:rPr>
            <w:rFonts w:cs="Times New Roman"/>
          </w:rPr>
          <w:instrText xml:space="preserve"> HYPERLINK \l _Toc1432771357 </w:instrText>
        </w:r>
      </w:ins>
      <w:ins w:id="992" w:author="iict" w:date="2020-08-27T12:54:48Z">
        <w:r>
          <w:rPr>
            <w:rFonts w:cs="Times New Roman"/>
          </w:rPr>
          <w:fldChar w:fldCharType="separate"/>
        </w:r>
      </w:ins>
      <w:ins w:id="993" w:author="iict" w:date="2020-08-27T12:54:48Z">
        <w:r>
          <w:rPr>
            <w:rFonts w:cs="Times New Roman"/>
          </w:rPr>
          <w:t>4.2 Software Engineering Process</w:t>
        </w:r>
      </w:ins>
      <w:ins w:id="994" w:author="iict" w:date="2020-08-27T12:54:48Z">
        <w:r>
          <w:rPr/>
          <w:tab/>
        </w:r>
      </w:ins>
      <w:ins w:id="995" w:author="iict" w:date="2020-08-27T12:54:48Z">
        <w:r>
          <w:rPr/>
          <w:fldChar w:fldCharType="begin"/>
        </w:r>
      </w:ins>
      <w:ins w:id="996" w:author="iict" w:date="2020-08-27T12:54:48Z">
        <w:r>
          <w:rPr/>
          <w:instrText xml:space="preserve"> PAGEREF _Toc1432771357 </w:instrText>
        </w:r>
      </w:ins>
      <w:ins w:id="997" w:author="iict" w:date="2020-08-27T12:54:48Z">
        <w:r>
          <w:rPr/>
          <w:fldChar w:fldCharType="separate"/>
        </w:r>
      </w:ins>
      <w:ins w:id="998" w:author="iict" w:date="2020-08-27T12:54:48Z">
        <w:r>
          <w:rPr/>
          <w:t>15</w:t>
        </w:r>
      </w:ins>
      <w:ins w:id="999" w:author="iict" w:date="2020-08-27T12:54:48Z">
        <w:r>
          <w:rPr/>
          <w:fldChar w:fldCharType="end"/>
        </w:r>
      </w:ins>
      <w:ins w:id="1000" w:author="iict" w:date="2020-08-27T12:54:48Z">
        <w:r>
          <w:rPr>
            <w:rFonts w:cs="Times New Roman"/>
          </w:rPr>
          <w:fldChar w:fldCharType="end"/>
        </w:r>
      </w:ins>
    </w:p>
    <w:p>
      <w:pPr>
        <w:pStyle w:val="35"/>
        <w:tabs>
          <w:tab w:val="right" w:leader="dot" w:pos="9031"/>
        </w:tabs>
        <w:rPr>
          <w:ins w:id="1001" w:author="iict" w:date="2020-08-27T12:54:48Z"/>
        </w:rPr>
      </w:pPr>
      <w:ins w:id="1002" w:author="iict" w:date="2020-08-27T12:54:48Z">
        <w:r>
          <w:rPr>
            <w:rFonts w:cs="Times New Roman"/>
          </w:rPr>
          <w:fldChar w:fldCharType="begin"/>
        </w:r>
      </w:ins>
      <w:ins w:id="1003" w:author="iict" w:date="2020-08-27T12:54:48Z">
        <w:r>
          <w:rPr>
            <w:rFonts w:cs="Times New Roman"/>
          </w:rPr>
          <w:instrText xml:space="preserve"> HYPERLINK \l _Toc1129451242 </w:instrText>
        </w:r>
      </w:ins>
      <w:ins w:id="1004" w:author="iict" w:date="2020-08-27T12:54:48Z">
        <w:r>
          <w:rPr>
            <w:rFonts w:cs="Times New Roman"/>
          </w:rPr>
          <w:fldChar w:fldCharType="separate"/>
        </w:r>
      </w:ins>
      <w:ins w:id="1005" w:author="iict" w:date="2020-08-27T12:54:48Z">
        <w:r>
          <w:rPr>
            <w:rFonts w:eastAsia="Noto Sans CJK SC" w:cs="Times New Roman"/>
          </w:rPr>
          <w:t xml:space="preserve">4.2.1 System </w:t>
        </w:r>
      </w:ins>
      <w:ins w:id="1006" w:author="iict" w:date="2020-08-27T12:54:48Z">
        <w:r>
          <w:rPr>
            <w:rFonts w:eastAsia="Noto Sans CJK SC" w:cs="Times New Roman"/>
            <w:lang w:val="en-US"/>
          </w:rPr>
          <w:t>D</w:t>
        </w:r>
      </w:ins>
      <w:ins w:id="1007" w:author="iict" w:date="2020-08-27T12:54:48Z">
        <w:r>
          <w:rPr>
            <w:rFonts w:eastAsia="Noto Sans CJK SC" w:cs="Times New Roman"/>
          </w:rPr>
          <w:t xml:space="preserve">eployment </w:t>
        </w:r>
      </w:ins>
      <w:ins w:id="1008" w:author="iict" w:date="2020-08-27T12:54:48Z">
        <w:r>
          <w:rPr>
            <w:rFonts w:eastAsia="Noto Sans CJK SC" w:cs="Times New Roman"/>
            <w:lang w:val="en-US"/>
          </w:rPr>
          <w:t>S</w:t>
        </w:r>
      </w:ins>
      <w:ins w:id="1009" w:author="iict" w:date="2020-08-27T12:54:48Z">
        <w:r>
          <w:rPr>
            <w:rFonts w:eastAsia="Noto Sans CJK SC" w:cs="Times New Roman"/>
          </w:rPr>
          <w:t xml:space="preserve">tructure </w:t>
        </w:r>
      </w:ins>
      <w:ins w:id="1010" w:author="iict" w:date="2020-08-27T12:54:48Z">
        <w:r>
          <w:rPr>
            <w:rFonts w:eastAsia="Noto Sans CJK SC" w:cs="Times New Roman"/>
            <w:lang w:val="en-US"/>
          </w:rPr>
          <w:t>D</w:t>
        </w:r>
      </w:ins>
      <w:ins w:id="1011" w:author="iict" w:date="2020-08-27T12:54:48Z">
        <w:r>
          <w:rPr>
            <w:rFonts w:eastAsia="Noto Sans CJK SC" w:cs="Times New Roman"/>
          </w:rPr>
          <w:t>esign</w:t>
        </w:r>
      </w:ins>
      <w:ins w:id="1012" w:author="iict" w:date="2020-08-27T12:54:48Z">
        <w:r>
          <w:rPr/>
          <w:tab/>
        </w:r>
      </w:ins>
      <w:ins w:id="1013" w:author="iict" w:date="2020-08-27T12:54:48Z">
        <w:r>
          <w:rPr/>
          <w:fldChar w:fldCharType="begin"/>
        </w:r>
      </w:ins>
      <w:ins w:id="1014" w:author="iict" w:date="2020-08-27T12:54:48Z">
        <w:r>
          <w:rPr/>
          <w:instrText xml:space="preserve"> PAGEREF _Toc1129451242 </w:instrText>
        </w:r>
      </w:ins>
      <w:ins w:id="1015" w:author="iict" w:date="2020-08-27T12:54:48Z">
        <w:r>
          <w:rPr/>
          <w:fldChar w:fldCharType="separate"/>
        </w:r>
      </w:ins>
      <w:ins w:id="1016" w:author="iict" w:date="2020-08-27T12:54:48Z">
        <w:r>
          <w:rPr/>
          <w:t>16</w:t>
        </w:r>
      </w:ins>
      <w:ins w:id="1017" w:author="iict" w:date="2020-08-27T12:54:48Z">
        <w:r>
          <w:rPr/>
          <w:fldChar w:fldCharType="end"/>
        </w:r>
      </w:ins>
      <w:ins w:id="1018" w:author="iict" w:date="2020-08-27T12:54:48Z">
        <w:r>
          <w:rPr>
            <w:rFonts w:cs="Times New Roman"/>
          </w:rPr>
          <w:fldChar w:fldCharType="end"/>
        </w:r>
      </w:ins>
    </w:p>
    <w:p>
      <w:pPr>
        <w:pStyle w:val="35"/>
        <w:tabs>
          <w:tab w:val="right" w:leader="dot" w:pos="9031"/>
        </w:tabs>
        <w:rPr>
          <w:ins w:id="1019" w:author="iict" w:date="2020-08-27T12:54:48Z"/>
        </w:rPr>
      </w:pPr>
      <w:ins w:id="1020" w:author="iict" w:date="2020-08-27T12:54:48Z">
        <w:r>
          <w:rPr>
            <w:rFonts w:cs="Times New Roman"/>
          </w:rPr>
          <w:fldChar w:fldCharType="begin"/>
        </w:r>
      </w:ins>
      <w:ins w:id="1021" w:author="iict" w:date="2020-08-27T12:54:48Z">
        <w:r>
          <w:rPr>
            <w:rFonts w:cs="Times New Roman"/>
          </w:rPr>
          <w:instrText xml:space="preserve"> HYPERLINK \l _Toc474062056 </w:instrText>
        </w:r>
      </w:ins>
      <w:ins w:id="1022" w:author="iict" w:date="2020-08-27T12:54:48Z">
        <w:r>
          <w:rPr>
            <w:rFonts w:cs="Times New Roman"/>
          </w:rPr>
          <w:fldChar w:fldCharType="separate"/>
        </w:r>
      </w:ins>
      <w:ins w:id="1023" w:author="iict" w:date="2020-08-27T12:54:48Z">
        <w:r>
          <w:rPr>
            <w:rFonts w:cs="Times New Roman"/>
          </w:rPr>
          <w:t xml:space="preserve">4.2.2 </w:t>
        </w:r>
      </w:ins>
      <w:ins w:id="1024" w:author="iict" w:date="2020-08-27T12:54:48Z">
        <w:r>
          <w:rPr>
            <w:rFonts w:cs="Times New Roman"/>
            <w:lang w:val="en-US"/>
          </w:rPr>
          <w:t>Database Design</w:t>
        </w:r>
      </w:ins>
      <w:ins w:id="1025" w:author="iict" w:date="2020-08-27T12:54:48Z">
        <w:r>
          <w:rPr/>
          <w:tab/>
        </w:r>
      </w:ins>
      <w:ins w:id="1026" w:author="iict" w:date="2020-08-27T12:54:48Z">
        <w:r>
          <w:rPr/>
          <w:fldChar w:fldCharType="begin"/>
        </w:r>
      </w:ins>
      <w:ins w:id="1027" w:author="iict" w:date="2020-08-27T12:54:48Z">
        <w:r>
          <w:rPr/>
          <w:instrText xml:space="preserve"> PAGEREF _Toc474062056 </w:instrText>
        </w:r>
      </w:ins>
      <w:ins w:id="1028" w:author="iict" w:date="2020-08-27T12:54:48Z">
        <w:r>
          <w:rPr/>
          <w:fldChar w:fldCharType="separate"/>
        </w:r>
      </w:ins>
      <w:ins w:id="1029" w:author="iict" w:date="2020-08-27T12:54:48Z">
        <w:r>
          <w:rPr/>
          <w:t>18</w:t>
        </w:r>
      </w:ins>
      <w:ins w:id="1030" w:author="iict" w:date="2020-08-27T12:54:48Z">
        <w:r>
          <w:rPr/>
          <w:fldChar w:fldCharType="end"/>
        </w:r>
      </w:ins>
      <w:ins w:id="1031" w:author="iict" w:date="2020-08-27T12:54:48Z">
        <w:r>
          <w:rPr>
            <w:rFonts w:cs="Times New Roman"/>
          </w:rPr>
          <w:fldChar w:fldCharType="end"/>
        </w:r>
      </w:ins>
    </w:p>
    <w:p>
      <w:pPr>
        <w:pStyle w:val="35"/>
        <w:tabs>
          <w:tab w:val="right" w:leader="dot" w:pos="9031"/>
        </w:tabs>
        <w:rPr>
          <w:ins w:id="1032" w:author="iict" w:date="2020-08-27T12:54:48Z"/>
        </w:rPr>
      </w:pPr>
      <w:ins w:id="1033" w:author="iict" w:date="2020-08-27T12:54:48Z">
        <w:r>
          <w:rPr>
            <w:rFonts w:cs="Times New Roman"/>
          </w:rPr>
          <w:fldChar w:fldCharType="begin"/>
        </w:r>
      </w:ins>
      <w:ins w:id="1034" w:author="iict" w:date="2020-08-27T12:54:48Z">
        <w:r>
          <w:rPr>
            <w:rFonts w:cs="Times New Roman"/>
          </w:rPr>
          <w:instrText xml:space="preserve"> HYPERLINK \l _Toc1733518950 </w:instrText>
        </w:r>
      </w:ins>
      <w:ins w:id="1035" w:author="iict" w:date="2020-08-27T12:54:48Z">
        <w:r>
          <w:rPr>
            <w:rFonts w:cs="Times New Roman"/>
          </w:rPr>
          <w:fldChar w:fldCharType="separate"/>
        </w:r>
      </w:ins>
      <w:ins w:id="1036" w:author="iict" w:date="2020-08-27T12:54:48Z">
        <w:r>
          <w:rPr>
            <w:rFonts w:cs="Times New Roman"/>
          </w:rPr>
          <w:t>4.2.3 Use Cases</w:t>
        </w:r>
      </w:ins>
      <w:ins w:id="1037" w:author="iict" w:date="2020-08-27T12:54:48Z">
        <w:r>
          <w:rPr/>
          <w:tab/>
        </w:r>
      </w:ins>
      <w:ins w:id="1038" w:author="iict" w:date="2020-08-27T12:54:48Z">
        <w:r>
          <w:rPr/>
          <w:fldChar w:fldCharType="begin"/>
        </w:r>
      </w:ins>
      <w:ins w:id="1039" w:author="iict" w:date="2020-08-27T12:54:48Z">
        <w:r>
          <w:rPr/>
          <w:instrText xml:space="preserve"> PAGEREF _Toc1733518950 </w:instrText>
        </w:r>
      </w:ins>
      <w:ins w:id="1040" w:author="iict" w:date="2020-08-27T12:54:48Z">
        <w:r>
          <w:rPr/>
          <w:fldChar w:fldCharType="separate"/>
        </w:r>
      </w:ins>
      <w:ins w:id="1041" w:author="iict" w:date="2020-08-27T12:54:48Z">
        <w:r>
          <w:rPr/>
          <w:t>20</w:t>
        </w:r>
      </w:ins>
      <w:ins w:id="1042" w:author="iict" w:date="2020-08-27T12:54:48Z">
        <w:r>
          <w:rPr/>
          <w:fldChar w:fldCharType="end"/>
        </w:r>
      </w:ins>
      <w:ins w:id="1043" w:author="iict" w:date="2020-08-27T12:54:48Z">
        <w:r>
          <w:rPr>
            <w:rFonts w:cs="Times New Roman"/>
          </w:rPr>
          <w:fldChar w:fldCharType="end"/>
        </w:r>
      </w:ins>
    </w:p>
    <w:p>
      <w:pPr>
        <w:pStyle w:val="35"/>
        <w:tabs>
          <w:tab w:val="right" w:leader="dot" w:pos="9031"/>
        </w:tabs>
        <w:rPr>
          <w:ins w:id="1044" w:author="iict" w:date="2020-08-27T12:54:48Z"/>
        </w:rPr>
      </w:pPr>
      <w:ins w:id="1045" w:author="iict" w:date="2020-08-27T12:54:48Z">
        <w:r>
          <w:rPr>
            <w:rFonts w:cs="Times New Roman"/>
          </w:rPr>
          <w:fldChar w:fldCharType="begin"/>
        </w:r>
      </w:ins>
      <w:ins w:id="1046" w:author="iict" w:date="2020-08-27T12:54:48Z">
        <w:r>
          <w:rPr>
            <w:rFonts w:cs="Times New Roman"/>
          </w:rPr>
          <w:instrText xml:space="preserve"> HYPERLINK \l _Toc1877852707 </w:instrText>
        </w:r>
      </w:ins>
      <w:ins w:id="1047" w:author="iict" w:date="2020-08-27T12:54:48Z">
        <w:r>
          <w:rPr>
            <w:rFonts w:cs="Times New Roman"/>
          </w:rPr>
          <w:fldChar w:fldCharType="separate"/>
        </w:r>
      </w:ins>
      <w:ins w:id="1048" w:author="iict" w:date="2020-08-27T12:54:48Z">
        <w:r>
          <w:rPr>
            <w:rFonts w:cs="Times New Roman"/>
          </w:rPr>
          <w:t xml:space="preserve">4.2.4 </w:t>
        </w:r>
      </w:ins>
      <w:ins w:id="1049" w:author="iict" w:date="2020-08-27T12:54:48Z">
        <w:r>
          <w:rPr>
            <w:rFonts w:cs="Times New Roman"/>
            <w:lang w:val="en-US"/>
          </w:rPr>
          <w:t>Package and Class</w:t>
        </w:r>
      </w:ins>
      <w:ins w:id="1050" w:author="iict" w:date="2020-08-27T12:54:48Z">
        <w:r>
          <w:rPr/>
          <w:tab/>
        </w:r>
      </w:ins>
      <w:ins w:id="1051" w:author="iict" w:date="2020-08-27T12:54:48Z">
        <w:r>
          <w:rPr/>
          <w:fldChar w:fldCharType="begin"/>
        </w:r>
      </w:ins>
      <w:ins w:id="1052" w:author="iict" w:date="2020-08-27T12:54:48Z">
        <w:r>
          <w:rPr/>
          <w:instrText xml:space="preserve"> PAGEREF _Toc1877852707 </w:instrText>
        </w:r>
      </w:ins>
      <w:ins w:id="1053" w:author="iict" w:date="2020-08-27T12:54:48Z">
        <w:r>
          <w:rPr/>
          <w:fldChar w:fldCharType="separate"/>
        </w:r>
      </w:ins>
      <w:ins w:id="1054" w:author="iict" w:date="2020-08-27T12:54:48Z">
        <w:r>
          <w:rPr/>
          <w:t>20</w:t>
        </w:r>
      </w:ins>
      <w:ins w:id="1055" w:author="iict" w:date="2020-08-27T12:54:48Z">
        <w:r>
          <w:rPr/>
          <w:fldChar w:fldCharType="end"/>
        </w:r>
      </w:ins>
      <w:ins w:id="1056" w:author="iict" w:date="2020-08-27T12:54:48Z">
        <w:r>
          <w:rPr>
            <w:rFonts w:cs="Times New Roman"/>
          </w:rPr>
          <w:fldChar w:fldCharType="end"/>
        </w:r>
      </w:ins>
    </w:p>
    <w:p>
      <w:pPr>
        <w:pStyle w:val="35"/>
        <w:tabs>
          <w:tab w:val="right" w:leader="dot" w:pos="9031"/>
        </w:tabs>
        <w:rPr>
          <w:ins w:id="1057" w:author="iict" w:date="2020-08-27T12:54:48Z"/>
        </w:rPr>
      </w:pPr>
      <w:ins w:id="1058" w:author="iict" w:date="2020-08-27T12:54:48Z">
        <w:r>
          <w:rPr>
            <w:rFonts w:cs="Times New Roman"/>
          </w:rPr>
          <w:fldChar w:fldCharType="begin"/>
        </w:r>
      </w:ins>
      <w:ins w:id="1059" w:author="iict" w:date="2020-08-27T12:54:48Z">
        <w:r>
          <w:rPr>
            <w:rFonts w:cs="Times New Roman"/>
          </w:rPr>
          <w:instrText xml:space="preserve"> HYPERLINK \l _Toc1571521846 </w:instrText>
        </w:r>
      </w:ins>
      <w:ins w:id="1060" w:author="iict" w:date="2020-08-27T12:54:48Z">
        <w:r>
          <w:rPr>
            <w:rFonts w:cs="Times New Roman"/>
          </w:rPr>
          <w:fldChar w:fldCharType="separate"/>
        </w:r>
      </w:ins>
      <w:ins w:id="1061" w:author="iict" w:date="2020-08-27T12:54:48Z">
        <w:r>
          <w:rPr>
            <w:rFonts w:cs="Times New Roman"/>
          </w:rPr>
          <w:t xml:space="preserve">4.2.5 </w:t>
        </w:r>
      </w:ins>
      <w:ins w:id="1062" w:author="iict" w:date="2020-08-27T12:54:48Z">
        <w:r>
          <w:rPr>
            <w:rFonts w:cs="Times New Roman"/>
            <w:lang w:val="en-US"/>
          </w:rPr>
          <w:t>Sequence Diagram</w:t>
        </w:r>
      </w:ins>
      <w:ins w:id="1063" w:author="iict" w:date="2020-08-27T12:54:48Z">
        <w:r>
          <w:rPr/>
          <w:tab/>
        </w:r>
      </w:ins>
      <w:ins w:id="1064" w:author="iict" w:date="2020-08-27T12:54:48Z">
        <w:r>
          <w:rPr/>
          <w:fldChar w:fldCharType="begin"/>
        </w:r>
      </w:ins>
      <w:ins w:id="1065" w:author="iict" w:date="2020-08-27T12:54:48Z">
        <w:r>
          <w:rPr/>
          <w:instrText xml:space="preserve"> PAGEREF _Toc1571521846 </w:instrText>
        </w:r>
      </w:ins>
      <w:ins w:id="1066" w:author="iict" w:date="2020-08-27T12:54:48Z">
        <w:r>
          <w:rPr/>
          <w:fldChar w:fldCharType="separate"/>
        </w:r>
      </w:ins>
      <w:ins w:id="1067" w:author="iict" w:date="2020-08-27T12:54:48Z">
        <w:r>
          <w:rPr/>
          <w:t>25</w:t>
        </w:r>
      </w:ins>
      <w:ins w:id="1068" w:author="iict" w:date="2020-08-27T12:54:48Z">
        <w:r>
          <w:rPr/>
          <w:fldChar w:fldCharType="end"/>
        </w:r>
      </w:ins>
      <w:ins w:id="1069" w:author="iict" w:date="2020-08-27T12:54:48Z">
        <w:r>
          <w:rPr>
            <w:rFonts w:cs="Times New Roman"/>
          </w:rPr>
          <w:fldChar w:fldCharType="end"/>
        </w:r>
      </w:ins>
    </w:p>
    <w:p>
      <w:pPr>
        <w:pStyle w:val="33"/>
        <w:tabs>
          <w:tab w:val="right" w:leader="dot" w:pos="9031"/>
        </w:tabs>
        <w:rPr>
          <w:ins w:id="1070" w:author="iict" w:date="2020-08-27T12:54:48Z"/>
        </w:rPr>
      </w:pPr>
      <w:ins w:id="1071" w:author="iict" w:date="2020-08-27T12:54:48Z">
        <w:r>
          <w:rPr>
            <w:rFonts w:cs="Times New Roman"/>
          </w:rPr>
          <w:fldChar w:fldCharType="begin"/>
        </w:r>
      </w:ins>
      <w:ins w:id="1072" w:author="iict" w:date="2020-08-27T12:54:48Z">
        <w:r>
          <w:rPr>
            <w:rFonts w:cs="Times New Roman"/>
          </w:rPr>
          <w:instrText xml:space="preserve"> HYPERLINK \l _Toc402351782 </w:instrText>
        </w:r>
      </w:ins>
      <w:ins w:id="1073" w:author="iict" w:date="2020-08-27T12:54:48Z">
        <w:r>
          <w:rPr>
            <w:rFonts w:cs="Times New Roman"/>
          </w:rPr>
          <w:fldChar w:fldCharType="separate"/>
        </w:r>
      </w:ins>
      <w:ins w:id="1074" w:author="iict" w:date="2020-08-27T12:54:48Z">
        <w:r>
          <w:rPr>
            <w:rFonts w:cs="Times New Roman"/>
          </w:rPr>
          <w:t>5 ALGORITHMS</w:t>
        </w:r>
      </w:ins>
      <w:ins w:id="1075" w:author="iict" w:date="2020-08-27T12:54:48Z">
        <w:r>
          <w:rPr/>
          <w:tab/>
        </w:r>
      </w:ins>
      <w:ins w:id="1076" w:author="iict" w:date="2020-08-27T12:54:48Z">
        <w:r>
          <w:rPr/>
          <w:fldChar w:fldCharType="begin"/>
        </w:r>
      </w:ins>
      <w:ins w:id="1077" w:author="iict" w:date="2020-08-27T12:54:48Z">
        <w:r>
          <w:rPr/>
          <w:instrText xml:space="preserve"> PAGEREF _Toc402351782 </w:instrText>
        </w:r>
      </w:ins>
      <w:ins w:id="1078" w:author="iict" w:date="2020-08-27T12:54:48Z">
        <w:r>
          <w:rPr/>
          <w:fldChar w:fldCharType="separate"/>
        </w:r>
      </w:ins>
      <w:ins w:id="1079" w:author="iict" w:date="2020-08-27T12:54:48Z">
        <w:r>
          <w:rPr/>
          <w:t>27</w:t>
        </w:r>
      </w:ins>
      <w:ins w:id="1080" w:author="iict" w:date="2020-08-27T12:54:48Z">
        <w:r>
          <w:rPr/>
          <w:fldChar w:fldCharType="end"/>
        </w:r>
      </w:ins>
      <w:ins w:id="1081" w:author="iict" w:date="2020-08-27T12:54:48Z">
        <w:r>
          <w:rPr>
            <w:rFonts w:cs="Times New Roman"/>
          </w:rPr>
          <w:fldChar w:fldCharType="end"/>
        </w:r>
      </w:ins>
    </w:p>
    <w:p>
      <w:pPr>
        <w:pStyle w:val="34"/>
        <w:tabs>
          <w:tab w:val="right" w:leader="dot" w:pos="9031"/>
        </w:tabs>
        <w:rPr>
          <w:ins w:id="1082" w:author="iict" w:date="2020-08-27T12:54:48Z"/>
        </w:rPr>
      </w:pPr>
      <w:ins w:id="1083" w:author="iict" w:date="2020-08-27T12:54:48Z">
        <w:r>
          <w:rPr>
            <w:rFonts w:cs="Times New Roman"/>
          </w:rPr>
          <w:fldChar w:fldCharType="begin"/>
        </w:r>
      </w:ins>
      <w:ins w:id="1084" w:author="iict" w:date="2020-08-27T12:54:48Z">
        <w:r>
          <w:rPr>
            <w:rFonts w:cs="Times New Roman"/>
          </w:rPr>
          <w:instrText xml:space="preserve"> HYPERLINK \l _Toc30337386 </w:instrText>
        </w:r>
      </w:ins>
      <w:ins w:id="1085" w:author="iict" w:date="2020-08-27T12:54:48Z">
        <w:r>
          <w:rPr>
            <w:rFonts w:cs="Times New Roman"/>
          </w:rPr>
          <w:fldChar w:fldCharType="separate"/>
        </w:r>
      </w:ins>
      <w:ins w:id="1086" w:author="iict" w:date="2020-08-27T12:54:48Z">
        <w:r>
          <w:rPr>
            <w:rFonts w:cs="Times New Roman"/>
          </w:rPr>
          <w:t>5.1</w:t>
        </w:r>
      </w:ins>
      <w:ins w:id="1087" w:author="iict" w:date="2020-08-27T12:54:48Z">
        <w:r>
          <w:rPr>
            <w:rFonts w:cs="Times New Roman"/>
            <w:lang w:val="en-US"/>
          </w:rPr>
          <w:t xml:space="preserve"> </w:t>
        </w:r>
      </w:ins>
      <w:ins w:id="1088" w:author="iict" w:date="2020-08-27T12:54:48Z">
        <w:r>
          <w:rPr>
            <w:rFonts w:cs="Times New Roman"/>
          </w:rPr>
          <w:t>Improvements over</w:t>
        </w:r>
      </w:ins>
      <w:ins w:id="1089" w:author="iict" w:date="2020-08-27T12:54:48Z">
        <w:r>
          <w:rPr>
            <w:rFonts w:cs="Times New Roman"/>
            <w:lang w:val="en-US"/>
          </w:rPr>
          <w:t xml:space="preserve"> </w:t>
        </w:r>
      </w:ins>
      <w:ins w:id="1090" w:author="iict" w:date="2020-08-27T12:54:48Z">
        <w:r>
          <w:rPr>
            <w:rFonts w:cs="Times New Roman"/>
          </w:rPr>
          <w:t>RD</w:t>
        </w:r>
      </w:ins>
      <w:ins w:id="1091" w:author="iict" w:date="2020-08-27T12:54:48Z">
        <w:r>
          <w:rPr/>
          <w:tab/>
        </w:r>
      </w:ins>
      <w:ins w:id="1092" w:author="iict" w:date="2020-08-27T12:54:48Z">
        <w:r>
          <w:rPr/>
          <w:fldChar w:fldCharType="begin"/>
        </w:r>
      </w:ins>
      <w:ins w:id="1093" w:author="iict" w:date="2020-08-27T12:54:48Z">
        <w:r>
          <w:rPr/>
          <w:instrText xml:space="preserve"> PAGEREF _Toc30337386 </w:instrText>
        </w:r>
      </w:ins>
      <w:ins w:id="1094" w:author="iict" w:date="2020-08-27T12:54:48Z">
        <w:r>
          <w:rPr/>
          <w:fldChar w:fldCharType="separate"/>
        </w:r>
      </w:ins>
      <w:ins w:id="1095" w:author="iict" w:date="2020-08-27T12:54:48Z">
        <w:r>
          <w:rPr/>
          <w:t>27</w:t>
        </w:r>
      </w:ins>
      <w:ins w:id="1096" w:author="iict" w:date="2020-08-27T12:54:48Z">
        <w:r>
          <w:rPr/>
          <w:fldChar w:fldCharType="end"/>
        </w:r>
      </w:ins>
      <w:ins w:id="1097" w:author="iict" w:date="2020-08-27T12:54:48Z">
        <w:r>
          <w:rPr>
            <w:rFonts w:cs="Times New Roman"/>
          </w:rPr>
          <w:fldChar w:fldCharType="end"/>
        </w:r>
      </w:ins>
    </w:p>
    <w:p>
      <w:pPr>
        <w:pStyle w:val="34"/>
        <w:tabs>
          <w:tab w:val="right" w:leader="dot" w:pos="9031"/>
        </w:tabs>
        <w:rPr>
          <w:ins w:id="1098" w:author="iict" w:date="2020-08-27T12:54:48Z"/>
        </w:rPr>
      </w:pPr>
      <w:ins w:id="1099" w:author="iict" w:date="2020-08-27T12:54:48Z">
        <w:r>
          <w:rPr>
            <w:rFonts w:cs="Times New Roman"/>
          </w:rPr>
          <w:fldChar w:fldCharType="begin"/>
        </w:r>
      </w:ins>
      <w:ins w:id="1100" w:author="iict" w:date="2020-08-27T12:54:48Z">
        <w:r>
          <w:rPr>
            <w:rFonts w:cs="Times New Roman"/>
          </w:rPr>
          <w:instrText xml:space="preserve"> HYPERLINK \l _Toc178976530 </w:instrText>
        </w:r>
      </w:ins>
      <w:ins w:id="1101" w:author="iict" w:date="2020-08-27T12:54:48Z">
        <w:r>
          <w:rPr>
            <w:rFonts w:cs="Times New Roman"/>
          </w:rPr>
          <w:fldChar w:fldCharType="separate"/>
        </w:r>
      </w:ins>
      <w:ins w:id="1102" w:author="iict" w:date="2020-08-27T12:54:48Z">
        <w:r>
          <w:rPr>
            <w:rFonts w:cs="Times New Roman"/>
          </w:rPr>
          <w:t>5.2</w:t>
        </w:r>
      </w:ins>
      <w:ins w:id="1103" w:author="iict" w:date="2020-08-27T12:54:48Z">
        <w:r>
          <w:rPr>
            <w:rFonts w:cs="Times New Roman"/>
            <w:lang w:val="en-US"/>
          </w:rPr>
          <w:t xml:space="preserve"> </w:t>
        </w:r>
      </w:ins>
      <w:ins w:id="1104" w:author="iict" w:date="2020-08-27T12:54:48Z">
        <w:r>
          <w:rPr>
            <w:rFonts w:cs="Times New Roman"/>
          </w:rPr>
          <w:t>Storage and Query on LRV</w:t>
        </w:r>
      </w:ins>
      <w:ins w:id="1105" w:author="iict" w:date="2020-08-27T12:54:48Z">
        <w:r>
          <w:rPr/>
          <w:tab/>
        </w:r>
      </w:ins>
      <w:ins w:id="1106" w:author="iict" w:date="2020-08-27T12:54:48Z">
        <w:r>
          <w:rPr/>
          <w:fldChar w:fldCharType="begin"/>
        </w:r>
      </w:ins>
      <w:ins w:id="1107" w:author="iict" w:date="2020-08-27T12:54:48Z">
        <w:r>
          <w:rPr/>
          <w:instrText xml:space="preserve"> PAGEREF _Toc178976530 </w:instrText>
        </w:r>
      </w:ins>
      <w:ins w:id="1108" w:author="iict" w:date="2020-08-27T12:54:48Z">
        <w:r>
          <w:rPr/>
          <w:fldChar w:fldCharType="separate"/>
        </w:r>
      </w:ins>
      <w:ins w:id="1109" w:author="iict" w:date="2020-08-27T12:54:48Z">
        <w:r>
          <w:rPr/>
          <w:t>28</w:t>
        </w:r>
      </w:ins>
      <w:ins w:id="1110" w:author="iict" w:date="2020-08-27T12:54:48Z">
        <w:r>
          <w:rPr/>
          <w:fldChar w:fldCharType="end"/>
        </w:r>
      </w:ins>
      <w:ins w:id="1111" w:author="iict" w:date="2020-08-27T12:54:48Z">
        <w:r>
          <w:rPr>
            <w:rFonts w:cs="Times New Roman"/>
          </w:rPr>
          <w:fldChar w:fldCharType="end"/>
        </w:r>
      </w:ins>
    </w:p>
    <w:p>
      <w:pPr>
        <w:pStyle w:val="35"/>
        <w:tabs>
          <w:tab w:val="right" w:leader="dot" w:pos="9031"/>
        </w:tabs>
        <w:rPr>
          <w:ins w:id="1112" w:author="iict" w:date="2020-08-27T12:54:48Z"/>
        </w:rPr>
      </w:pPr>
      <w:ins w:id="1113" w:author="iict" w:date="2020-08-27T12:54:48Z">
        <w:r>
          <w:rPr>
            <w:rFonts w:cs="Times New Roman"/>
          </w:rPr>
          <w:fldChar w:fldCharType="begin"/>
        </w:r>
      </w:ins>
      <w:ins w:id="1114" w:author="iict" w:date="2020-08-27T12:54:48Z">
        <w:r>
          <w:rPr>
            <w:rFonts w:cs="Times New Roman"/>
          </w:rPr>
          <w:instrText xml:space="preserve"> HYPERLINK \l _Toc1687216692 </w:instrText>
        </w:r>
      </w:ins>
      <w:ins w:id="1115" w:author="iict" w:date="2020-08-27T12:54:48Z">
        <w:r>
          <w:rPr>
            <w:rFonts w:cs="Times New Roman"/>
          </w:rPr>
          <w:fldChar w:fldCharType="separate"/>
        </w:r>
      </w:ins>
      <w:ins w:id="1116" w:author="iict" w:date="2020-08-27T12:54:48Z">
        <w:r>
          <w:rPr>
            <w:rFonts w:cs="Times New Roman"/>
          </w:rPr>
          <w:t>5.2.1 Relational Database for Basic Storage</w:t>
        </w:r>
      </w:ins>
      <w:ins w:id="1117" w:author="iict" w:date="2020-08-27T12:54:48Z">
        <w:r>
          <w:rPr/>
          <w:tab/>
        </w:r>
      </w:ins>
      <w:ins w:id="1118" w:author="iict" w:date="2020-08-27T12:54:48Z">
        <w:r>
          <w:rPr/>
          <w:fldChar w:fldCharType="begin"/>
        </w:r>
      </w:ins>
      <w:ins w:id="1119" w:author="iict" w:date="2020-08-27T12:54:48Z">
        <w:r>
          <w:rPr/>
          <w:instrText xml:space="preserve"> PAGEREF _Toc1687216692 </w:instrText>
        </w:r>
      </w:ins>
      <w:ins w:id="1120" w:author="iict" w:date="2020-08-27T12:54:48Z">
        <w:r>
          <w:rPr/>
          <w:fldChar w:fldCharType="separate"/>
        </w:r>
      </w:ins>
      <w:ins w:id="1121" w:author="iict" w:date="2020-08-27T12:54:48Z">
        <w:r>
          <w:rPr/>
          <w:t>29</w:t>
        </w:r>
      </w:ins>
      <w:ins w:id="1122" w:author="iict" w:date="2020-08-27T12:54:48Z">
        <w:r>
          <w:rPr/>
          <w:fldChar w:fldCharType="end"/>
        </w:r>
      </w:ins>
      <w:ins w:id="1123" w:author="iict" w:date="2020-08-27T12:54:48Z">
        <w:r>
          <w:rPr>
            <w:rFonts w:cs="Times New Roman"/>
          </w:rPr>
          <w:fldChar w:fldCharType="end"/>
        </w:r>
      </w:ins>
    </w:p>
    <w:p>
      <w:pPr>
        <w:pStyle w:val="35"/>
        <w:tabs>
          <w:tab w:val="right" w:leader="dot" w:pos="9031"/>
        </w:tabs>
        <w:rPr>
          <w:ins w:id="1124" w:author="iict" w:date="2020-08-27T12:54:48Z"/>
        </w:rPr>
      </w:pPr>
      <w:ins w:id="1125" w:author="iict" w:date="2020-08-27T12:54:48Z">
        <w:r>
          <w:rPr>
            <w:rFonts w:cs="Times New Roman"/>
          </w:rPr>
          <w:fldChar w:fldCharType="begin"/>
        </w:r>
      </w:ins>
      <w:ins w:id="1126" w:author="iict" w:date="2020-08-27T12:54:48Z">
        <w:r>
          <w:rPr>
            <w:rFonts w:cs="Times New Roman"/>
          </w:rPr>
          <w:instrText xml:space="preserve"> HYPERLINK \l _Toc1631579216 </w:instrText>
        </w:r>
      </w:ins>
      <w:ins w:id="1127" w:author="iict" w:date="2020-08-27T12:54:48Z">
        <w:r>
          <w:rPr>
            <w:rFonts w:cs="Times New Roman"/>
          </w:rPr>
          <w:fldChar w:fldCharType="separate"/>
        </w:r>
      </w:ins>
      <w:ins w:id="1128" w:author="iict" w:date="2020-08-27T12:54:48Z">
        <w:r>
          <w:rPr>
            <w:rFonts w:cs="Times New Roman"/>
          </w:rPr>
          <w:t>5.2.2 Non-Relational Database for Keywords</w:t>
        </w:r>
      </w:ins>
      <w:ins w:id="1129" w:author="iict" w:date="2020-08-27T12:54:48Z">
        <w:r>
          <w:rPr/>
          <w:tab/>
        </w:r>
      </w:ins>
      <w:ins w:id="1130" w:author="iict" w:date="2020-08-27T12:54:48Z">
        <w:r>
          <w:rPr/>
          <w:fldChar w:fldCharType="begin"/>
        </w:r>
      </w:ins>
      <w:ins w:id="1131" w:author="iict" w:date="2020-08-27T12:54:48Z">
        <w:r>
          <w:rPr/>
          <w:instrText xml:space="preserve"> PAGEREF _Toc1631579216 </w:instrText>
        </w:r>
      </w:ins>
      <w:ins w:id="1132" w:author="iict" w:date="2020-08-27T12:54:48Z">
        <w:r>
          <w:rPr/>
          <w:fldChar w:fldCharType="separate"/>
        </w:r>
      </w:ins>
      <w:ins w:id="1133" w:author="iict" w:date="2020-08-27T12:54:48Z">
        <w:r>
          <w:rPr/>
          <w:t>30</w:t>
        </w:r>
      </w:ins>
      <w:ins w:id="1134" w:author="iict" w:date="2020-08-27T12:54:48Z">
        <w:r>
          <w:rPr/>
          <w:fldChar w:fldCharType="end"/>
        </w:r>
      </w:ins>
      <w:ins w:id="1135" w:author="iict" w:date="2020-08-27T12:54:48Z">
        <w:r>
          <w:rPr>
            <w:rFonts w:cs="Times New Roman"/>
          </w:rPr>
          <w:fldChar w:fldCharType="end"/>
        </w:r>
      </w:ins>
    </w:p>
    <w:p>
      <w:pPr>
        <w:pStyle w:val="35"/>
        <w:tabs>
          <w:tab w:val="right" w:leader="dot" w:pos="9031"/>
        </w:tabs>
        <w:rPr>
          <w:ins w:id="1136" w:author="iict" w:date="2020-08-27T12:54:48Z"/>
        </w:rPr>
      </w:pPr>
      <w:ins w:id="1137" w:author="iict" w:date="2020-08-27T12:54:48Z">
        <w:r>
          <w:rPr>
            <w:rFonts w:cs="Times New Roman"/>
          </w:rPr>
          <w:fldChar w:fldCharType="begin"/>
        </w:r>
      </w:ins>
      <w:ins w:id="1138" w:author="iict" w:date="2020-08-27T12:54:48Z">
        <w:r>
          <w:rPr>
            <w:rFonts w:cs="Times New Roman"/>
          </w:rPr>
          <w:instrText xml:space="preserve"> HYPERLINK \l _Toc1853283623 </w:instrText>
        </w:r>
      </w:ins>
      <w:ins w:id="1139" w:author="iict" w:date="2020-08-27T12:54:48Z">
        <w:r>
          <w:rPr>
            <w:rFonts w:cs="Times New Roman"/>
          </w:rPr>
          <w:fldChar w:fldCharType="separate"/>
        </w:r>
      </w:ins>
      <w:ins w:id="1140" w:author="iict" w:date="2020-08-27T12:54:48Z">
        <w:r>
          <w:rPr>
            <w:rFonts w:cs="Times New Roman"/>
          </w:rPr>
          <w:t>5.2.3 Non-Relational Database for Cache</w:t>
        </w:r>
      </w:ins>
      <w:ins w:id="1141" w:author="iict" w:date="2020-08-27T12:54:48Z">
        <w:r>
          <w:rPr/>
          <w:tab/>
        </w:r>
      </w:ins>
      <w:ins w:id="1142" w:author="iict" w:date="2020-08-27T12:54:48Z">
        <w:r>
          <w:rPr/>
          <w:fldChar w:fldCharType="begin"/>
        </w:r>
      </w:ins>
      <w:ins w:id="1143" w:author="iict" w:date="2020-08-27T12:54:48Z">
        <w:r>
          <w:rPr/>
          <w:instrText xml:space="preserve"> PAGEREF _Toc1853283623 </w:instrText>
        </w:r>
      </w:ins>
      <w:ins w:id="1144" w:author="iict" w:date="2020-08-27T12:54:48Z">
        <w:r>
          <w:rPr/>
          <w:fldChar w:fldCharType="separate"/>
        </w:r>
      </w:ins>
      <w:ins w:id="1145" w:author="iict" w:date="2020-08-27T12:54:48Z">
        <w:r>
          <w:rPr/>
          <w:t>34</w:t>
        </w:r>
      </w:ins>
      <w:ins w:id="1146" w:author="iict" w:date="2020-08-27T12:54:48Z">
        <w:r>
          <w:rPr/>
          <w:fldChar w:fldCharType="end"/>
        </w:r>
      </w:ins>
      <w:ins w:id="1147" w:author="iict" w:date="2020-08-27T12:54:48Z">
        <w:r>
          <w:rPr>
            <w:rFonts w:cs="Times New Roman"/>
          </w:rPr>
          <w:fldChar w:fldCharType="end"/>
        </w:r>
      </w:ins>
    </w:p>
    <w:p>
      <w:pPr>
        <w:pStyle w:val="35"/>
        <w:tabs>
          <w:tab w:val="right" w:leader="dot" w:pos="9031"/>
        </w:tabs>
        <w:rPr>
          <w:ins w:id="1148" w:author="iict" w:date="2020-08-27T12:54:48Z"/>
        </w:rPr>
      </w:pPr>
      <w:ins w:id="1149" w:author="iict" w:date="2020-08-27T12:54:48Z">
        <w:r>
          <w:rPr>
            <w:rFonts w:cs="Times New Roman"/>
          </w:rPr>
          <w:fldChar w:fldCharType="begin"/>
        </w:r>
      </w:ins>
      <w:ins w:id="1150" w:author="iict" w:date="2020-08-27T12:54:48Z">
        <w:r>
          <w:rPr>
            <w:rFonts w:cs="Times New Roman"/>
          </w:rPr>
          <w:instrText xml:space="preserve"> HYPERLINK \l _Toc163939619 </w:instrText>
        </w:r>
      </w:ins>
      <w:ins w:id="1151" w:author="iict" w:date="2020-08-27T12:54:48Z">
        <w:r>
          <w:rPr>
            <w:rFonts w:cs="Times New Roman"/>
          </w:rPr>
          <w:fldChar w:fldCharType="separate"/>
        </w:r>
      </w:ins>
      <w:ins w:id="1152" w:author="iict" w:date="2020-08-27T12:54:48Z">
        <w:r>
          <w:rPr>
            <w:rFonts w:cs="Times New Roman"/>
          </w:rPr>
          <w:t>5.2.4 Three-Layered Search</w:t>
        </w:r>
      </w:ins>
      <w:ins w:id="1153" w:author="iict" w:date="2020-08-27T12:54:48Z">
        <w:r>
          <w:rPr/>
          <w:tab/>
        </w:r>
      </w:ins>
      <w:ins w:id="1154" w:author="iict" w:date="2020-08-27T12:54:48Z">
        <w:r>
          <w:rPr/>
          <w:fldChar w:fldCharType="begin"/>
        </w:r>
      </w:ins>
      <w:ins w:id="1155" w:author="iict" w:date="2020-08-27T12:54:48Z">
        <w:r>
          <w:rPr/>
          <w:instrText xml:space="preserve"> PAGEREF _Toc163939619 </w:instrText>
        </w:r>
      </w:ins>
      <w:ins w:id="1156" w:author="iict" w:date="2020-08-27T12:54:48Z">
        <w:r>
          <w:rPr/>
          <w:fldChar w:fldCharType="separate"/>
        </w:r>
      </w:ins>
      <w:ins w:id="1157" w:author="iict" w:date="2020-08-27T12:54:48Z">
        <w:r>
          <w:rPr/>
          <w:t>35</w:t>
        </w:r>
      </w:ins>
      <w:ins w:id="1158" w:author="iict" w:date="2020-08-27T12:54:48Z">
        <w:r>
          <w:rPr/>
          <w:fldChar w:fldCharType="end"/>
        </w:r>
      </w:ins>
      <w:ins w:id="1159" w:author="iict" w:date="2020-08-27T12:54:48Z">
        <w:r>
          <w:rPr>
            <w:rFonts w:cs="Times New Roman"/>
          </w:rPr>
          <w:fldChar w:fldCharType="end"/>
        </w:r>
      </w:ins>
    </w:p>
    <w:p>
      <w:pPr>
        <w:pStyle w:val="35"/>
        <w:tabs>
          <w:tab w:val="right" w:leader="dot" w:pos="9031"/>
        </w:tabs>
        <w:rPr>
          <w:ins w:id="1160" w:author="iict" w:date="2020-08-27T12:54:48Z"/>
        </w:rPr>
      </w:pPr>
      <w:ins w:id="1161" w:author="iict" w:date="2020-08-27T12:54:48Z">
        <w:r>
          <w:rPr>
            <w:rFonts w:cs="Times New Roman"/>
          </w:rPr>
          <w:fldChar w:fldCharType="begin"/>
        </w:r>
      </w:ins>
      <w:ins w:id="1162" w:author="iict" w:date="2020-08-27T12:54:48Z">
        <w:r>
          <w:rPr>
            <w:rFonts w:cs="Times New Roman"/>
          </w:rPr>
          <w:instrText xml:space="preserve"> HYPERLINK \l _Toc1352142169 </w:instrText>
        </w:r>
      </w:ins>
      <w:ins w:id="1163" w:author="iict" w:date="2020-08-27T12:54:48Z">
        <w:r>
          <w:rPr>
            <w:rFonts w:cs="Times New Roman"/>
          </w:rPr>
          <w:fldChar w:fldCharType="separate"/>
        </w:r>
      </w:ins>
      <w:ins w:id="1164" w:author="iict" w:date="2020-08-27T12:54:48Z">
        <w:r>
          <w:rPr>
            <w:rFonts w:cs="Times New Roman"/>
          </w:rPr>
          <w:t>5.2.5 Cache Switch</w:t>
        </w:r>
      </w:ins>
      <w:ins w:id="1165" w:author="iict" w:date="2020-08-27T12:54:48Z">
        <w:r>
          <w:rPr/>
          <w:tab/>
        </w:r>
      </w:ins>
      <w:ins w:id="1166" w:author="iict" w:date="2020-08-27T12:54:48Z">
        <w:r>
          <w:rPr/>
          <w:fldChar w:fldCharType="begin"/>
        </w:r>
      </w:ins>
      <w:ins w:id="1167" w:author="iict" w:date="2020-08-27T12:54:48Z">
        <w:r>
          <w:rPr/>
          <w:instrText xml:space="preserve"> PAGEREF _Toc1352142169 </w:instrText>
        </w:r>
      </w:ins>
      <w:ins w:id="1168" w:author="iict" w:date="2020-08-27T12:54:48Z">
        <w:r>
          <w:rPr/>
          <w:fldChar w:fldCharType="separate"/>
        </w:r>
      </w:ins>
      <w:ins w:id="1169" w:author="iict" w:date="2020-08-27T12:54:48Z">
        <w:r>
          <w:rPr/>
          <w:t>39</w:t>
        </w:r>
      </w:ins>
      <w:ins w:id="1170" w:author="iict" w:date="2020-08-27T12:54:48Z">
        <w:r>
          <w:rPr/>
          <w:fldChar w:fldCharType="end"/>
        </w:r>
      </w:ins>
      <w:ins w:id="1171" w:author="iict" w:date="2020-08-27T12:54:48Z">
        <w:r>
          <w:rPr>
            <w:rFonts w:cs="Times New Roman"/>
          </w:rPr>
          <w:fldChar w:fldCharType="end"/>
        </w:r>
      </w:ins>
    </w:p>
    <w:p>
      <w:pPr>
        <w:pStyle w:val="34"/>
        <w:tabs>
          <w:tab w:val="right" w:leader="dot" w:pos="9031"/>
        </w:tabs>
        <w:rPr>
          <w:ins w:id="1172" w:author="iict" w:date="2020-08-27T12:54:48Z"/>
        </w:rPr>
      </w:pPr>
      <w:ins w:id="1173" w:author="iict" w:date="2020-08-27T12:54:48Z">
        <w:r>
          <w:rPr>
            <w:rFonts w:cs="Times New Roman"/>
          </w:rPr>
          <w:fldChar w:fldCharType="begin"/>
        </w:r>
      </w:ins>
      <w:ins w:id="1174" w:author="iict" w:date="2020-08-27T12:54:48Z">
        <w:r>
          <w:rPr>
            <w:rFonts w:cs="Times New Roman"/>
          </w:rPr>
          <w:instrText xml:space="preserve"> HYPERLINK \l _Toc38210386 </w:instrText>
        </w:r>
      </w:ins>
      <w:ins w:id="1175" w:author="iict" w:date="2020-08-27T12:54:48Z">
        <w:r>
          <w:rPr>
            <w:rFonts w:cs="Times New Roman"/>
          </w:rPr>
          <w:fldChar w:fldCharType="separate"/>
        </w:r>
      </w:ins>
      <w:ins w:id="1176" w:author="iict" w:date="2020-08-27T12:54:48Z">
        <w:r>
          <w:rPr>
            <w:rFonts w:cs="Times New Roman"/>
          </w:rPr>
          <w:t xml:space="preserve">5.3 Resource Ranking </w:t>
        </w:r>
      </w:ins>
      <w:ins w:id="1177" w:author="iict" w:date="2020-08-27T12:54:48Z">
        <w:r>
          <w:rPr>
            <w:rFonts w:cs="Times New Roman"/>
            <w:lang w:val="en-US"/>
          </w:rPr>
          <w:t>b</w:t>
        </w:r>
      </w:ins>
      <w:ins w:id="1178" w:author="iict" w:date="2020-08-27T12:54:48Z">
        <w:r>
          <w:rPr>
            <w:rFonts w:cs="Times New Roman"/>
          </w:rPr>
          <w:t>ased on LRV</w:t>
        </w:r>
      </w:ins>
      <w:ins w:id="1179" w:author="iict" w:date="2020-08-27T12:54:48Z">
        <w:r>
          <w:rPr/>
          <w:tab/>
        </w:r>
      </w:ins>
      <w:ins w:id="1180" w:author="iict" w:date="2020-08-27T12:54:48Z">
        <w:r>
          <w:rPr/>
          <w:fldChar w:fldCharType="begin"/>
        </w:r>
      </w:ins>
      <w:ins w:id="1181" w:author="iict" w:date="2020-08-27T12:54:48Z">
        <w:r>
          <w:rPr/>
          <w:instrText xml:space="preserve"> PAGEREF _Toc38210386 </w:instrText>
        </w:r>
      </w:ins>
      <w:ins w:id="1182" w:author="iict" w:date="2020-08-27T12:54:48Z">
        <w:r>
          <w:rPr/>
          <w:fldChar w:fldCharType="separate"/>
        </w:r>
      </w:ins>
      <w:ins w:id="1183" w:author="iict" w:date="2020-08-27T12:54:48Z">
        <w:r>
          <w:rPr/>
          <w:t>41</w:t>
        </w:r>
      </w:ins>
      <w:ins w:id="1184" w:author="iict" w:date="2020-08-27T12:54:48Z">
        <w:r>
          <w:rPr/>
          <w:fldChar w:fldCharType="end"/>
        </w:r>
      </w:ins>
      <w:ins w:id="1185" w:author="iict" w:date="2020-08-27T12:54:48Z">
        <w:r>
          <w:rPr>
            <w:rFonts w:cs="Times New Roman"/>
          </w:rPr>
          <w:fldChar w:fldCharType="end"/>
        </w:r>
      </w:ins>
    </w:p>
    <w:p>
      <w:pPr>
        <w:pStyle w:val="35"/>
        <w:tabs>
          <w:tab w:val="right" w:leader="dot" w:pos="9031"/>
        </w:tabs>
        <w:rPr>
          <w:ins w:id="1186" w:author="iict" w:date="2020-08-27T12:54:48Z"/>
        </w:rPr>
      </w:pPr>
      <w:ins w:id="1187" w:author="iict" w:date="2020-08-27T12:54:48Z">
        <w:r>
          <w:rPr>
            <w:rFonts w:cs="Times New Roman"/>
          </w:rPr>
          <w:fldChar w:fldCharType="begin"/>
        </w:r>
      </w:ins>
      <w:ins w:id="1188" w:author="iict" w:date="2020-08-27T12:54:48Z">
        <w:r>
          <w:rPr>
            <w:rFonts w:cs="Times New Roman"/>
          </w:rPr>
          <w:instrText xml:space="preserve"> HYPERLINK \l _Toc147122289 </w:instrText>
        </w:r>
      </w:ins>
      <w:ins w:id="1189" w:author="iict" w:date="2020-08-27T12:54:48Z">
        <w:r>
          <w:rPr>
            <w:rFonts w:cs="Times New Roman"/>
          </w:rPr>
          <w:fldChar w:fldCharType="separate"/>
        </w:r>
      </w:ins>
      <w:ins w:id="1190" w:author="iict" w:date="2020-08-27T12:54:48Z">
        <w:r>
          <w:rPr>
            <w:rFonts w:cs="Times New Roman"/>
          </w:rPr>
          <w:t>5.3.1 Resource Characteristics</w:t>
        </w:r>
      </w:ins>
      <w:ins w:id="1191" w:author="iict" w:date="2020-08-27T12:54:48Z">
        <w:r>
          <w:rPr/>
          <w:tab/>
        </w:r>
      </w:ins>
      <w:ins w:id="1192" w:author="iict" w:date="2020-08-27T12:54:48Z">
        <w:r>
          <w:rPr/>
          <w:fldChar w:fldCharType="begin"/>
        </w:r>
      </w:ins>
      <w:ins w:id="1193" w:author="iict" w:date="2020-08-27T12:54:48Z">
        <w:r>
          <w:rPr/>
          <w:instrText xml:space="preserve"> PAGEREF _Toc147122289 </w:instrText>
        </w:r>
      </w:ins>
      <w:ins w:id="1194" w:author="iict" w:date="2020-08-27T12:54:48Z">
        <w:r>
          <w:rPr/>
          <w:fldChar w:fldCharType="separate"/>
        </w:r>
      </w:ins>
      <w:ins w:id="1195" w:author="iict" w:date="2020-08-27T12:54:48Z">
        <w:r>
          <w:rPr/>
          <w:t>41</w:t>
        </w:r>
      </w:ins>
      <w:ins w:id="1196" w:author="iict" w:date="2020-08-27T12:54:48Z">
        <w:r>
          <w:rPr/>
          <w:fldChar w:fldCharType="end"/>
        </w:r>
      </w:ins>
      <w:ins w:id="1197" w:author="iict" w:date="2020-08-27T12:54:48Z">
        <w:r>
          <w:rPr>
            <w:rFonts w:cs="Times New Roman"/>
          </w:rPr>
          <w:fldChar w:fldCharType="end"/>
        </w:r>
      </w:ins>
    </w:p>
    <w:p>
      <w:pPr>
        <w:pStyle w:val="35"/>
        <w:tabs>
          <w:tab w:val="right" w:leader="dot" w:pos="9031"/>
        </w:tabs>
        <w:rPr>
          <w:ins w:id="1198" w:author="iict" w:date="2020-08-27T12:54:48Z"/>
        </w:rPr>
      </w:pPr>
      <w:ins w:id="1199" w:author="iict" w:date="2020-08-27T12:54:48Z">
        <w:r>
          <w:rPr>
            <w:rFonts w:cs="Times New Roman"/>
          </w:rPr>
          <w:fldChar w:fldCharType="begin"/>
        </w:r>
      </w:ins>
      <w:ins w:id="1200" w:author="iict" w:date="2020-08-27T12:54:48Z">
        <w:r>
          <w:rPr>
            <w:rFonts w:cs="Times New Roman"/>
          </w:rPr>
          <w:instrText xml:space="preserve"> HYPERLINK \l _Toc1284892292 </w:instrText>
        </w:r>
      </w:ins>
      <w:ins w:id="1201" w:author="iict" w:date="2020-08-27T12:54:48Z">
        <w:r>
          <w:rPr>
            <w:rFonts w:cs="Times New Roman"/>
          </w:rPr>
          <w:fldChar w:fldCharType="separate"/>
        </w:r>
      </w:ins>
      <w:ins w:id="1202" w:author="iict" w:date="2020-08-27T12:54:48Z">
        <w:r>
          <w:rPr>
            <w:rFonts w:cs="Times New Roman"/>
          </w:rPr>
          <w:t>5.3.2 Resource Evaluation</w:t>
        </w:r>
      </w:ins>
      <w:ins w:id="1203" w:author="iict" w:date="2020-08-27T12:54:48Z">
        <w:r>
          <w:rPr/>
          <w:tab/>
        </w:r>
      </w:ins>
      <w:ins w:id="1204" w:author="iict" w:date="2020-08-27T12:54:48Z">
        <w:r>
          <w:rPr/>
          <w:fldChar w:fldCharType="begin"/>
        </w:r>
      </w:ins>
      <w:ins w:id="1205" w:author="iict" w:date="2020-08-27T12:54:48Z">
        <w:r>
          <w:rPr/>
          <w:instrText xml:space="preserve"> PAGEREF _Toc1284892292 </w:instrText>
        </w:r>
      </w:ins>
      <w:ins w:id="1206" w:author="iict" w:date="2020-08-27T12:54:48Z">
        <w:r>
          <w:rPr/>
          <w:fldChar w:fldCharType="separate"/>
        </w:r>
      </w:ins>
      <w:ins w:id="1207" w:author="iict" w:date="2020-08-27T12:54:48Z">
        <w:r>
          <w:rPr/>
          <w:t>44</w:t>
        </w:r>
      </w:ins>
      <w:ins w:id="1208" w:author="iict" w:date="2020-08-27T12:54:48Z">
        <w:r>
          <w:rPr/>
          <w:fldChar w:fldCharType="end"/>
        </w:r>
      </w:ins>
      <w:ins w:id="1209" w:author="iict" w:date="2020-08-27T12:54:48Z">
        <w:r>
          <w:rPr>
            <w:rFonts w:cs="Times New Roman"/>
          </w:rPr>
          <w:fldChar w:fldCharType="end"/>
        </w:r>
      </w:ins>
    </w:p>
    <w:p>
      <w:pPr>
        <w:pStyle w:val="33"/>
        <w:tabs>
          <w:tab w:val="right" w:leader="dot" w:pos="9031"/>
        </w:tabs>
        <w:rPr>
          <w:ins w:id="1210" w:author="iict" w:date="2020-08-27T12:54:48Z"/>
        </w:rPr>
      </w:pPr>
      <w:ins w:id="1211" w:author="iict" w:date="2020-08-27T12:54:48Z">
        <w:r>
          <w:rPr>
            <w:rFonts w:cs="Times New Roman"/>
          </w:rPr>
          <w:fldChar w:fldCharType="begin"/>
        </w:r>
      </w:ins>
      <w:ins w:id="1212" w:author="iict" w:date="2020-08-27T12:54:48Z">
        <w:r>
          <w:rPr>
            <w:rFonts w:cs="Times New Roman"/>
          </w:rPr>
          <w:instrText xml:space="preserve"> HYPERLINK \l _Toc511344246 </w:instrText>
        </w:r>
      </w:ins>
      <w:ins w:id="1213" w:author="iict" w:date="2020-08-27T12:54:48Z">
        <w:r>
          <w:rPr>
            <w:rFonts w:cs="Times New Roman"/>
          </w:rPr>
          <w:fldChar w:fldCharType="separate"/>
        </w:r>
      </w:ins>
      <w:ins w:id="1214" w:author="iict" w:date="2020-08-27T12:54:48Z">
        <w:r>
          <w:rPr>
            <w:rFonts w:cs="Times New Roman"/>
          </w:rPr>
          <w:t>6 EXPERIMENTAL STUDY</w:t>
        </w:r>
      </w:ins>
      <w:ins w:id="1215" w:author="iict" w:date="2020-08-27T12:54:48Z">
        <w:r>
          <w:rPr/>
          <w:tab/>
        </w:r>
      </w:ins>
      <w:ins w:id="1216" w:author="iict" w:date="2020-08-27T12:54:48Z">
        <w:r>
          <w:rPr/>
          <w:fldChar w:fldCharType="begin"/>
        </w:r>
      </w:ins>
      <w:ins w:id="1217" w:author="iict" w:date="2020-08-27T12:54:48Z">
        <w:r>
          <w:rPr/>
          <w:instrText xml:space="preserve"> PAGEREF _Toc511344246 </w:instrText>
        </w:r>
      </w:ins>
      <w:ins w:id="1218" w:author="iict" w:date="2020-08-27T12:54:48Z">
        <w:r>
          <w:rPr/>
          <w:fldChar w:fldCharType="separate"/>
        </w:r>
      </w:ins>
      <w:ins w:id="1219" w:author="iict" w:date="2020-08-27T12:54:48Z">
        <w:r>
          <w:rPr/>
          <w:t>46</w:t>
        </w:r>
      </w:ins>
      <w:ins w:id="1220" w:author="iict" w:date="2020-08-27T12:54:48Z">
        <w:r>
          <w:rPr/>
          <w:fldChar w:fldCharType="end"/>
        </w:r>
      </w:ins>
      <w:ins w:id="1221" w:author="iict" w:date="2020-08-27T12:54:48Z">
        <w:r>
          <w:rPr>
            <w:rFonts w:cs="Times New Roman"/>
          </w:rPr>
          <w:fldChar w:fldCharType="end"/>
        </w:r>
      </w:ins>
    </w:p>
    <w:p>
      <w:pPr>
        <w:pStyle w:val="34"/>
        <w:tabs>
          <w:tab w:val="right" w:leader="dot" w:pos="9031"/>
        </w:tabs>
        <w:rPr>
          <w:ins w:id="1222" w:author="iict" w:date="2020-08-27T12:54:48Z"/>
        </w:rPr>
      </w:pPr>
      <w:ins w:id="1223" w:author="iict" w:date="2020-08-27T12:54:48Z">
        <w:r>
          <w:rPr>
            <w:rFonts w:cs="Times New Roman"/>
          </w:rPr>
          <w:fldChar w:fldCharType="begin"/>
        </w:r>
      </w:ins>
      <w:ins w:id="1224" w:author="iict" w:date="2020-08-27T12:54:48Z">
        <w:r>
          <w:rPr>
            <w:rFonts w:cs="Times New Roman"/>
          </w:rPr>
          <w:instrText xml:space="preserve"> HYPERLINK \l _Toc489358838 </w:instrText>
        </w:r>
      </w:ins>
      <w:ins w:id="1225" w:author="iict" w:date="2020-08-27T12:54:48Z">
        <w:r>
          <w:rPr>
            <w:rFonts w:cs="Times New Roman"/>
          </w:rPr>
          <w:fldChar w:fldCharType="separate"/>
        </w:r>
      </w:ins>
      <w:ins w:id="1226" w:author="iict" w:date="2020-08-27T12:54:48Z">
        <w:r>
          <w:rPr>
            <w:rFonts w:cs="Times New Roman"/>
          </w:rPr>
          <w:t>6.1 Methods</w:t>
        </w:r>
      </w:ins>
      <w:ins w:id="1227" w:author="iict" w:date="2020-08-27T12:54:48Z">
        <w:r>
          <w:rPr/>
          <w:tab/>
        </w:r>
      </w:ins>
      <w:ins w:id="1228" w:author="iict" w:date="2020-08-27T12:54:48Z">
        <w:r>
          <w:rPr/>
          <w:fldChar w:fldCharType="begin"/>
        </w:r>
      </w:ins>
      <w:ins w:id="1229" w:author="iict" w:date="2020-08-27T12:54:48Z">
        <w:r>
          <w:rPr/>
          <w:instrText xml:space="preserve"> PAGEREF _Toc489358838 </w:instrText>
        </w:r>
      </w:ins>
      <w:ins w:id="1230" w:author="iict" w:date="2020-08-27T12:54:48Z">
        <w:r>
          <w:rPr/>
          <w:fldChar w:fldCharType="separate"/>
        </w:r>
      </w:ins>
      <w:ins w:id="1231" w:author="iict" w:date="2020-08-27T12:54:48Z">
        <w:r>
          <w:rPr/>
          <w:t>46</w:t>
        </w:r>
      </w:ins>
      <w:ins w:id="1232" w:author="iict" w:date="2020-08-27T12:54:48Z">
        <w:r>
          <w:rPr/>
          <w:fldChar w:fldCharType="end"/>
        </w:r>
      </w:ins>
      <w:ins w:id="1233" w:author="iict" w:date="2020-08-27T12:54:48Z">
        <w:r>
          <w:rPr>
            <w:rFonts w:cs="Times New Roman"/>
          </w:rPr>
          <w:fldChar w:fldCharType="end"/>
        </w:r>
      </w:ins>
    </w:p>
    <w:p>
      <w:pPr>
        <w:pStyle w:val="35"/>
        <w:tabs>
          <w:tab w:val="right" w:leader="dot" w:pos="9031"/>
        </w:tabs>
        <w:rPr>
          <w:ins w:id="1234" w:author="iict" w:date="2020-08-27T12:54:48Z"/>
        </w:rPr>
      </w:pPr>
      <w:ins w:id="1235" w:author="iict" w:date="2020-08-27T12:54:48Z">
        <w:r>
          <w:rPr>
            <w:rFonts w:cs="Times New Roman"/>
          </w:rPr>
          <w:fldChar w:fldCharType="begin"/>
        </w:r>
      </w:ins>
      <w:ins w:id="1236" w:author="iict" w:date="2020-08-27T12:54:48Z">
        <w:r>
          <w:rPr>
            <w:rFonts w:cs="Times New Roman"/>
          </w:rPr>
          <w:instrText xml:space="preserve"> HYPERLINK \l _Toc730974207 </w:instrText>
        </w:r>
      </w:ins>
      <w:ins w:id="1237" w:author="iict" w:date="2020-08-27T12:54:48Z">
        <w:r>
          <w:rPr>
            <w:rFonts w:cs="Times New Roman"/>
          </w:rPr>
          <w:fldChar w:fldCharType="separate"/>
        </w:r>
      </w:ins>
      <w:ins w:id="1238" w:author="iict" w:date="2020-08-27T12:54:48Z">
        <w:r>
          <w:rPr>
            <w:rFonts w:cs="Times New Roman"/>
          </w:rPr>
          <w:t>6.1.1 Black-box Testing</w:t>
        </w:r>
      </w:ins>
      <w:ins w:id="1239" w:author="iict" w:date="2020-08-27T12:54:48Z">
        <w:r>
          <w:rPr/>
          <w:tab/>
        </w:r>
      </w:ins>
      <w:ins w:id="1240" w:author="iict" w:date="2020-08-27T12:54:48Z">
        <w:r>
          <w:rPr/>
          <w:fldChar w:fldCharType="begin"/>
        </w:r>
      </w:ins>
      <w:ins w:id="1241" w:author="iict" w:date="2020-08-27T12:54:48Z">
        <w:r>
          <w:rPr/>
          <w:instrText xml:space="preserve"> PAGEREF _Toc730974207 </w:instrText>
        </w:r>
      </w:ins>
      <w:ins w:id="1242" w:author="iict" w:date="2020-08-27T12:54:48Z">
        <w:r>
          <w:rPr/>
          <w:fldChar w:fldCharType="separate"/>
        </w:r>
      </w:ins>
      <w:ins w:id="1243" w:author="iict" w:date="2020-08-27T12:54:48Z">
        <w:r>
          <w:rPr/>
          <w:t>46</w:t>
        </w:r>
      </w:ins>
      <w:ins w:id="1244" w:author="iict" w:date="2020-08-27T12:54:48Z">
        <w:r>
          <w:rPr/>
          <w:fldChar w:fldCharType="end"/>
        </w:r>
      </w:ins>
      <w:ins w:id="1245" w:author="iict" w:date="2020-08-27T12:54:48Z">
        <w:r>
          <w:rPr>
            <w:rFonts w:cs="Times New Roman"/>
          </w:rPr>
          <w:fldChar w:fldCharType="end"/>
        </w:r>
      </w:ins>
    </w:p>
    <w:p>
      <w:pPr>
        <w:pStyle w:val="35"/>
        <w:tabs>
          <w:tab w:val="right" w:leader="dot" w:pos="9031"/>
        </w:tabs>
        <w:rPr>
          <w:ins w:id="1246" w:author="iict" w:date="2020-08-27T12:54:48Z"/>
        </w:rPr>
      </w:pPr>
      <w:ins w:id="1247" w:author="iict" w:date="2020-08-27T12:54:48Z">
        <w:r>
          <w:rPr>
            <w:rFonts w:cs="Times New Roman"/>
          </w:rPr>
          <w:fldChar w:fldCharType="begin"/>
        </w:r>
      </w:ins>
      <w:ins w:id="1248" w:author="iict" w:date="2020-08-27T12:54:48Z">
        <w:r>
          <w:rPr>
            <w:rFonts w:cs="Times New Roman"/>
          </w:rPr>
          <w:instrText xml:space="preserve"> HYPERLINK \l _Toc1356172714 </w:instrText>
        </w:r>
      </w:ins>
      <w:ins w:id="1249" w:author="iict" w:date="2020-08-27T12:54:48Z">
        <w:r>
          <w:rPr>
            <w:rFonts w:cs="Times New Roman"/>
          </w:rPr>
          <w:fldChar w:fldCharType="separate"/>
        </w:r>
      </w:ins>
      <w:ins w:id="1250" w:author="iict" w:date="2020-08-27T12:54:48Z">
        <w:r>
          <w:rPr>
            <w:rFonts w:cs="Times New Roman"/>
          </w:rPr>
          <w:t>6.1.2 White-box Testing</w:t>
        </w:r>
      </w:ins>
      <w:ins w:id="1251" w:author="iict" w:date="2020-08-27T12:54:48Z">
        <w:r>
          <w:rPr/>
          <w:tab/>
        </w:r>
      </w:ins>
      <w:ins w:id="1252" w:author="iict" w:date="2020-08-27T12:54:48Z">
        <w:r>
          <w:rPr/>
          <w:fldChar w:fldCharType="begin"/>
        </w:r>
      </w:ins>
      <w:ins w:id="1253" w:author="iict" w:date="2020-08-27T12:54:48Z">
        <w:r>
          <w:rPr/>
          <w:instrText xml:space="preserve"> PAGEREF _Toc1356172714 </w:instrText>
        </w:r>
      </w:ins>
      <w:ins w:id="1254" w:author="iict" w:date="2020-08-27T12:54:48Z">
        <w:r>
          <w:rPr/>
          <w:fldChar w:fldCharType="separate"/>
        </w:r>
      </w:ins>
      <w:ins w:id="1255" w:author="iict" w:date="2020-08-27T12:54:48Z">
        <w:r>
          <w:rPr/>
          <w:t>47</w:t>
        </w:r>
      </w:ins>
      <w:ins w:id="1256" w:author="iict" w:date="2020-08-27T12:54:48Z">
        <w:r>
          <w:rPr/>
          <w:fldChar w:fldCharType="end"/>
        </w:r>
      </w:ins>
      <w:ins w:id="1257" w:author="iict" w:date="2020-08-27T12:54:48Z">
        <w:r>
          <w:rPr>
            <w:rFonts w:cs="Times New Roman"/>
          </w:rPr>
          <w:fldChar w:fldCharType="end"/>
        </w:r>
      </w:ins>
    </w:p>
    <w:p>
      <w:pPr>
        <w:pStyle w:val="34"/>
        <w:tabs>
          <w:tab w:val="right" w:leader="dot" w:pos="9031"/>
        </w:tabs>
        <w:rPr>
          <w:ins w:id="1258" w:author="iict" w:date="2020-08-27T12:54:48Z"/>
        </w:rPr>
      </w:pPr>
      <w:ins w:id="1259" w:author="iict" w:date="2020-08-27T12:54:48Z">
        <w:r>
          <w:rPr>
            <w:rFonts w:cs="Times New Roman"/>
          </w:rPr>
          <w:fldChar w:fldCharType="begin"/>
        </w:r>
      </w:ins>
      <w:ins w:id="1260" w:author="iict" w:date="2020-08-27T12:54:48Z">
        <w:r>
          <w:rPr>
            <w:rFonts w:cs="Times New Roman"/>
          </w:rPr>
          <w:instrText xml:space="preserve"> HYPERLINK \l _Toc931972932 </w:instrText>
        </w:r>
      </w:ins>
      <w:ins w:id="1261" w:author="iict" w:date="2020-08-27T12:54:48Z">
        <w:r>
          <w:rPr>
            <w:rFonts w:cs="Times New Roman"/>
          </w:rPr>
          <w:fldChar w:fldCharType="separate"/>
        </w:r>
      </w:ins>
      <w:ins w:id="1262" w:author="iict" w:date="2020-08-27T12:54:48Z">
        <w:r>
          <w:rPr>
            <w:rFonts w:cs="Times New Roman"/>
          </w:rPr>
          <w:t>6.2 Testing Environments</w:t>
        </w:r>
      </w:ins>
      <w:ins w:id="1263" w:author="iict" w:date="2020-08-27T12:54:48Z">
        <w:r>
          <w:rPr/>
          <w:tab/>
        </w:r>
      </w:ins>
      <w:ins w:id="1264" w:author="iict" w:date="2020-08-27T12:54:48Z">
        <w:r>
          <w:rPr/>
          <w:fldChar w:fldCharType="begin"/>
        </w:r>
      </w:ins>
      <w:ins w:id="1265" w:author="iict" w:date="2020-08-27T12:54:48Z">
        <w:r>
          <w:rPr/>
          <w:instrText xml:space="preserve"> PAGEREF _Toc931972932 </w:instrText>
        </w:r>
      </w:ins>
      <w:ins w:id="1266" w:author="iict" w:date="2020-08-27T12:54:48Z">
        <w:r>
          <w:rPr/>
          <w:fldChar w:fldCharType="separate"/>
        </w:r>
      </w:ins>
      <w:ins w:id="1267" w:author="iict" w:date="2020-08-27T12:54:48Z">
        <w:r>
          <w:rPr/>
          <w:t>47</w:t>
        </w:r>
      </w:ins>
      <w:ins w:id="1268" w:author="iict" w:date="2020-08-27T12:54:48Z">
        <w:r>
          <w:rPr/>
          <w:fldChar w:fldCharType="end"/>
        </w:r>
      </w:ins>
      <w:ins w:id="1269" w:author="iict" w:date="2020-08-27T12:54:48Z">
        <w:r>
          <w:rPr>
            <w:rFonts w:cs="Times New Roman"/>
          </w:rPr>
          <w:fldChar w:fldCharType="end"/>
        </w:r>
      </w:ins>
    </w:p>
    <w:p>
      <w:pPr>
        <w:pStyle w:val="35"/>
        <w:tabs>
          <w:tab w:val="right" w:leader="dot" w:pos="9031"/>
        </w:tabs>
        <w:rPr>
          <w:ins w:id="1270" w:author="iict" w:date="2020-08-27T12:54:48Z"/>
        </w:rPr>
      </w:pPr>
      <w:ins w:id="1271" w:author="iict" w:date="2020-08-27T12:54:48Z">
        <w:r>
          <w:rPr>
            <w:rFonts w:cs="Times New Roman"/>
          </w:rPr>
          <w:fldChar w:fldCharType="begin"/>
        </w:r>
      </w:ins>
      <w:ins w:id="1272" w:author="iict" w:date="2020-08-27T12:54:48Z">
        <w:r>
          <w:rPr>
            <w:rFonts w:cs="Times New Roman"/>
          </w:rPr>
          <w:instrText xml:space="preserve"> HYPERLINK \l _Toc1405891212 </w:instrText>
        </w:r>
      </w:ins>
      <w:ins w:id="1273" w:author="iict" w:date="2020-08-27T12:54:48Z">
        <w:r>
          <w:rPr>
            <w:rFonts w:cs="Times New Roman"/>
          </w:rPr>
          <w:fldChar w:fldCharType="separate"/>
        </w:r>
      </w:ins>
      <w:ins w:id="1274" w:author="iict" w:date="2020-08-27T12:54:48Z">
        <w:r>
          <w:rPr>
            <w:rFonts w:cs="Times New Roman"/>
          </w:rPr>
          <w:t>6.2.1 Hardware and Software Condition Control</w:t>
        </w:r>
      </w:ins>
      <w:ins w:id="1275" w:author="iict" w:date="2020-08-27T12:54:48Z">
        <w:r>
          <w:rPr/>
          <w:tab/>
        </w:r>
      </w:ins>
      <w:ins w:id="1276" w:author="iict" w:date="2020-08-27T12:54:48Z">
        <w:r>
          <w:rPr/>
          <w:fldChar w:fldCharType="begin"/>
        </w:r>
      </w:ins>
      <w:ins w:id="1277" w:author="iict" w:date="2020-08-27T12:54:48Z">
        <w:r>
          <w:rPr/>
          <w:instrText xml:space="preserve"> PAGEREF _Toc1405891212 </w:instrText>
        </w:r>
      </w:ins>
      <w:ins w:id="1278" w:author="iict" w:date="2020-08-27T12:54:48Z">
        <w:r>
          <w:rPr/>
          <w:fldChar w:fldCharType="separate"/>
        </w:r>
      </w:ins>
      <w:ins w:id="1279" w:author="iict" w:date="2020-08-27T12:54:48Z">
        <w:r>
          <w:rPr/>
          <w:t>48</w:t>
        </w:r>
      </w:ins>
      <w:ins w:id="1280" w:author="iict" w:date="2020-08-27T12:54:48Z">
        <w:r>
          <w:rPr/>
          <w:fldChar w:fldCharType="end"/>
        </w:r>
      </w:ins>
      <w:ins w:id="1281" w:author="iict" w:date="2020-08-27T12:54:48Z">
        <w:r>
          <w:rPr>
            <w:rFonts w:cs="Times New Roman"/>
          </w:rPr>
          <w:fldChar w:fldCharType="end"/>
        </w:r>
      </w:ins>
    </w:p>
    <w:p>
      <w:pPr>
        <w:pStyle w:val="35"/>
        <w:tabs>
          <w:tab w:val="right" w:leader="dot" w:pos="9031"/>
        </w:tabs>
        <w:rPr>
          <w:ins w:id="1282" w:author="iict" w:date="2020-08-27T12:54:48Z"/>
        </w:rPr>
      </w:pPr>
      <w:ins w:id="1283" w:author="iict" w:date="2020-08-27T12:54:48Z">
        <w:r>
          <w:rPr>
            <w:rFonts w:cs="Times New Roman"/>
          </w:rPr>
          <w:fldChar w:fldCharType="begin"/>
        </w:r>
      </w:ins>
      <w:ins w:id="1284" w:author="iict" w:date="2020-08-27T12:54:48Z">
        <w:r>
          <w:rPr>
            <w:rFonts w:cs="Times New Roman"/>
          </w:rPr>
          <w:instrText xml:space="preserve"> HYPERLINK \l _Toc998067734 </w:instrText>
        </w:r>
      </w:ins>
      <w:ins w:id="1285" w:author="iict" w:date="2020-08-27T12:54:48Z">
        <w:r>
          <w:rPr>
            <w:rFonts w:cs="Times New Roman"/>
          </w:rPr>
          <w:fldChar w:fldCharType="separate"/>
        </w:r>
      </w:ins>
      <w:ins w:id="1286" w:author="iict" w:date="2020-08-27T12:54:48Z">
        <w:r>
          <w:rPr>
            <w:rFonts w:cs="Times New Roman"/>
          </w:rPr>
          <w:t>6.2.2 Experimental Group Control</w:t>
        </w:r>
      </w:ins>
      <w:ins w:id="1287" w:author="iict" w:date="2020-08-27T12:54:48Z">
        <w:r>
          <w:rPr/>
          <w:tab/>
        </w:r>
      </w:ins>
      <w:ins w:id="1288" w:author="iict" w:date="2020-08-27T12:54:48Z">
        <w:r>
          <w:rPr/>
          <w:fldChar w:fldCharType="begin"/>
        </w:r>
      </w:ins>
      <w:ins w:id="1289" w:author="iict" w:date="2020-08-27T12:54:48Z">
        <w:r>
          <w:rPr/>
          <w:instrText xml:space="preserve"> PAGEREF _Toc998067734 </w:instrText>
        </w:r>
      </w:ins>
      <w:ins w:id="1290" w:author="iict" w:date="2020-08-27T12:54:48Z">
        <w:r>
          <w:rPr/>
          <w:fldChar w:fldCharType="separate"/>
        </w:r>
      </w:ins>
      <w:ins w:id="1291" w:author="iict" w:date="2020-08-27T12:54:48Z">
        <w:r>
          <w:rPr/>
          <w:t>49</w:t>
        </w:r>
      </w:ins>
      <w:ins w:id="1292" w:author="iict" w:date="2020-08-27T12:54:48Z">
        <w:r>
          <w:rPr/>
          <w:fldChar w:fldCharType="end"/>
        </w:r>
      </w:ins>
      <w:ins w:id="1293" w:author="iict" w:date="2020-08-27T12:54:48Z">
        <w:r>
          <w:rPr>
            <w:rFonts w:cs="Times New Roman"/>
          </w:rPr>
          <w:fldChar w:fldCharType="end"/>
        </w:r>
      </w:ins>
    </w:p>
    <w:p>
      <w:pPr>
        <w:pStyle w:val="34"/>
        <w:tabs>
          <w:tab w:val="right" w:leader="dot" w:pos="9031"/>
        </w:tabs>
        <w:rPr>
          <w:ins w:id="1294" w:author="iict" w:date="2020-08-27T12:54:48Z"/>
        </w:rPr>
      </w:pPr>
      <w:ins w:id="1295" w:author="iict" w:date="2020-08-27T12:54:48Z">
        <w:r>
          <w:rPr>
            <w:rFonts w:cs="Times New Roman"/>
          </w:rPr>
          <w:fldChar w:fldCharType="begin"/>
        </w:r>
      </w:ins>
      <w:ins w:id="1296" w:author="iict" w:date="2020-08-27T12:54:48Z">
        <w:r>
          <w:rPr>
            <w:rFonts w:cs="Times New Roman"/>
          </w:rPr>
          <w:instrText xml:space="preserve"> HYPERLINK \l _Toc289529154 </w:instrText>
        </w:r>
      </w:ins>
      <w:ins w:id="1297" w:author="iict" w:date="2020-08-27T12:54:48Z">
        <w:r>
          <w:rPr>
            <w:rFonts w:cs="Times New Roman"/>
          </w:rPr>
          <w:fldChar w:fldCharType="separate"/>
        </w:r>
      </w:ins>
      <w:ins w:id="1298" w:author="iict" w:date="2020-08-27T12:54:48Z">
        <w:r>
          <w:rPr>
            <w:rFonts w:cs="Times New Roman"/>
          </w:rPr>
          <w:t>6.3 Performance Analysis</w:t>
        </w:r>
      </w:ins>
      <w:ins w:id="1299" w:author="iict" w:date="2020-08-27T12:54:48Z">
        <w:r>
          <w:rPr/>
          <w:tab/>
        </w:r>
      </w:ins>
      <w:ins w:id="1300" w:author="iict" w:date="2020-08-27T12:54:48Z">
        <w:r>
          <w:rPr/>
          <w:fldChar w:fldCharType="begin"/>
        </w:r>
      </w:ins>
      <w:ins w:id="1301" w:author="iict" w:date="2020-08-27T12:54:48Z">
        <w:r>
          <w:rPr/>
          <w:instrText xml:space="preserve"> PAGEREF _Toc289529154 </w:instrText>
        </w:r>
      </w:ins>
      <w:ins w:id="1302" w:author="iict" w:date="2020-08-27T12:54:48Z">
        <w:r>
          <w:rPr/>
          <w:fldChar w:fldCharType="separate"/>
        </w:r>
      </w:ins>
      <w:ins w:id="1303" w:author="iict" w:date="2020-08-27T12:54:48Z">
        <w:r>
          <w:rPr/>
          <w:t>51</w:t>
        </w:r>
      </w:ins>
      <w:ins w:id="1304" w:author="iict" w:date="2020-08-27T12:54:48Z">
        <w:r>
          <w:rPr/>
          <w:fldChar w:fldCharType="end"/>
        </w:r>
      </w:ins>
      <w:ins w:id="1305" w:author="iict" w:date="2020-08-27T12:54:48Z">
        <w:r>
          <w:rPr>
            <w:rFonts w:cs="Times New Roman"/>
          </w:rPr>
          <w:fldChar w:fldCharType="end"/>
        </w:r>
      </w:ins>
    </w:p>
    <w:p>
      <w:pPr>
        <w:pStyle w:val="35"/>
        <w:tabs>
          <w:tab w:val="right" w:leader="dot" w:pos="9031"/>
        </w:tabs>
        <w:rPr>
          <w:ins w:id="1306" w:author="iict" w:date="2020-08-27T12:54:48Z"/>
        </w:rPr>
      </w:pPr>
      <w:ins w:id="1307" w:author="iict" w:date="2020-08-27T12:54:48Z">
        <w:r>
          <w:rPr>
            <w:rFonts w:cs="Times New Roman"/>
          </w:rPr>
          <w:fldChar w:fldCharType="begin"/>
        </w:r>
      </w:ins>
      <w:ins w:id="1308" w:author="iict" w:date="2020-08-27T12:54:48Z">
        <w:r>
          <w:rPr>
            <w:rFonts w:cs="Times New Roman"/>
          </w:rPr>
          <w:instrText xml:space="preserve"> HYPERLINK \l _Toc1414230236 </w:instrText>
        </w:r>
      </w:ins>
      <w:ins w:id="1309" w:author="iict" w:date="2020-08-27T12:54:48Z">
        <w:r>
          <w:rPr>
            <w:rFonts w:cs="Times New Roman"/>
          </w:rPr>
          <w:fldChar w:fldCharType="separate"/>
        </w:r>
      </w:ins>
      <w:ins w:id="1310" w:author="iict" w:date="2020-08-27T12:54:48Z">
        <w:r>
          <w:rPr>
            <w:rFonts w:cs="Times New Roman"/>
          </w:rPr>
          <w:t xml:space="preserve">6.3.1 Search time for Varying </w:t>
        </w:r>
      </w:ins>
      <w:ins w:id="1311" w:author="iict" w:date="2020-08-27T12:54:48Z">
        <w:r>
          <w:rPr>
            <w:rFonts w:cs="Times New Roman"/>
            <w:lang w:val="en-US"/>
          </w:rPr>
          <w:t>R</w:t>
        </w:r>
      </w:ins>
      <w:ins w:id="1312" w:author="iict" w:date="2020-08-27T12:54:48Z">
        <w:r>
          <w:rPr>
            <w:rFonts w:cs="Times New Roman"/>
          </w:rPr>
          <w:t xml:space="preserve">esource </w:t>
        </w:r>
      </w:ins>
      <w:ins w:id="1313" w:author="iict" w:date="2020-08-27T12:54:48Z">
        <w:r>
          <w:rPr>
            <w:rFonts w:cs="Times New Roman"/>
            <w:lang w:val="en-US"/>
          </w:rPr>
          <w:t>V</w:t>
        </w:r>
      </w:ins>
      <w:ins w:id="1314" w:author="iict" w:date="2020-08-27T12:54:48Z">
        <w:r>
          <w:rPr>
            <w:rFonts w:cs="Times New Roman"/>
          </w:rPr>
          <w:t>olume</w:t>
        </w:r>
      </w:ins>
      <w:ins w:id="1315" w:author="iict" w:date="2020-08-27T12:54:48Z">
        <w:r>
          <w:rPr/>
          <w:tab/>
        </w:r>
      </w:ins>
      <w:ins w:id="1316" w:author="iict" w:date="2020-08-27T12:54:48Z">
        <w:r>
          <w:rPr/>
          <w:fldChar w:fldCharType="begin"/>
        </w:r>
      </w:ins>
      <w:ins w:id="1317" w:author="iict" w:date="2020-08-27T12:54:48Z">
        <w:r>
          <w:rPr/>
          <w:instrText xml:space="preserve"> PAGEREF _Toc1414230236 </w:instrText>
        </w:r>
      </w:ins>
      <w:ins w:id="1318" w:author="iict" w:date="2020-08-27T12:54:48Z">
        <w:r>
          <w:rPr/>
          <w:fldChar w:fldCharType="separate"/>
        </w:r>
      </w:ins>
      <w:ins w:id="1319" w:author="iict" w:date="2020-08-27T12:54:48Z">
        <w:r>
          <w:rPr/>
          <w:t>51</w:t>
        </w:r>
      </w:ins>
      <w:ins w:id="1320" w:author="iict" w:date="2020-08-27T12:54:48Z">
        <w:r>
          <w:rPr/>
          <w:fldChar w:fldCharType="end"/>
        </w:r>
      </w:ins>
      <w:ins w:id="1321" w:author="iict" w:date="2020-08-27T12:54:48Z">
        <w:r>
          <w:rPr>
            <w:rFonts w:cs="Times New Roman"/>
          </w:rPr>
          <w:fldChar w:fldCharType="end"/>
        </w:r>
      </w:ins>
    </w:p>
    <w:p>
      <w:pPr>
        <w:pStyle w:val="35"/>
        <w:tabs>
          <w:tab w:val="right" w:leader="dot" w:pos="9031"/>
        </w:tabs>
        <w:rPr>
          <w:ins w:id="1322" w:author="iict" w:date="2020-08-27T12:54:48Z"/>
        </w:rPr>
      </w:pPr>
      <w:ins w:id="1323" w:author="iict" w:date="2020-08-27T12:54:48Z">
        <w:r>
          <w:rPr>
            <w:rFonts w:cs="Times New Roman"/>
          </w:rPr>
          <w:fldChar w:fldCharType="begin"/>
        </w:r>
      </w:ins>
      <w:ins w:id="1324" w:author="iict" w:date="2020-08-27T12:54:48Z">
        <w:r>
          <w:rPr>
            <w:rFonts w:cs="Times New Roman"/>
          </w:rPr>
          <w:instrText xml:space="preserve"> HYPERLINK \l _Toc1726229662 </w:instrText>
        </w:r>
      </w:ins>
      <w:ins w:id="1325" w:author="iict" w:date="2020-08-27T12:54:48Z">
        <w:r>
          <w:rPr>
            <w:rFonts w:cs="Times New Roman"/>
          </w:rPr>
          <w:fldChar w:fldCharType="separate"/>
        </w:r>
      </w:ins>
      <w:ins w:id="1326" w:author="iict" w:date="2020-08-27T12:54:48Z">
        <w:r>
          <w:rPr>
            <w:rFonts w:cs="Times New Roman"/>
          </w:rPr>
          <w:t xml:space="preserve">6.3.2 Search Time for </w:t>
        </w:r>
      </w:ins>
      <w:ins w:id="1327" w:author="iict" w:date="2020-08-27T12:54:48Z">
        <w:r>
          <w:rPr>
            <w:rFonts w:cs="Times New Roman"/>
            <w:lang w:val="en-US"/>
          </w:rPr>
          <w:t>D</w:t>
        </w:r>
      </w:ins>
      <w:ins w:id="1328" w:author="iict" w:date="2020-08-27T12:54:48Z">
        <w:r>
          <w:rPr>
            <w:rFonts w:cs="Times New Roman"/>
          </w:rPr>
          <w:t xml:space="preserve">ifferent Search Result </w:t>
        </w:r>
      </w:ins>
      <w:ins w:id="1329" w:author="iict" w:date="2020-08-27T12:54:48Z">
        <w:r>
          <w:rPr>
            <w:rFonts w:cs="Times New Roman"/>
            <w:lang w:val="en-US"/>
          </w:rPr>
          <w:t>P</w:t>
        </w:r>
      </w:ins>
      <w:ins w:id="1330" w:author="iict" w:date="2020-08-27T12:54:48Z">
        <w:r>
          <w:rPr>
            <w:rFonts w:cs="Times New Roman"/>
          </w:rPr>
          <w:t xml:space="preserve">age </w:t>
        </w:r>
      </w:ins>
      <w:ins w:id="1331" w:author="iict" w:date="2020-08-27T12:54:48Z">
        <w:r>
          <w:rPr>
            <w:rFonts w:cs="Times New Roman"/>
            <w:lang w:val="en-US"/>
          </w:rPr>
          <w:t>D</w:t>
        </w:r>
      </w:ins>
      <w:ins w:id="1332" w:author="iict" w:date="2020-08-27T12:54:48Z">
        <w:r>
          <w:rPr>
            <w:rFonts w:cs="Times New Roman"/>
          </w:rPr>
          <w:t>epths</w:t>
        </w:r>
      </w:ins>
      <w:ins w:id="1333" w:author="iict" w:date="2020-08-27T12:54:48Z">
        <w:r>
          <w:rPr/>
          <w:tab/>
        </w:r>
      </w:ins>
      <w:ins w:id="1334" w:author="iict" w:date="2020-08-27T12:54:48Z">
        <w:r>
          <w:rPr/>
          <w:fldChar w:fldCharType="begin"/>
        </w:r>
      </w:ins>
      <w:ins w:id="1335" w:author="iict" w:date="2020-08-27T12:54:48Z">
        <w:r>
          <w:rPr/>
          <w:instrText xml:space="preserve"> PAGEREF _Toc1726229662 </w:instrText>
        </w:r>
      </w:ins>
      <w:ins w:id="1336" w:author="iict" w:date="2020-08-27T12:54:48Z">
        <w:r>
          <w:rPr/>
          <w:fldChar w:fldCharType="separate"/>
        </w:r>
      </w:ins>
      <w:ins w:id="1337" w:author="iict" w:date="2020-08-27T12:54:48Z">
        <w:r>
          <w:rPr/>
          <w:t>52</w:t>
        </w:r>
      </w:ins>
      <w:ins w:id="1338" w:author="iict" w:date="2020-08-27T12:54:48Z">
        <w:r>
          <w:rPr/>
          <w:fldChar w:fldCharType="end"/>
        </w:r>
      </w:ins>
      <w:ins w:id="1339" w:author="iict" w:date="2020-08-27T12:54:48Z">
        <w:r>
          <w:rPr>
            <w:rFonts w:cs="Times New Roman"/>
          </w:rPr>
          <w:fldChar w:fldCharType="end"/>
        </w:r>
      </w:ins>
    </w:p>
    <w:p>
      <w:pPr>
        <w:pStyle w:val="35"/>
        <w:tabs>
          <w:tab w:val="right" w:leader="dot" w:pos="9031"/>
        </w:tabs>
        <w:rPr>
          <w:ins w:id="1340" w:author="iict" w:date="2020-08-27T12:54:48Z"/>
        </w:rPr>
      </w:pPr>
      <w:ins w:id="1341" w:author="iict" w:date="2020-08-27T12:54:48Z">
        <w:r>
          <w:rPr>
            <w:rFonts w:cs="Times New Roman"/>
          </w:rPr>
          <w:fldChar w:fldCharType="begin"/>
        </w:r>
      </w:ins>
      <w:ins w:id="1342" w:author="iict" w:date="2020-08-27T12:54:48Z">
        <w:r>
          <w:rPr>
            <w:rFonts w:cs="Times New Roman"/>
          </w:rPr>
          <w:instrText xml:space="preserve"> HYPERLINK \l _Toc1706444421 </w:instrText>
        </w:r>
      </w:ins>
      <w:ins w:id="1343" w:author="iict" w:date="2020-08-27T12:54:48Z">
        <w:r>
          <w:rPr>
            <w:rFonts w:cs="Times New Roman"/>
          </w:rPr>
          <w:fldChar w:fldCharType="separate"/>
        </w:r>
      </w:ins>
      <w:ins w:id="1344" w:author="iict" w:date="2020-08-27T12:54:48Z">
        <w:r>
          <w:rPr>
            <w:rFonts w:cs="Times New Roman"/>
          </w:rPr>
          <w:t xml:space="preserve">6.3.3 Search Time on </w:t>
        </w:r>
      </w:ins>
      <w:ins w:id="1345" w:author="iict" w:date="2020-08-27T12:54:48Z">
        <w:r>
          <w:rPr>
            <w:rFonts w:cs="Times New Roman"/>
            <w:lang w:val="en-US"/>
          </w:rPr>
          <w:t>B</w:t>
        </w:r>
      </w:ins>
      <w:ins w:id="1346" w:author="iict" w:date="2020-08-27T12:54:48Z">
        <w:r>
          <w:rPr>
            <w:rFonts w:cs="Times New Roman"/>
          </w:rPr>
          <w:t xml:space="preserve">usy </w:t>
        </w:r>
      </w:ins>
      <w:ins w:id="1347" w:author="iict" w:date="2020-08-27T12:54:48Z">
        <w:r>
          <w:rPr>
            <w:rFonts w:cs="Times New Roman"/>
            <w:lang w:val="en-US"/>
          </w:rPr>
          <w:t>S</w:t>
        </w:r>
      </w:ins>
      <w:ins w:id="1348" w:author="iict" w:date="2020-08-27T12:54:48Z">
        <w:r>
          <w:rPr>
            <w:rFonts w:cs="Times New Roman"/>
          </w:rPr>
          <w:t>ystem</w:t>
        </w:r>
      </w:ins>
      <w:ins w:id="1349" w:author="iict" w:date="2020-08-27T12:54:48Z">
        <w:r>
          <w:rPr/>
          <w:tab/>
        </w:r>
      </w:ins>
      <w:ins w:id="1350" w:author="iict" w:date="2020-08-27T12:54:48Z">
        <w:r>
          <w:rPr/>
          <w:fldChar w:fldCharType="begin"/>
        </w:r>
      </w:ins>
      <w:ins w:id="1351" w:author="iict" w:date="2020-08-27T12:54:48Z">
        <w:r>
          <w:rPr/>
          <w:instrText xml:space="preserve"> PAGEREF _Toc1706444421 </w:instrText>
        </w:r>
      </w:ins>
      <w:ins w:id="1352" w:author="iict" w:date="2020-08-27T12:54:48Z">
        <w:r>
          <w:rPr/>
          <w:fldChar w:fldCharType="separate"/>
        </w:r>
      </w:ins>
      <w:ins w:id="1353" w:author="iict" w:date="2020-08-27T12:54:48Z">
        <w:r>
          <w:rPr/>
          <w:t>53</w:t>
        </w:r>
      </w:ins>
      <w:ins w:id="1354" w:author="iict" w:date="2020-08-27T12:54:48Z">
        <w:r>
          <w:rPr/>
          <w:fldChar w:fldCharType="end"/>
        </w:r>
      </w:ins>
      <w:ins w:id="1355" w:author="iict" w:date="2020-08-27T12:54:48Z">
        <w:r>
          <w:rPr>
            <w:rFonts w:cs="Times New Roman"/>
          </w:rPr>
          <w:fldChar w:fldCharType="end"/>
        </w:r>
      </w:ins>
    </w:p>
    <w:p>
      <w:pPr>
        <w:pStyle w:val="35"/>
        <w:tabs>
          <w:tab w:val="right" w:leader="dot" w:pos="9031"/>
        </w:tabs>
        <w:rPr>
          <w:ins w:id="1356" w:author="iict" w:date="2020-08-27T12:54:48Z"/>
        </w:rPr>
      </w:pPr>
      <w:ins w:id="1357" w:author="iict" w:date="2020-08-27T12:54:48Z">
        <w:r>
          <w:rPr>
            <w:rFonts w:cs="Times New Roman"/>
          </w:rPr>
          <w:fldChar w:fldCharType="begin"/>
        </w:r>
      </w:ins>
      <w:ins w:id="1358" w:author="iict" w:date="2020-08-27T12:54:48Z">
        <w:r>
          <w:rPr>
            <w:rFonts w:cs="Times New Roman"/>
          </w:rPr>
          <w:instrText xml:space="preserve"> HYPERLINK \l _Toc770760367 </w:instrText>
        </w:r>
      </w:ins>
      <w:ins w:id="1359" w:author="iict" w:date="2020-08-27T12:54:48Z">
        <w:r>
          <w:rPr>
            <w:rFonts w:cs="Times New Roman"/>
          </w:rPr>
          <w:fldChar w:fldCharType="separate"/>
        </w:r>
      </w:ins>
      <w:ins w:id="1360" w:author="iict" w:date="2020-08-27T12:54:48Z">
        <w:r>
          <w:rPr>
            <w:rFonts w:cs="Times New Roman"/>
          </w:rPr>
          <w:t xml:space="preserve">6.3.4 Search Time for </w:t>
        </w:r>
      </w:ins>
      <w:ins w:id="1361" w:author="iict" w:date="2020-08-27T12:54:48Z">
        <w:r>
          <w:rPr>
            <w:rFonts w:cs="Times New Roman"/>
            <w:lang w:val="en-US"/>
          </w:rPr>
          <w:t>R</w:t>
        </w:r>
      </w:ins>
      <w:ins w:id="1362" w:author="iict" w:date="2020-08-27T12:54:48Z">
        <w:r>
          <w:rPr>
            <w:rFonts w:cs="Times New Roman"/>
          </w:rPr>
          <w:t xml:space="preserve">anked vs. </w:t>
        </w:r>
      </w:ins>
      <w:ins w:id="1363" w:author="iict" w:date="2020-08-27T12:54:48Z">
        <w:r>
          <w:rPr>
            <w:rFonts w:cs="Times New Roman"/>
            <w:lang w:val="en-US"/>
          </w:rPr>
          <w:t>U</w:t>
        </w:r>
      </w:ins>
      <w:ins w:id="1364" w:author="iict" w:date="2020-08-27T12:54:48Z">
        <w:r>
          <w:rPr>
            <w:rFonts w:cs="Times New Roman"/>
          </w:rPr>
          <w:t xml:space="preserve">nranked </w:t>
        </w:r>
      </w:ins>
      <w:ins w:id="1365" w:author="iict" w:date="2020-08-27T12:54:48Z">
        <w:r>
          <w:rPr>
            <w:rFonts w:cs="Times New Roman"/>
            <w:lang w:val="en-US"/>
          </w:rPr>
          <w:t>R</w:t>
        </w:r>
      </w:ins>
      <w:ins w:id="1366" w:author="iict" w:date="2020-08-27T12:54:48Z">
        <w:r>
          <w:rPr>
            <w:rFonts w:cs="Times New Roman"/>
          </w:rPr>
          <w:t>esults</w:t>
        </w:r>
      </w:ins>
      <w:ins w:id="1367" w:author="iict" w:date="2020-08-27T12:54:48Z">
        <w:r>
          <w:rPr/>
          <w:tab/>
        </w:r>
      </w:ins>
      <w:ins w:id="1368" w:author="iict" w:date="2020-08-27T12:54:48Z">
        <w:r>
          <w:rPr/>
          <w:fldChar w:fldCharType="begin"/>
        </w:r>
      </w:ins>
      <w:ins w:id="1369" w:author="iict" w:date="2020-08-27T12:54:48Z">
        <w:r>
          <w:rPr/>
          <w:instrText xml:space="preserve"> PAGEREF _Toc770760367 </w:instrText>
        </w:r>
      </w:ins>
      <w:ins w:id="1370" w:author="iict" w:date="2020-08-27T12:54:48Z">
        <w:r>
          <w:rPr/>
          <w:fldChar w:fldCharType="separate"/>
        </w:r>
      </w:ins>
      <w:ins w:id="1371" w:author="iict" w:date="2020-08-27T12:54:48Z">
        <w:r>
          <w:rPr/>
          <w:t>55</w:t>
        </w:r>
      </w:ins>
      <w:ins w:id="1372" w:author="iict" w:date="2020-08-27T12:54:48Z">
        <w:r>
          <w:rPr/>
          <w:fldChar w:fldCharType="end"/>
        </w:r>
      </w:ins>
      <w:ins w:id="1373" w:author="iict" w:date="2020-08-27T12:54:48Z">
        <w:r>
          <w:rPr>
            <w:rFonts w:cs="Times New Roman"/>
          </w:rPr>
          <w:fldChar w:fldCharType="end"/>
        </w:r>
      </w:ins>
    </w:p>
    <w:p>
      <w:pPr>
        <w:pStyle w:val="35"/>
        <w:tabs>
          <w:tab w:val="right" w:leader="dot" w:pos="9031"/>
        </w:tabs>
        <w:rPr>
          <w:ins w:id="1374" w:author="iict" w:date="2020-08-27T12:54:48Z"/>
        </w:rPr>
      </w:pPr>
      <w:ins w:id="1375" w:author="iict" w:date="2020-08-27T12:54:48Z">
        <w:r>
          <w:rPr>
            <w:rFonts w:cs="Times New Roman"/>
          </w:rPr>
          <w:fldChar w:fldCharType="begin"/>
        </w:r>
      </w:ins>
      <w:ins w:id="1376" w:author="iict" w:date="2020-08-27T12:54:48Z">
        <w:r>
          <w:rPr>
            <w:rFonts w:cs="Times New Roman"/>
          </w:rPr>
          <w:instrText xml:space="preserve"> HYPERLINK \l _Toc1745027124 </w:instrText>
        </w:r>
      </w:ins>
      <w:ins w:id="1377" w:author="iict" w:date="2020-08-27T12:54:48Z">
        <w:r>
          <w:rPr>
            <w:rFonts w:cs="Times New Roman"/>
          </w:rPr>
          <w:fldChar w:fldCharType="separate"/>
        </w:r>
      </w:ins>
      <w:ins w:id="1378" w:author="iict" w:date="2020-08-27T12:54:48Z">
        <w:r>
          <w:rPr>
            <w:rFonts w:cs="Times New Roman"/>
          </w:rPr>
          <w:t xml:space="preserve">6.3.5 LRV </w:t>
        </w:r>
      </w:ins>
      <w:ins w:id="1379" w:author="iict" w:date="2020-08-27T12:54:48Z">
        <w:r>
          <w:rPr>
            <w:rFonts w:cs="Times New Roman"/>
            <w:lang w:val="en-US"/>
          </w:rPr>
          <w:t>R</w:t>
        </w:r>
      </w:ins>
      <w:ins w:id="1380" w:author="iict" w:date="2020-08-27T12:54:48Z">
        <w:r>
          <w:rPr>
            <w:rFonts w:cs="Times New Roman"/>
          </w:rPr>
          <w:t xml:space="preserve">anking </w:t>
        </w:r>
      </w:ins>
      <w:ins w:id="1381" w:author="iict" w:date="2020-08-27T12:54:48Z">
        <w:r>
          <w:rPr>
            <w:rFonts w:cs="Times New Roman"/>
            <w:lang w:val="en-US"/>
          </w:rPr>
          <w:t>Verification</w:t>
        </w:r>
      </w:ins>
      <w:ins w:id="1382" w:author="iict" w:date="2020-08-27T12:54:48Z">
        <w:r>
          <w:rPr/>
          <w:tab/>
        </w:r>
      </w:ins>
      <w:ins w:id="1383" w:author="iict" w:date="2020-08-27T12:54:48Z">
        <w:r>
          <w:rPr/>
          <w:fldChar w:fldCharType="begin"/>
        </w:r>
      </w:ins>
      <w:ins w:id="1384" w:author="iict" w:date="2020-08-27T12:54:48Z">
        <w:r>
          <w:rPr/>
          <w:instrText xml:space="preserve"> PAGEREF _Toc1745027124 </w:instrText>
        </w:r>
      </w:ins>
      <w:ins w:id="1385" w:author="iict" w:date="2020-08-27T12:54:48Z">
        <w:r>
          <w:rPr/>
          <w:fldChar w:fldCharType="separate"/>
        </w:r>
      </w:ins>
      <w:ins w:id="1386" w:author="iict" w:date="2020-08-27T12:54:48Z">
        <w:r>
          <w:rPr/>
          <w:t>56</w:t>
        </w:r>
      </w:ins>
      <w:ins w:id="1387" w:author="iict" w:date="2020-08-27T12:54:48Z">
        <w:r>
          <w:rPr/>
          <w:fldChar w:fldCharType="end"/>
        </w:r>
      </w:ins>
      <w:ins w:id="1388" w:author="iict" w:date="2020-08-27T12:54:48Z">
        <w:r>
          <w:rPr>
            <w:rFonts w:cs="Times New Roman"/>
          </w:rPr>
          <w:fldChar w:fldCharType="end"/>
        </w:r>
      </w:ins>
    </w:p>
    <w:p>
      <w:pPr>
        <w:pStyle w:val="33"/>
        <w:tabs>
          <w:tab w:val="right" w:leader="dot" w:pos="9031"/>
        </w:tabs>
        <w:rPr>
          <w:ins w:id="1389" w:author="iict" w:date="2020-08-27T12:54:48Z"/>
        </w:rPr>
      </w:pPr>
      <w:ins w:id="1390" w:author="iict" w:date="2020-08-27T12:54:48Z">
        <w:r>
          <w:rPr>
            <w:rFonts w:cs="Times New Roman"/>
          </w:rPr>
          <w:fldChar w:fldCharType="begin"/>
        </w:r>
      </w:ins>
      <w:ins w:id="1391" w:author="iict" w:date="2020-08-27T12:54:48Z">
        <w:r>
          <w:rPr>
            <w:rFonts w:cs="Times New Roman"/>
          </w:rPr>
          <w:instrText xml:space="preserve"> HYPERLINK \l _Toc1841099348 </w:instrText>
        </w:r>
      </w:ins>
      <w:ins w:id="1392" w:author="iict" w:date="2020-08-27T12:54:48Z">
        <w:r>
          <w:rPr>
            <w:rFonts w:cs="Times New Roman"/>
          </w:rPr>
          <w:fldChar w:fldCharType="separate"/>
        </w:r>
      </w:ins>
      <w:ins w:id="1393" w:author="iict" w:date="2020-08-27T12:54:48Z">
        <w:r>
          <w:rPr>
            <w:rFonts w:cs="Times New Roman"/>
          </w:rPr>
          <w:t>7 CONCLUSIONS</w:t>
        </w:r>
      </w:ins>
      <w:ins w:id="1394" w:author="iict" w:date="2020-08-27T12:54:48Z">
        <w:r>
          <w:rPr/>
          <w:tab/>
        </w:r>
      </w:ins>
      <w:ins w:id="1395" w:author="iict" w:date="2020-08-27T12:54:48Z">
        <w:r>
          <w:rPr/>
          <w:fldChar w:fldCharType="begin"/>
        </w:r>
      </w:ins>
      <w:ins w:id="1396" w:author="iict" w:date="2020-08-27T12:54:48Z">
        <w:r>
          <w:rPr/>
          <w:instrText xml:space="preserve"> PAGEREF _Toc1841099348 </w:instrText>
        </w:r>
      </w:ins>
      <w:ins w:id="1397" w:author="iict" w:date="2020-08-27T12:54:48Z">
        <w:r>
          <w:rPr/>
          <w:fldChar w:fldCharType="separate"/>
        </w:r>
      </w:ins>
      <w:ins w:id="1398" w:author="iict" w:date="2020-08-27T12:54:48Z">
        <w:r>
          <w:rPr/>
          <w:t>59</w:t>
        </w:r>
      </w:ins>
      <w:ins w:id="1399" w:author="iict" w:date="2020-08-27T12:54:48Z">
        <w:r>
          <w:rPr/>
          <w:fldChar w:fldCharType="end"/>
        </w:r>
      </w:ins>
      <w:ins w:id="1400" w:author="iict" w:date="2020-08-27T12:54:48Z">
        <w:r>
          <w:rPr>
            <w:rFonts w:cs="Times New Roman"/>
          </w:rPr>
          <w:fldChar w:fldCharType="end"/>
        </w:r>
      </w:ins>
    </w:p>
    <w:p>
      <w:pPr>
        <w:pStyle w:val="34"/>
        <w:tabs>
          <w:tab w:val="right" w:leader="dot" w:pos="9031"/>
        </w:tabs>
        <w:rPr>
          <w:ins w:id="1401" w:author="iict" w:date="2020-08-27T12:54:48Z"/>
        </w:rPr>
      </w:pPr>
      <w:ins w:id="1402" w:author="iict" w:date="2020-08-27T12:54:48Z">
        <w:r>
          <w:rPr>
            <w:rFonts w:cs="Times New Roman"/>
          </w:rPr>
          <w:fldChar w:fldCharType="begin"/>
        </w:r>
      </w:ins>
      <w:ins w:id="1403" w:author="iict" w:date="2020-08-27T12:54:48Z">
        <w:r>
          <w:rPr>
            <w:rFonts w:cs="Times New Roman"/>
          </w:rPr>
          <w:instrText xml:space="preserve"> HYPERLINK \l _Toc56048076 </w:instrText>
        </w:r>
      </w:ins>
      <w:ins w:id="1404" w:author="iict" w:date="2020-08-27T12:54:48Z">
        <w:r>
          <w:rPr>
            <w:rFonts w:cs="Times New Roman"/>
          </w:rPr>
          <w:fldChar w:fldCharType="separate"/>
        </w:r>
      </w:ins>
      <w:ins w:id="1405" w:author="iict" w:date="2020-08-27T12:54:48Z">
        <w:r>
          <w:rPr>
            <w:rFonts w:cs="Times New Roman"/>
          </w:rPr>
          <w:t>7.1 Research Contributions</w:t>
        </w:r>
      </w:ins>
      <w:ins w:id="1406" w:author="iict" w:date="2020-08-27T12:54:48Z">
        <w:r>
          <w:rPr/>
          <w:tab/>
        </w:r>
      </w:ins>
      <w:ins w:id="1407" w:author="iict" w:date="2020-08-27T12:54:48Z">
        <w:r>
          <w:rPr/>
          <w:fldChar w:fldCharType="begin"/>
        </w:r>
      </w:ins>
      <w:ins w:id="1408" w:author="iict" w:date="2020-08-27T12:54:48Z">
        <w:r>
          <w:rPr/>
          <w:instrText xml:space="preserve"> PAGEREF _Toc56048076 </w:instrText>
        </w:r>
      </w:ins>
      <w:ins w:id="1409" w:author="iict" w:date="2020-08-27T12:54:48Z">
        <w:r>
          <w:rPr/>
          <w:fldChar w:fldCharType="separate"/>
        </w:r>
      </w:ins>
      <w:ins w:id="1410" w:author="iict" w:date="2020-08-27T12:54:48Z">
        <w:r>
          <w:rPr/>
          <w:t>59</w:t>
        </w:r>
      </w:ins>
      <w:ins w:id="1411" w:author="iict" w:date="2020-08-27T12:54:48Z">
        <w:r>
          <w:rPr/>
          <w:fldChar w:fldCharType="end"/>
        </w:r>
      </w:ins>
      <w:ins w:id="1412" w:author="iict" w:date="2020-08-27T12:54:48Z">
        <w:r>
          <w:rPr>
            <w:rFonts w:cs="Times New Roman"/>
          </w:rPr>
          <w:fldChar w:fldCharType="end"/>
        </w:r>
      </w:ins>
    </w:p>
    <w:p>
      <w:pPr>
        <w:pStyle w:val="34"/>
        <w:tabs>
          <w:tab w:val="right" w:leader="dot" w:pos="9031"/>
        </w:tabs>
        <w:rPr>
          <w:ins w:id="1413" w:author="iict" w:date="2020-08-27T12:54:48Z"/>
        </w:rPr>
      </w:pPr>
      <w:ins w:id="1414" w:author="iict" w:date="2020-08-27T12:54:48Z">
        <w:r>
          <w:rPr>
            <w:rFonts w:cs="Times New Roman"/>
          </w:rPr>
          <w:fldChar w:fldCharType="begin"/>
        </w:r>
      </w:ins>
      <w:ins w:id="1415" w:author="iict" w:date="2020-08-27T12:54:48Z">
        <w:r>
          <w:rPr>
            <w:rFonts w:cs="Times New Roman"/>
          </w:rPr>
          <w:instrText xml:space="preserve"> HYPERLINK \l _Toc726994718 </w:instrText>
        </w:r>
      </w:ins>
      <w:ins w:id="1416" w:author="iict" w:date="2020-08-27T12:54:48Z">
        <w:r>
          <w:rPr>
            <w:rFonts w:cs="Times New Roman"/>
          </w:rPr>
          <w:fldChar w:fldCharType="separate"/>
        </w:r>
      </w:ins>
      <w:ins w:id="1417" w:author="iict" w:date="2020-08-27T12:54:48Z">
        <w:r>
          <w:rPr>
            <w:rFonts w:cs="Times New Roman"/>
          </w:rPr>
          <w:t>7.2 Limitations and Future Work</w:t>
        </w:r>
      </w:ins>
      <w:ins w:id="1418" w:author="iict" w:date="2020-08-27T12:54:48Z">
        <w:r>
          <w:rPr/>
          <w:tab/>
        </w:r>
      </w:ins>
      <w:ins w:id="1419" w:author="iict" w:date="2020-08-27T12:54:48Z">
        <w:r>
          <w:rPr/>
          <w:fldChar w:fldCharType="begin"/>
        </w:r>
      </w:ins>
      <w:ins w:id="1420" w:author="iict" w:date="2020-08-27T12:54:48Z">
        <w:r>
          <w:rPr/>
          <w:instrText xml:space="preserve"> PAGEREF _Toc726994718 </w:instrText>
        </w:r>
      </w:ins>
      <w:ins w:id="1421" w:author="iict" w:date="2020-08-27T12:54:48Z">
        <w:r>
          <w:rPr/>
          <w:fldChar w:fldCharType="separate"/>
        </w:r>
      </w:ins>
      <w:ins w:id="1422" w:author="iict" w:date="2020-08-27T12:54:48Z">
        <w:r>
          <w:rPr/>
          <w:t>60</w:t>
        </w:r>
      </w:ins>
      <w:ins w:id="1423" w:author="iict" w:date="2020-08-27T12:54:48Z">
        <w:r>
          <w:rPr/>
          <w:fldChar w:fldCharType="end"/>
        </w:r>
      </w:ins>
      <w:ins w:id="1424" w:author="iict" w:date="2020-08-27T12:54:48Z">
        <w:r>
          <w:rPr>
            <w:rFonts w:cs="Times New Roman"/>
          </w:rPr>
          <w:fldChar w:fldCharType="end"/>
        </w:r>
      </w:ins>
    </w:p>
    <w:p>
      <w:pPr>
        <w:pStyle w:val="33"/>
        <w:tabs>
          <w:tab w:val="right" w:leader="dot" w:pos="9031"/>
        </w:tabs>
        <w:rPr>
          <w:ins w:id="1425" w:author="iict" w:date="2020-08-27T12:54:48Z"/>
        </w:rPr>
      </w:pPr>
      <w:ins w:id="1426" w:author="iict" w:date="2020-08-27T12:54:48Z">
        <w:r>
          <w:rPr>
            <w:rFonts w:cs="Times New Roman"/>
          </w:rPr>
          <w:fldChar w:fldCharType="begin"/>
        </w:r>
      </w:ins>
      <w:ins w:id="1427" w:author="iict" w:date="2020-08-27T12:54:48Z">
        <w:r>
          <w:rPr>
            <w:rFonts w:cs="Times New Roman"/>
          </w:rPr>
          <w:instrText xml:space="preserve"> HYPERLINK \l _Toc167677756 </w:instrText>
        </w:r>
      </w:ins>
      <w:ins w:id="1428" w:author="iict" w:date="2020-08-27T12:54:48Z">
        <w:r>
          <w:rPr>
            <w:rFonts w:cs="Times New Roman"/>
          </w:rPr>
          <w:fldChar w:fldCharType="separate"/>
        </w:r>
      </w:ins>
      <w:ins w:id="1429" w:author="iict" w:date="2020-08-27T12:54:48Z">
        <w:r>
          <w:rPr>
            <w:rFonts w:cs="Times New Roman"/>
          </w:rPr>
          <w:t>REFERENCES</w:t>
        </w:r>
      </w:ins>
      <w:ins w:id="1430" w:author="iict" w:date="2020-08-27T12:54:48Z">
        <w:r>
          <w:rPr/>
          <w:tab/>
        </w:r>
      </w:ins>
      <w:ins w:id="1431" w:author="iict" w:date="2020-08-27T12:54:48Z">
        <w:r>
          <w:rPr/>
          <w:fldChar w:fldCharType="begin"/>
        </w:r>
      </w:ins>
      <w:ins w:id="1432" w:author="iict" w:date="2020-08-27T12:54:48Z">
        <w:r>
          <w:rPr/>
          <w:instrText xml:space="preserve"> PAGEREF _Toc167677756 </w:instrText>
        </w:r>
      </w:ins>
      <w:ins w:id="1433" w:author="iict" w:date="2020-08-27T12:54:48Z">
        <w:r>
          <w:rPr/>
          <w:fldChar w:fldCharType="separate"/>
        </w:r>
      </w:ins>
      <w:ins w:id="1434" w:author="iict" w:date="2020-08-27T12:54:48Z">
        <w:r>
          <w:rPr/>
          <w:t>61</w:t>
        </w:r>
      </w:ins>
      <w:ins w:id="1435" w:author="iict" w:date="2020-08-27T12:54:48Z">
        <w:r>
          <w:rPr/>
          <w:fldChar w:fldCharType="end"/>
        </w:r>
      </w:ins>
      <w:ins w:id="1436" w:author="iict" w:date="2020-08-27T12:54:48Z">
        <w:r>
          <w:rPr>
            <w:rFonts w:cs="Times New Roman"/>
          </w:rPr>
          <w:fldChar w:fldCharType="end"/>
        </w:r>
      </w:ins>
    </w:p>
    <w:p>
      <w:pPr>
        <w:rPr>
          <w:rFonts w:cs="Times New Roman"/>
        </w:rPr>
      </w:pPr>
      <w:r>
        <w:rPr>
          <w:rFonts w:cs="Times New Roman"/>
        </w:rPr>
        <w:fldChar w:fldCharType="end"/>
      </w:r>
    </w:p>
    <w:p>
      <w:pPr>
        <w:pStyle w:val="2"/>
        <w:rPr>
          <w:rFonts w:cs="Times New Roman"/>
        </w:rPr>
        <w:sectPr>
          <w:headerReference r:id="rId12" w:type="first"/>
          <w:footerReference r:id="rId14" w:type="first"/>
          <w:footerReference r:id="rId13" w:type="default"/>
          <w:endnotePr>
            <w:numFmt w:val="decimal"/>
          </w:endnotePr>
          <w:pgSz w:w="11911" w:h="16832"/>
          <w:pgMar w:top="1440" w:right="1440" w:bottom="1440" w:left="1440" w:header="0" w:footer="720" w:gutter="0"/>
          <w:pgNumType w:fmt="upperRoman" w:start="2"/>
          <w:cols w:space="0" w:num="1"/>
          <w:formProt w:val="0"/>
          <w:titlePg/>
          <w:docGrid w:linePitch="100" w:charSpace="0"/>
        </w:sectPr>
      </w:pPr>
    </w:p>
    <w:p>
      <w:pPr>
        <w:pStyle w:val="2"/>
        <w:rPr>
          <w:rFonts w:cs="Times New Roman"/>
          <w:lang w:val="en-US"/>
        </w:rPr>
      </w:pPr>
      <w:bookmarkStart w:id="47" w:name="_Toc8393"/>
      <w:bookmarkStart w:id="48" w:name="_Toc284379174"/>
      <w:bookmarkStart w:id="49" w:name="_Toc835816796"/>
      <w:bookmarkStart w:id="50" w:name="_Toc1772892171"/>
      <w:bookmarkStart w:id="51" w:name="_Toc6247"/>
      <w:bookmarkStart w:id="52" w:name="_Toc173225474"/>
      <w:bookmarkStart w:id="53" w:name="_Toc2055"/>
      <w:bookmarkStart w:id="54" w:name="_Toc999319412"/>
      <w:bookmarkStart w:id="55" w:name="_Toc512751534"/>
      <w:bookmarkStart w:id="56" w:name="_Toc332410410"/>
      <w:r>
        <w:rPr>
          <w:rFonts w:cs="Times New Roman"/>
        </w:rPr>
        <w:t xml:space="preserve">1 </w:t>
      </w:r>
      <w:r>
        <w:rPr>
          <w:rFonts w:cs="Times New Roman"/>
          <w:lang w:val="en-US"/>
        </w:rPr>
        <w:t>INTRODUCTION</w:t>
      </w:r>
      <w:bookmarkEnd w:id="26"/>
      <w:bookmarkEnd w:id="47"/>
      <w:bookmarkEnd w:id="48"/>
      <w:bookmarkEnd w:id="49"/>
      <w:bookmarkEnd w:id="50"/>
      <w:bookmarkEnd w:id="51"/>
      <w:bookmarkEnd w:id="52"/>
      <w:bookmarkEnd w:id="53"/>
      <w:bookmarkEnd w:id="54"/>
      <w:bookmarkEnd w:id="55"/>
      <w:bookmarkEnd w:id="56"/>
    </w:p>
    <w:p>
      <w:pPr>
        <w:rPr>
          <w:rFonts w:eastAsia="Noto Sans CJK SC"/>
        </w:rPr>
      </w:pPr>
      <w:r>
        <w:rPr>
          <w:rFonts w:eastAsia="Noto Sans CJK SC"/>
        </w:rPr>
        <w:t xml:space="preserve">There </w:t>
      </w:r>
      <w:r>
        <w:rPr>
          <w:rFonts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Fonts w:eastAsia="Noto Sans CJK SC"/>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pPr>
        <w:rPr>
          <w:rFonts w:eastAsia="Noto Sans CJK SC"/>
        </w:rPr>
      </w:pPr>
    </w:p>
    <w:p>
      <w:pPr>
        <w:rPr>
          <w:rFonts w:eastAsia="Noto Sans CJK SC"/>
          <w:color w:val="FF0000"/>
        </w:rPr>
      </w:pPr>
      <w:r>
        <w:rPr>
          <w:rFonts w:eastAsia="Noto Sans CJK SC"/>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essential for this search engine. Here “High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s="Times New Roman"/>
          <w:color w:val="FF0000"/>
        </w:rPr>
      </w:pPr>
    </w:p>
    <w:p>
      <w:pPr>
        <w:rPr>
          <w:rFonts w:eastAsia="Noto Sans CJK SC" w:cs="Times New Roman"/>
        </w:rPr>
      </w:pPr>
      <w:r>
        <w:rPr>
          <w:rFonts w:eastAsia="Noto Sans CJK SC" w:cs="Times New Roman"/>
        </w:rPr>
        <w:t xml:space="preserve">In this project, a few new search engine technologies are proposed to support efficient storage and enhanced searching for high-quality learning resources, in particular, to address two main issues: </w:t>
      </w:r>
    </w:p>
    <w:p>
      <w:pPr>
        <w:rPr>
          <w:rFonts w:eastAsia="Noto Sans CJK SC" w:cs="Times New Roman"/>
        </w:rPr>
      </w:pPr>
    </w:p>
    <w:p>
      <w:pPr>
        <w:numPr>
          <w:ilvl w:val="0"/>
          <w:numId w:val="2"/>
        </w:numPr>
        <w:rPr>
          <w:rFonts w:eastAsia="Noto Sans CJK SC" w:cs="Times New Roman"/>
        </w:rPr>
      </w:pPr>
      <w:r>
        <w:rPr>
          <w:rFonts w:eastAsia="Noto Sans CJK SC" w:cs="Times New Roman"/>
        </w:rPr>
        <w:t>How to build such a</w:t>
      </w:r>
      <w:r>
        <w:rPr>
          <w:rFonts w:eastAsia="Noto Sans CJK SC" w:cs="Times New Roman"/>
          <w:lang w:val="en-US"/>
        </w:rPr>
        <w:t xml:space="preserve"> high-performance</w:t>
      </w:r>
      <w:r>
        <w:rPr>
          <w:rFonts w:eastAsia="Noto Sans CJK SC" w:cs="Times New Roman"/>
        </w:rPr>
        <w:t xml:space="preserve"> search engine.</w:t>
      </w:r>
    </w:p>
    <w:p>
      <w:pPr>
        <w:numPr>
          <w:ilvl w:val="0"/>
          <w:numId w:val="2"/>
        </w:numPr>
        <w:rPr>
          <w:rFonts w:eastAsia="Noto Sans CJK SC" w:cs="Times New Roman"/>
        </w:rPr>
      </w:pPr>
      <w:r>
        <w:rPr>
          <w:rFonts w:eastAsia="Noto Sans CJK SC" w:cs="Times New Roman"/>
        </w:rPr>
        <w:t xml:space="preserve">How to define the quality of resources. </w:t>
      </w:r>
    </w:p>
    <w:p>
      <w:pPr>
        <w:rPr>
          <w:rFonts w:eastAsia="Noto Sans CJK SC" w:cs="Times New Roman"/>
        </w:rPr>
      </w:pPr>
    </w:p>
    <w:p>
      <w:pPr>
        <w:rPr>
          <w:rFonts w:eastAsia="Noto Sans CJK SC" w:cs="Times New Roman"/>
        </w:rPr>
      </w:pPr>
      <w:r>
        <w:rPr>
          <w:rFonts w:eastAsia="Noto Sans CJK SC" w:cs="Times New Roman"/>
        </w:rPr>
        <w:t xml:space="preserve">Before starting the detailed discussion, Table 1 lists the terminologies that are </w:t>
      </w:r>
      <w:r>
        <w:rPr>
          <w:rFonts w:eastAsia="Noto Sans CJK SC" w:cs="Times New Roman"/>
          <w:color w:val="000000" w:themeColor="text1"/>
          <w14:textFill>
            <w14:solidFill>
              <w14:schemeClr w14:val="tx1"/>
            </w14:solidFill>
          </w14:textFill>
        </w:rPr>
        <w:t>used</w:t>
      </w:r>
      <w:r>
        <w:rPr>
          <w:rFonts w:eastAsia="Noto Sans CJK SC" w:cs="Times New Roman"/>
          <w:color w:val="000000" w:themeColor="text1"/>
          <w:lang w:val="en-US"/>
          <w14:textFill>
            <w14:solidFill>
              <w14:schemeClr w14:val="tx1"/>
            </w14:solidFill>
          </w14:textFill>
        </w:rPr>
        <w:t xml:space="preserve"> in</w:t>
      </w:r>
      <w:r>
        <w:rPr>
          <w:rFonts w:eastAsia="Noto Sans CJK SC" w:cs="Times New Roman"/>
          <w:color w:val="000000" w:themeColor="text1"/>
          <w14:textFill>
            <w14:solidFill>
              <w14:schemeClr w14:val="tx1"/>
            </w14:solidFill>
          </w14:textFill>
        </w:rPr>
        <w:t xml:space="preserve"> </w:t>
      </w:r>
      <w:r>
        <w:rPr>
          <w:rFonts w:eastAsia="Noto Sans CJK SC" w:cs="Times New Roman"/>
        </w:rPr>
        <w:t>this thesis.</w:t>
      </w:r>
    </w:p>
    <w:p>
      <w:pPr>
        <w:rPr>
          <w:rFonts w:eastAsia="Noto Sans CJK SC" w:cs="Times New Roman"/>
        </w:rPr>
      </w:pPr>
    </w:p>
    <w:p>
      <w:pPr>
        <w:pStyle w:val="38"/>
        <w:jc w:val="both"/>
        <w:rPr>
          <w:rFonts w:eastAsia="Noto Sans CJK SC" w:cs="Times New Roman"/>
        </w:rPr>
      </w:pPr>
      <w:r>
        <w:rPr>
          <w:rFonts w:cs="Times New Roman"/>
        </w:rPr>
        <w:t>Table 1. The terminologies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5"/>
        <w:gridCol w:w="6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b/>
                <w:lang w:val="en-US"/>
              </w:rPr>
            </w:pPr>
            <w:r>
              <w:rPr>
                <w:rFonts w:cs="Times New Roman"/>
                <w:b/>
                <w:lang w:val="en-US"/>
              </w:rPr>
              <w:t>Term</w:t>
            </w:r>
          </w:p>
        </w:tc>
        <w:tc>
          <w:tcPr>
            <w:tcW w:w="6967" w:type="dxa"/>
          </w:tcPr>
          <w:p>
            <w:pPr>
              <w:widowControl w:val="0"/>
              <w:rPr>
                <w:rFonts w:cs="Times New Roman"/>
                <w:b/>
                <w:lang w:val="en-US"/>
              </w:rPr>
            </w:pPr>
            <w:r>
              <w:rPr>
                <w:rFonts w:cs="Times New Roman"/>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strike/>
                <w:color w:val="000000" w:themeColor="text1"/>
                <w:lang w:val="en-US"/>
                <w14:textFill>
                  <w14:solidFill>
                    <w14:schemeClr w14:val="tx1"/>
                  </w14:solidFill>
                </w14:textFill>
              </w:rPr>
            </w:pPr>
            <w:r>
              <w:rPr>
                <w:rFonts w:cs="Times New Roman"/>
                <w:b/>
                <w:bCs/>
                <w:color w:val="000000" w:themeColor="text1"/>
                <w:lang w:val="en-US"/>
                <w14:textFill>
                  <w14:solidFill>
                    <w14:schemeClr w14:val="tx1"/>
                  </w14:solidFill>
                </w14:textFill>
              </w:rPr>
              <w:t xml:space="preserve">LRV </w:t>
            </w:r>
          </w:p>
        </w:tc>
        <w:tc>
          <w:tcPr>
            <w:tcW w:w="6967" w:type="dxa"/>
          </w:tcPr>
          <w:p>
            <w:pPr>
              <w:widowControl w:val="0"/>
              <w:rPr>
                <w:rFonts w:cs="Times New Roman"/>
                <w:color w:val="000000" w:themeColor="text1"/>
                <w:lang w:val="en-US"/>
                <w14:textFill>
                  <w14:solidFill>
                    <w14:schemeClr w14:val="tx1"/>
                  </w14:solidFill>
                </w14:textFill>
              </w:rPr>
            </w:pPr>
            <w:r>
              <w:rPr>
                <w:rFonts w:cs="Times New Roman"/>
                <w:color w:val="000000" w:themeColor="text1"/>
                <w:lang w:val="en-US"/>
                <w14:textFill>
                  <w14:solidFill>
                    <w14:schemeClr w14:val="tx1"/>
                  </w14:solidFill>
                </w14:textFill>
              </w:rPr>
              <w:t xml:space="preserve">Learning Resource Value. This refers to the system mode that </w:t>
            </w:r>
            <w:r>
              <w:rPr>
                <w:rFonts w:cs="Times New Roman"/>
                <w:color w:val="000000" w:themeColor="text1"/>
                <w14:textFill>
                  <w14:solidFill>
                    <w14:schemeClr w14:val="tx1"/>
                  </w14:solidFill>
                </w14:textFill>
              </w:rPr>
              <w:t xml:space="preserve">calculates </w:t>
            </w:r>
            <w:r>
              <w:rPr>
                <w:rFonts w:cs="Times New Roman"/>
                <w:color w:val="000000" w:themeColor="text1"/>
                <w:lang w:val="en-US"/>
                <w14:textFill>
                  <w14:solidFill>
                    <w14:schemeClr w14:val="tx1"/>
                  </w14:solidFill>
                </w14:textFill>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Suitability</w:t>
            </w:r>
          </w:p>
        </w:tc>
        <w:tc>
          <w:tcPr>
            <w:tcW w:w="6967" w:type="dxa"/>
          </w:tcPr>
          <w:p>
            <w:pPr>
              <w:widowControl w:val="0"/>
              <w:rPr>
                <w:rFonts w:cs="Times New Roman"/>
                <w:lang w:val="en-US"/>
              </w:rPr>
            </w:pPr>
            <w:r>
              <w:rPr>
                <w:rFonts w:cs="Times New Roman"/>
              </w:rPr>
              <w:t>Re</w:t>
            </w:r>
            <w:r>
              <w:rPr>
                <w:rFonts w:cs="Times New Roman"/>
                <w:lang w:val="en-US"/>
              </w:rPr>
              <w:t xml:space="preserve">source title, content and tags match search </w:t>
            </w:r>
            <w:r>
              <w:rPr>
                <w:rFonts w:cs="Times New Roman"/>
              </w:rPr>
              <w:t>key</w:t>
            </w:r>
            <w:r>
              <w:rPr>
                <w:rFonts w:cs="Times New Roman"/>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Popularity</w:t>
            </w:r>
          </w:p>
        </w:tc>
        <w:tc>
          <w:tcPr>
            <w:tcW w:w="6967" w:type="dxa"/>
          </w:tcPr>
          <w:p>
            <w:pPr>
              <w:widowControl w:val="0"/>
              <w:rPr>
                <w:rFonts w:cs="Times New Roman"/>
                <w:lang w:val="en-US"/>
              </w:rPr>
            </w:pPr>
            <w:r>
              <w:rPr>
                <w:rFonts w:cs="Times New Roman"/>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rPr>
              <w:t>Feedback</w:t>
            </w:r>
          </w:p>
        </w:tc>
        <w:tc>
          <w:tcPr>
            <w:tcW w:w="6967" w:type="dxa"/>
          </w:tcPr>
          <w:p>
            <w:pPr>
              <w:widowControl w:val="0"/>
              <w:rPr>
                <w:rFonts w:cs="Times New Roman"/>
                <w:lang w:val="en-US"/>
              </w:rPr>
            </w:pPr>
            <w:r>
              <w:rPr>
                <w:rFonts w:cs="Times New Roman"/>
                <w:lang w:val="en-US"/>
              </w:rPr>
              <w:t>User feedback</w:t>
            </w:r>
            <w:r>
              <w:rPr>
                <w:rFonts w:cs="Times New Roman"/>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 xml:space="preserve">Practicality </w:t>
            </w:r>
          </w:p>
        </w:tc>
        <w:tc>
          <w:tcPr>
            <w:tcW w:w="6967" w:type="dxa"/>
          </w:tcPr>
          <w:p>
            <w:pPr>
              <w:widowControl w:val="0"/>
              <w:rPr>
                <w:rFonts w:cs="Times New Roman"/>
              </w:rPr>
            </w:pPr>
            <w:r>
              <w:rPr>
                <w:rFonts w:cs="Times New Roman"/>
                <w:lang w:val="en-US"/>
              </w:rPr>
              <w:t xml:space="preserve">Usage of a resource, </w:t>
            </w:r>
            <w:r>
              <w:rPr>
                <w:rFonts w:cs="Times New Roman"/>
              </w:rPr>
              <w:t>being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Reliability</w:t>
            </w:r>
          </w:p>
        </w:tc>
        <w:tc>
          <w:tcPr>
            <w:tcW w:w="6967" w:type="dxa"/>
          </w:tcPr>
          <w:p>
            <w:pPr>
              <w:widowControl w:val="0"/>
              <w:rPr>
                <w:rFonts w:cs="Times New Roman"/>
                <w:lang w:val="en-US"/>
              </w:rPr>
            </w:pPr>
            <w:r>
              <w:rPr>
                <w:rFonts w:cs="Times New Roman"/>
                <w:lang w:val="en-US"/>
              </w:rPr>
              <w:t>Resource reliability refers to whether the source of resources is reliable, e.g. 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bCs/>
                <w:lang w:val="en-US"/>
              </w:rPr>
            </w:pPr>
            <w:r>
              <w:rPr>
                <w:rFonts w:cs="Times New Roman"/>
                <w:b/>
                <w:bCs/>
                <w:lang w:val="en-US"/>
              </w:rPr>
              <w:t>Cost</w:t>
            </w:r>
          </w:p>
        </w:tc>
        <w:tc>
          <w:tcPr>
            <w:tcW w:w="6967" w:type="dxa"/>
          </w:tcPr>
          <w:p>
            <w:pPr>
              <w:widowControl w:val="0"/>
              <w:rPr>
                <w:rFonts w:cs="Times New Roman"/>
                <w:lang w:val="en-US"/>
              </w:rPr>
            </w:pPr>
            <w:r>
              <w:rPr>
                <w:rFonts w:cs="Times New Roman"/>
                <w:lang w:val="en-US"/>
              </w:rPr>
              <w:t>The cost of finding and using a resource, both time and money</w:t>
            </w:r>
            <w:r>
              <w:rPr>
                <w:rFonts w:cs="Times New Roman"/>
              </w:rPr>
              <w:t xml:space="preserve"> cost</w:t>
            </w:r>
            <w:r>
              <w:rPr>
                <w:rFonts w:cs="Times New Roman"/>
                <w:lang w:val="en-US"/>
              </w:rPr>
              <w:t>.</w:t>
            </w:r>
          </w:p>
        </w:tc>
      </w:tr>
    </w:tbl>
    <w:p>
      <w:pPr>
        <w:rPr>
          <w:rFonts w:eastAsia="Noto Sans CJK SC" w:cs="Times New Roman"/>
        </w:rPr>
      </w:pPr>
    </w:p>
    <w:p>
      <w:pPr>
        <w:rPr>
          <w:rFonts w:eastAsia="Noto Sans CJK SC" w:cs="Times New Roman"/>
        </w:rPr>
      </w:pPr>
      <w:r>
        <w:rPr>
          <w:rFonts w:eastAsia="Noto Sans CJK SC" w:cs="Times New Roman"/>
        </w:rPr>
        <w:t>Figure 1 illustrates the overview of the major components prototype in the system. The processes are divided into four parts: collecting data (collecting), resources search</w:t>
      </w:r>
      <w:r>
        <w:rPr>
          <w:rFonts w:eastAsia="Noto Sans CJK SC" w:cs="Times New Roman"/>
          <w:lang w:val="en-US"/>
        </w:rPr>
        <w:t>,</w:t>
      </w:r>
      <w:r>
        <w:rPr>
          <w:rFonts w:eastAsia="Noto Sans CJK SC" w:cs="Times New Roman"/>
        </w:rPr>
        <w:t xml:space="preserve"> data analysis (</w:t>
      </w:r>
      <w:r>
        <w:rPr>
          <w:rFonts w:eastAsia="Noto Sans CJK SC" w:cs="Times New Roman"/>
          <w:lang w:val="en-US"/>
        </w:rPr>
        <w:t>analyzing</w:t>
      </w:r>
      <w:r>
        <w:rPr>
          <w:rFonts w:eastAsia="Noto Sans CJK SC" w:cs="Times New Roman"/>
        </w:rPr>
        <w:t>), verification of valuable resources (verification or test).</w:t>
      </w:r>
      <w:bookmarkStart w:id="57" w:name="_lzr2si3oshbv"/>
      <w:bookmarkEnd w:id="57"/>
      <w:r>
        <w:rPr>
          <w:rFonts w:eastAsia="Noto Sans CJK SC" w:cs="Times New Roman"/>
        </w:rPr>
        <w:t xml:space="preserve"> Here </w:t>
      </w:r>
      <w:r>
        <w:rPr>
          <w:rFonts w:eastAsia="Noto Sans CJK SC" w:cs="Times New Roman"/>
          <w:b/>
          <w:bCs/>
        </w:rPr>
        <w:t>LRV</w:t>
      </w:r>
      <w:r>
        <w:rPr>
          <w:rFonts w:eastAsia="Noto Sans CJK SC" w:cs="Times New Roman"/>
          <w:lang w:val="en-US"/>
        </w:rPr>
        <w:t xml:space="preserve"> (learning resource value)</w:t>
      </w:r>
      <w:r>
        <w:rPr>
          <w:rFonts w:eastAsia="Noto Sans CJK SC" w:cs="Times New Roman"/>
        </w:rPr>
        <w:t xml:space="preserve"> is the method to define and improve the definition of resources value (quality), which will be explained and discussed in the later chapters.</w:t>
      </w:r>
    </w:p>
    <w:p>
      <w:pPr>
        <w:spacing w:before="200"/>
        <w:rPr>
          <w:rFonts w:cs="Times New Roman"/>
        </w:rPr>
      </w:pPr>
      <w:r>
        <w:rPr>
          <w:rFonts w:cs="Times New Roman"/>
          <w:lang w:val="en-US" w:eastAsia="en-US"/>
        </w:rPr>
        <w:drawing>
          <wp:inline distT="0" distB="0" distL="114300" distR="114300">
            <wp:extent cx="4811395" cy="4966970"/>
            <wp:effectExtent l="0" t="0" r="8255" b="5080"/>
            <wp:docPr id="1" name="图片 1" descr="Graphical abstrac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true"/>
                    </pic:cNvPicPr>
                  </pic:nvPicPr>
                  <pic:blipFill>
                    <a:blip r:embed="rId20"/>
                    <a:stretch>
                      <a:fillRect/>
                    </a:stretch>
                  </pic:blipFill>
                  <pic:spPr>
                    <a:xfrm>
                      <a:off x="0" y="0"/>
                      <a:ext cx="4811395" cy="4966970"/>
                    </a:xfrm>
                    <a:prstGeom prst="rect">
                      <a:avLst/>
                    </a:prstGeom>
                  </pic:spPr>
                </pic:pic>
              </a:graphicData>
            </a:graphic>
          </wp:inline>
        </w:drawing>
      </w:r>
    </w:p>
    <w:p>
      <w:pPr>
        <w:pStyle w:val="38"/>
        <w:jc w:val="both"/>
        <w:rPr>
          <w:rFonts w:cs="Times New Roman"/>
          <w:lang w:val="en-US"/>
        </w:rPr>
      </w:pPr>
      <w:r>
        <w:rPr>
          <w:rFonts w:cs="Times New Roman"/>
        </w:rPr>
        <w:t>Figure 1</w:t>
      </w:r>
      <w:r>
        <w:rPr>
          <w:rFonts w:cs="Times New Roman"/>
          <w:lang w:val="en-US"/>
        </w:rPr>
        <w:t>.</w:t>
      </w:r>
      <w:r>
        <w:rPr>
          <w:rFonts w:cs="Times New Roman"/>
        </w:rPr>
        <w:t xml:space="preserve"> </w:t>
      </w:r>
      <w:r>
        <w:t xml:space="preserve"> The general framework of the system and key technologies adopted by the search engine</w:t>
      </w:r>
      <w:r>
        <w:rPr>
          <w:rFonts w:cs="Times New Roman"/>
          <w:lang w:val="en-US"/>
        </w:rPr>
        <w:t>.</w:t>
      </w:r>
    </w:p>
    <w:p>
      <w:pPr>
        <w:rPr>
          <w:rFonts w:eastAsia="Noto Sans CJK SC" w:cs="Times New Roman"/>
          <w:color w:val="7030A0"/>
        </w:rPr>
      </w:pPr>
    </w:p>
    <w:p>
      <w:pPr>
        <w:rPr>
          <w:rFonts w:eastAsia="Noto Sans CJK SC"/>
        </w:rPr>
      </w:pPr>
      <w:bookmarkStart w:id="58" w:name="_Toc515733186"/>
      <w:r>
        <w:rPr>
          <w:rFonts w:eastAsia="Noto Sans CJK SC"/>
        </w:rPr>
        <w:t xml:space="preserve">Experimental and test studies were conducted to conceptually prove this research, the details of which are presented in the later chapters. </w:t>
      </w:r>
    </w:p>
    <w:p>
      <w:pPr>
        <w:pStyle w:val="2"/>
        <w:rPr>
          <w:rFonts w:cs="Times New Roman"/>
          <w:lang w:val="en-US"/>
        </w:rPr>
      </w:pPr>
      <w:bookmarkStart w:id="59" w:name="_Toc46984126"/>
      <w:bookmarkStart w:id="60" w:name="_Toc11155"/>
      <w:bookmarkStart w:id="61" w:name="_Toc21591"/>
      <w:bookmarkStart w:id="62" w:name="_Toc1784590127"/>
      <w:bookmarkStart w:id="63" w:name="_Toc276075375"/>
      <w:bookmarkStart w:id="64" w:name="_Toc1884157007"/>
      <w:bookmarkStart w:id="65" w:name="_Toc20439"/>
      <w:bookmarkStart w:id="66" w:name="_Toc326329299"/>
      <w:bookmarkStart w:id="67" w:name="_Toc1009489204"/>
      <w:bookmarkStart w:id="68" w:name="_Toc2130666318"/>
      <w:r>
        <w:rPr>
          <w:rFonts w:cs="Times New Roman"/>
          <w:lang w:val="en-US"/>
        </w:rPr>
        <w:t>2 R</w:t>
      </w:r>
      <w:r>
        <w:rPr>
          <w:rFonts w:cs="Times New Roman"/>
        </w:rPr>
        <w:t>ELATED</w:t>
      </w:r>
      <w:r>
        <w:rPr>
          <w:rFonts w:cs="Times New Roman"/>
          <w:lang w:val="en-US"/>
        </w:rPr>
        <w:t xml:space="preserve"> W</w:t>
      </w:r>
      <w:r>
        <w:rPr>
          <w:rFonts w:cs="Times New Roman"/>
        </w:rPr>
        <w:t>ORK</w:t>
      </w:r>
      <w:bookmarkEnd w:id="58"/>
      <w:bookmarkEnd w:id="59"/>
      <w:bookmarkEnd w:id="60"/>
      <w:bookmarkEnd w:id="61"/>
      <w:bookmarkEnd w:id="62"/>
      <w:bookmarkEnd w:id="63"/>
      <w:bookmarkEnd w:id="64"/>
      <w:bookmarkEnd w:id="65"/>
      <w:bookmarkEnd w:id="66"/>
      <w:bookmarkEnd w:id="67"/>
      <w:bookmarkEnd w:id="68"/>
      <w:r>
        <w:rPr>
          <w:rFonts w:cs="Times New Roman"/>
          <w:lang w:val="en-US"/>
        </w:rPr>
        <w:t xml:space="preserve"> </w:t>
      </w:r>
    </w:p>
    <w:p>
      <w:pPr>
        <w:rPr>
          <w:rFonts w:cs="Times New Roman"/>
          <w:lang w:val="en-US"/>
        </w:rPr>
      </w:pPr>
      <w:r>
        <w:rPr>
          <w:rFonts w:cs="Times New Roman"/>
          <w:lang w:val="en-US"/>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pPr>
        <w:pStyle w:val="3"/>
        <w:rPr>
          <w:rFonts w:cs="Times New Roman"/>
          <w:lang w:val="en-US"/>
        </w:rPr>
      </w:pPr>
      <w:bookmarkStart w:id="69" w:name="_Toc6197"/>
      <w:bookmarkStart w:id="70" w:name="_Toc14434"/>
      <w:bookmarkStart w:id="71" w:name="_Toc1016467888"/>
      <w:bookmarkStart w:id="72" w:name="_Toc2065018322"/>
      <w:bookmarkStart w:id="73" w:name="_Toc463642512"/>
      <w:bookmarkStart w:id="74" w:name="_Toc348665438"/>
      <w:bookmarkStart w:id="75" w:name="_Toc1325835692"/>
      <w:bookmarkStart w:id="76" w:name="_Toc2133683595"/>
      <w:bookmarkStart w:id="77" w:name="_Toc27184"/>
      <w:bookmarkStart w:id="78" w:name="_Toc932579969"/>
      <w:bookmarkStart w:id="79" w:name="_Toc2080233771"/>
      <w:r>
        <w:rPr>
          <w:rFonts w:cs="Times New Roman"/>
        </w:rPr>
        <w:t xml:space="preserve">2.1 </w:t>
      </w:r>
      <w:r>
        <w:rPr>
          <w:rFonts w:cs="Times New Roman"/>
          <w:lang w:val="en-US"/>
        </w:rPr>
        <w:t>Web Crawler</w:t>
      </w:r>
      <w:bookmarkEnd w:id="69"/>
      <w:bookmarkEnd w:id="70"/>
      <w:bookmarkEnd w:id="71"/>
      <w:bookmarkEnd w:id="72"/>
      <w:bookmarkEnd w:id="73"/>
      <w:bookmarkEnd w:id="74"/>
      <w:bookmarkEnd w:id="75"/>
      <w:bookmarkEnd w:id="76"/>
      <w:bookmarkEnd w:id="77"/>
      <w:bookmarkEnd w:id="78"/>
      <w:bookmarkEnd w:id="79"/>
    </w:p>
    <w:p>
      <w:pPr>
        <w:rPr>
          <w:rFonts w:eastAsia="Noto Sans CJK SC"/>
          <w:lang w:val="en-US"/>
        </w:rPr>
      </w:pPr>
      <w:r>
        <w:rPr>
          <w:rFonts w:eastAsia="Noto Sans CJK SC"/>
        </w:rPr>
        <w:t xml:space="preserve">Web crawler is </w:t>
      </w:r>
      <w:r>
        <w:rPr>
          <w:rFonts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eastAsia="Noto Sans CJK SC"/>
          <w:lang w:val="en-US"/>
        </w:rPr>
        <w:t xml:space="preserve"> </w:t>
      </w:r>
      <w:r>
        <w:rPr>
          <w:rFonts w:eastAsia="Noto Sans CJK SC"/>
        </w:rPr>
        <w:t>to ensure that the data</w:t>
      </w:r>
      <w:r>
        <w:rPr>
          <w:rFonts w:eastAsia="Noto Sans CJK SC"/>
          <w:lang w:val="en-US"/>
        </w:rPr>
        <w:t xml:space="preserve"> for user query</w:t>
      </w:r>
      <w:r>
        <w:rPr>
          <w:rFonts w:eastAsia="Noto Sans CJK SC"/>
        </w:rPr>
        <w:t xml:space="preserve"> is up-to-date</w:t>
      </w:r>
      <w:r>
        <w:rPr>
          <w:rFonts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18"/>
          <w:rFonts w:eastAsia="Noto Sans CJK SC"/>
          <w:lang w:val="en-US"/>
        </w:rPr>
        <w:t>[</w:t>
      </w:r>
      <w:r>
        <w:rPr>
          <w:rStyle w:val="18"/>
          <w:rFonts w:eastAsia="Noto Sans CJK SC"/>
          <w:lang w:val="en-US"/>
        </w:rPr>
        <w:endnoteReference w:id="0"/>
      </w:r>
      <w:r>
        <w:rPr>
          <w:rStyle w:val="18"/>
          <w:rFonts w:eastAsia="Noto Sans CJK SC"/>
          <w:lang w:val="en-US"/>
        </w:rPr>
        <w:t>]</w:t>
      </w:r>
      <w:r>
        <w:rPr>
          <w:rFonts w:eastAsia="Noto Sans CJK SC"/>
          <w:lang w:val="en-US"/>
        </w:rPr>
        <w:t xml:space="preserve"> There are a few web crawlers behind current mainstream search engines. Two of them are listed below:</w:t>
      </w:r>
    </w:p>
    <w:p>
      <w:pPr>
        <w:rPr>
          <w:rFonts w:eastAsia="Noto Sans CJK SC"/>
          <w:color w:val="FF0000"/>
          <w:lang w:val="en-US"/>
        </w:rPr>
      </w:pPr>
    </w:p>
    <w:p>
      <w:pPr>
        <w:numPr>
          <w:ilvl w:val="0"/>
          <w:numId w:val="3"/>
        </w:numPr>
        <w:rPr>
          <w:b/>
          <w:bCs/>
          <w:lang w:val="en-US"/>
        </w:rPr>
      </w:pPr>
      <w:r>
        <w:rPr>
          <w:b/>
          <w:bCs/>
          <w:lang w:val="en-US"/>
        </w:rPr>
        <w:t>Googlebot</w:t>
      </w:r>
    </w:p>
    <w:p>
      <w:pPr>
        <w:rPr>
          <w:lang w:val="en-US"/>
        </w:rPr>
      </w:pPr>
      <w:r>
        <w:rPr>
          <w:lang w:val="en-US"/>
        </w:rPr>
        <w:t xml:space="preserve">The most famous search engine, Google, uses a kind of web crawler named </w:t>
      </w:r>
      <w:r>
        <w:rPr>
          <w:b/>
          <w:bCs/>
          <w:lang w:val="en-US"/>
        </w:rPr>
        <w:t>Googlebot</w:t>
      </w:r>
      <w:r>
        <w:rPr>
          <w:lang w:val="en-US"/>
        </w:rPr>
        <w:t xml:space="preserve">. </w:t>
      </w:r>
      <w:r>
        <w:rPr>
          <w:b/>
          <w:bCs/>
          <w:lang w:val="en-US"/>
        </w:rPr>
        <w:t xml:space="preserve">Googlebot </w:t>
      </w:r>
      <w:r>
        <w:rPr>
          <w:lang w:val="en-US"/>
        </w:rPr>
        <w:t>collects web pages and builds a searchable index for Google Search engine. This name is used to refer to two different types of web crawlers: a desktop crawler (to simulate desktop users) and a mobile crawler (to simulate a mobile user)</w:t>
      </w:r>
      <w:r>
        <w:rPr>
          <w:rStyle w:val="18"/>
          <w:rFonts w:ascii="Arial" w:hAnsi="Arial"/>
          <w:lang w:val="en-US"/>
        </w:rPr>
        <w:t>[</w:t>
      </w:r>
      <w:r>
        <w:rPr>
          <w:rStyle w:val="18"/>
          <w:rFonts w:ascii="Arial" w:hAnsi="Arial"/>
          <w:lang w:val="en-US"/>
        </w:rPr>
        <w:endnoteReference w:id="1"/>
      </w:r>
      <w:r>
        <w:rPr>
          <w:rStyle w:val="18"/>
          <w:rFonts w:ascii="Arial" w:hAnsi="Arial"/>
          <w:lang w:val="en-US"/>
        </w:rPr>
        <w:t>]</w:t>
      </w:r>
      <w:r>
        <w:rPr>
          <w:lang w:val="en-US"/>
        </w:rPr>
        <w:t>.</w:t>
      </w:r>
    </w:p>
    <w:p>
      <w:pPr>
        <w:rPr>
          <w:lang w:val="en-US"/>
        </w:rPr>
      </w:pPr>
    </w:p>
    <w:p>
      <w:pPr>
        <w:numPr>
          <w:ilvl w:val="0"/>
          <w:numId w:val="3"/>
        </w:numPr>
        <w:rPr>
          <w:b/>
          <w:bCs/>
          <w:lang w:val="en-US"/>
        </w:rPr>
      </w:pPr>
      <w:r>
        <w:rPr>
          <w:b/>
          <w:bCs/>
          <w:lang w:val="en-US"/>
        </w:rPr>
        <w:t>Bingbot</w:t>
      </w:r>
    </w:p>
    <w:p>
      <w:pPr>
        <w:rPr>
          <w:lang w:val="en-US"/>
        </w:rPr>
      </w:pPr>
      <w:r>
        <w:rPr>
          <w:b/>
          <w:bCs/>
          <w:lang w:val="en-US"/>
        </w:rPr>
        <w:t>Bingbot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xml:space="preserve"> in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18"/>
          <w:rFonts w:ascii="Arial" w:hAnsi="Arial"/>
          <w:lang w:val="en-US"/>
        </w:rPr>
        <w:t>[</w:t>
      </w:r>
      <w:r>
        <w:rPr>
          <w:rStyle w:val="18"/>
          <w:rFonts w:ascii="Arial" w:hAnsi="Arial"/>
          <w:lang w:val="en-US"/>
        </w:rPr>
        <w:endnoteReference w:id="2"/>
      </w:r>
      <w:r>
        <w:rPr>
          <w:rStyle w:val="18"/>
          <w:rFonts w:ascii="Arial" w:hAnsi="Arial"/>
          <w:lang w:val="en-US"/>
        </w:rPr>
        <w:t>]</w:t>
      </w:r>
      <w:r>
        <w:rPr>
          <w:lang w:val="en-US"/>
        </w:rPr>
        <w:t xml:space="preserve"> </w:t>
      </w:r>
      <w:r>
        <w:rPr>
          <w:b/>
          <w:bCs/>
          <w:lang w:val="en-US"/>
        </w:rPr>
        <w:t xml:space="preserve">Bingbot </w:t>
      </w:r>
      <w:r>
        <w:rPr>
          <w:lang w:val="en-US"/>
        </w:rPr>
        <w:t xml:space="preserve">has the same principle and tasks with </w:t>
      </w:r>
      <w:r>
        <w:rPr>
          <w:b/>
          <w:bCs/>
          <w:lang w:val="en-US"/>
        </w:rPr>
        <w:t>Googlebot</w:t>
      </w:r>
      <w:r>
        <w:rPr>
          <w:lang w:val="en-US"/>
        </w:rPr>
        <w:t xml:space="preserve">. </w:t>
      </w:r>
      <w:r>
        <w:rPr>
          <w:b/>
          <w:bCs/>
          <w:lang w:val="en-US"/>
        </w:rPr>
        <w:t xml:space="preserve">Bingbot </w:t>
      </w:r>
      <w:r>
        <w:rPr>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lang w:val="en-US"/>
        </w:rPr>
        <w:t xml:space="preserve">l the information of web pages from Internet nodes as the resource library content of search engines. The data obtained by these crawlers is provided by the meta information of HTML pages (the title, description, keywords). There are some characteristics for these search engine bots: (1) it is impossible to crawl all the data from the Internet, (2) crawlers do not consider data correctness or quality, (3) a crawler is a kind of automated script, </w:t>
      </w:r>
      <w:r>
        <w:t xml:space="preserve">(4) </w:t>
      </w:r>
      <w:r>
        <w:rPr>
          <w:lang w:val="en-US"/>
        </w:rPr>
        <w:t>most bots allow users to block crawlers.</w:t>
      </w:r>
    </w:p>
    <w:p>
      <w:pPr>
        <w:rPr>
          <w:rFonts w:cs="Times New Roman"/>
          <w:lang w:val="en-US"/>
        </w:rPr>
      </w:pPr>
    </w:p>
    <w:p>
      <w:pPr>
        <w:pStyle w:val="3"/>
        <w:rPr>
          <w:rFonts w:cs="Times New Roman"/>
        </w:rPr>
      </w:pPr>
      <w:bookmarkStart w:id="80" w:name="_Toc1105934234"/>
      <w:bookmarkStart w:id="81" w:name="_Toc20624"/>
      <w:bookmarkStart w:id="82" w:name="_Toc306559614"/>
      <w:bookmarkStart w:id="83" w:name="_Toc27677"/>
      <w:bookmarkStart w:id="84" w:name="_Toc712992327"/>
      <w:bookmarkStart w:id="85" w:name="_Toc1325481071"/>
      <w:bookmarkStart w:id="86" w:name="_Toc840551149"/>
      <w:bookmarkStart w:id="87" w:name="_Toc6963"/>
      <w:bookmarkStart w:id="88" w:name="_Toc1664922540"/>
      <w:bookmarkStart w:id="89" w:name="_Toc473133860"/>
      <w:r>
        <w:rPr>
          <w:rFonts w:cs="Times New Roman"/>
        </w:rPr>
        <w:t>2.2 Resource Discovery and Resource Discovery Server</w:t>
      </w:r>
      <w:bookmarkEnd w:id="80"/>
      <w:bookmarkEnd w:id="81"/>
      <w:bookmarkEnd w:id="82"/>
      <w:bookmarkEnd w:id="83"/>
      <w:bookmarkEnd w:id="84"/>
      <w:bookmarkEnd w:id="85"/>
      <w:bookmarkEnd w:id="86"/>
      <w:bookmarkEnd w:id="87"/>
      <w:bookmarkEnd w:id="88"/>
      <w:bookmarkEnd w:id="89"/>
    </w:p>
    <w:p>
      <w:bookmarkStart w:id="90" w:name="_Toc938544363"/>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91" w:name="_Ref655343461"/>
      <w:r>
        <w:rPr>
          <w:rStyle w:val="18"/>
          <w:rFonts w:ascii="Arial" w:hAnsi="Arial"/>
        </w:rPr>
        <w:t>[</w:t>
      </w:r>
      <w:r>
        <w:rPr>
          <w:rStyle w:val="18"/>
          <w:rFonts w:ascii="Arial" w:hAnsi="Arial"/>
        </w:rPr>
        <w:endnoteReference w:id="3"/>
      </w:r>
      <w:bookmarkEnd w:id="91"/>
      <w:r>
        <w:rPr>
          <w:rStyle w:val="18"/>
          <w:rFonts w:ascii="Arial" w:hAnsi="Arial"/>
        </w:rPr>
        <w:t>]</w:t>
      </w:r>
      <w:r>
        <w:t xml:space="preserve"> Resource Discovery Server (</w:t>
      </w:r>
      <w:r>
        <w:rPr>
          <w:b/>
          <w:bCs/>
        </w:rPr>
        <w:t>RDS</w:t>
      </w:r>
      <w:r>
        <w:t xml:space="preserve">) returns a set of resources as a search result, with the links or indexes of web pages from the Internet. Various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lang w:val="en-US"/>
        </w:rPr>
        <w:t xml:space="preserve">questions relate the two core tasks of </w:t>
      </w:r>
      <w:r>
        <w:t xml:space="preserve">traditional </w:t>
      </w:r>
      <w:r>
        <w:rPr>
          <w:lang w:val="en-US"/>
        </w:rPr>
        <w:t xml:space="preserve">search engines: </w:t>
      </w:r>
      <w:r>
        <w:t>storage-query and results-ranking. The next sections introduce a few common solutions used in common search engines.</w:t>
      </w:r>
    </w:p>
    <w:p>
      <w:pPr>
        <w:pStyle w:val="3"/>
        <w:rPr>
          <w:rFonts w:cs="Times New Roman"/>
          <w:lang w:val="en-US"/>
        </w:rPr>
      </w:pPr>
      <w:bookmarkStart w:id="92" w:name="_Toc1788502584"/>
      <w:bookmarkStart w:id="93" w:name="_Toc1389127415"/>
      <w:bookmarkStart w:id="94" w:name="_Toc670880972"/>
      <w:bookmarkStart w:id="95" w:name="_Toc2940"/>
      <w:bookmarkStart w:id="96" w:name="_Toc31389"/>
      <w:bookmarkStart w:id="97" w:name="_Toc206638600"/>
      <w:bookmarkStart w:id="98" w:name="_Toc1006040539"/>
      <w:bookmarkStart w:id="99" w:name="_Toc14789"/>
      <w:bookmarkStart w:id="100" w:name="_Toc288033709"/>
      <w:bookmarkStart w:id="101" w:name="_Toc342236549"/>
      <w:r>
        <w:rPr>
          <w:rFonts w:cs="Times New Roman"/>
        </w:rPr>
        <w:t xml:space="preserve">2.3 </w:t>
      </w:r>
      <w:r>
        <w:rPr>
          <w:rFonts w:cs="Times New Roman"/>
          <w:lang w:val="en-US"/>
        </w:rPr>
        <w:t>Distributed Storage System</w:t>
      </w:r>
      <w:bookmarkEnd w:id="90"/>
      <w:bookmarkEnd w:id="92"/>
      <w:bookmarkEnd w:id="93"/>
      <w:bookmarkEnd w:id="94"/>
      <w:bookmarkEnd w:id="95"/>
      <w:bookmarkEnd w:id="96"/>
      <w:bookmarkEnd w:id="97"/>
      <w:bookmarkEnd w:id="98"/>
      <w:bookmarkEnd w:id="99"/>
      <w:bookmarkEnd w:id="100"/>
      <w:bookmarkEnd w:id="101"/>
    </w:p>
    <w:p>
      <w:pPr>
        <w:rPr>
          <w:rFonts w:cs="Times New Roman"/>
        </w:rPr>
      </w:pPr>
      <w:r>
        <w:rPr>
          <w:rFonts w:cs="Times New Roman"/>
          <w:lang w:val="en-US"/>
        </w:rPr>
        <w:t xml:space="preserve">Almost all commercial search engines use distributed storage system to store a large quantity of resources, Google is a good example. </w:t>
      </w:r>
      <w:r>
        <w:rPr>
          <w:rFonts w:cs="Times New Roman"/>
        </w:rPr>
        <w:t xml:space="preserve">It has its own file system named </w:t>
      </w:r>
      <w:r>
        <w:rPr>
          <w:rFonts w:cs="Times New Roman"/>
          <w:b/>
          <w:bCs/>
        </w:rPr>
        <w:t xml:space="preserve">GFS </w:t>
      </w:r>
      <w:r>
        <w:rPr>
          <w:rFonts w:cs="Times New Roman"/>
        </w:rPr>
        <w:t xml:space="preserve">(Google file system). </w:t>
      </w:r>
      <w:r>
        <w:rPr>
          <w:rFonts w:cs="Times New Roman"/>
          <w:b/>
          <w:bCs/>
        </w:rPr>
        <w:t xml:space="preserve">GFS </w:t>
      </w:r>
      <w:r>
        <w:rPr>
          <w:rFonts w:cs="Times New Roman"/>
        </w:rPr>
        <w:t xml:space="preserve">is </w:t>
      </w:r>
      <w:r>
        <w:rPr>
          <w:rFonts w:cs="Times New Roman"/>
          <w:lang w:val="en-US"/>
        </w:rPr>
        <w:t>a scalable</w:t>
      </w:r>
      <w:r>
        <w:rPr>
          <w:rFonts w:cs="Times New Roman"/>
        </w:rPr>
        <w:t xml:space="preserve"> and classical </w:t>
      </w:r>
      <w:r>
        <w:rPr>
          <w:rFonts w:cs="Times New Roman"/>
          <w:lang w:val="en-US"/>
        </w:rPr>
        <w:t>distributed file system for large distributed data-intensive applications</w:t>
      </w:r>
      <w:r>
        <w:rPr>
          <w:rStyle w:val="18"/>
          <w:rFonts w:cs="Times New Roman"/>
        </w:rPr>
        <w:t>[</w:t>
      </w:r>
      <w:r>
        <w:rPr>
          <w:rStyle w:val="18"/>
          <w:rFonts w:cs="Times New Roman"/>
        </w:rPr>
        <w:endnoteReference w:id="4"/>
      </w:r>
      <w:r>
        <w:rPr>
          <w:rStyle w:val="18"/>
          <w:rFonts w:cs="Times New Roman"/>
        </w:rPr>
        <w:t>]</w:t>
      </w:r>
      <w:r>
        <w:rPr>
          <w:rFonts w:cs="Times New Roman"/>
        </w:rPr>
        <w:t xml:space="preserve">. </w:t>
      </w:r>
      <w:r>
        <w:rPr>
          <w:rFonts w:cs="Times New Roman"/>
          <w:b/>
          <w:bCs/>
        </w:rPr>
        <w:t xml:space="preserve">GFS </w:t>
      </w:r>
      <w:r>
        <w:rPr>
          <w:rFonts w:cs="Times New Roman"/>
        </w:rPr>
        <w:t xml:space="preserve">has been used in Google since 2003, and it is not open source. However, the basic storage techniques used are classical and public in the technical fields. Figure 2 is the basic structure and work principle of </w:t>
      </w:r>
      <w:r>
        <w:rPr>
          <w:rFonts w:cs="Times New Roman"/>
          <w:b/>
          <w:bCs/>
        </w:rPr>
        <w:t>GFS</w:t>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21"/>
                    <a:srcRect r="11820" b="11213"/>
                    <a:stretch>
                      <a:fillRect/>
                    </a:stretch>
                  </pic:blipFill>
                  <pic:spPr>
                    <a:xfrm>
                      <a:off x="0" y="0"/>
                      <a:ext cx="4167505" cy="3147695"/>
                    </a:xfrm>
                    <a:prstGeom prst="rect">
                      <a:avLst/>
                    </a:prstGeom>
                    <a:ln>
                      <a:noFill/>
                    </a:ln>
                  </pic:spPr>
                </pic:pic>
              </a:graphicData>
            </a:graphic>
          </wp:inline>
        </w:drawing>
      </w:r>
    </w:p>
    <w:p>
      <w:pPr>
        <w:pStyle w:val="38"/>
      </w:pPr>
      <w:r>
        <w:rPr>
          <w:rFonts w:cs="Times New Roman"/>
        </w:rPr>
        <w:t>Figure 2</w:t>
      </w:r>
      <w:r>
        <w:rPr>
          <w:rFonts w:cs="Times New Roman"/>
          <w:lang w:val="en-US"/>
        </w:rPr>
        <w:t>.</w:t>
      </w:r>
      <w:r>
        <w:rPr>
          <w:rFonts w:cs="Times New Roman"/>
        </w:rPr>
        <w:t xml:space="preserve">  </w:t>
      </w:r>
      <w:r>
        <w:rPr>
          <w:color w:val="000000" w:themeColor="text1"/>
          <w14:textFill>
            <w14:solidFill>
              <w14:schemeClr w14:val="tx1"/>
            </w14:solidFill>
          </w14:textFill>
        </w:rPr>
        <w:t>Google File System (GFS) storage and query processing.</w:t>
      </w:r>
    </w:p>
    <w:p>
      <w:pPr>
        <w:pStyle w:val="38"/>
        <w:rPr>
          <w:rFonts w:cs="Times New Roman"/>
        </w:rPr>
      </w:pPr>
    </w:p>
    <w:p>
      <w:pPr>
        <w:rPr>
          <w:rFonts w:cs="Times New Roman"/>
        </w:rPr>
      </w:pPr>
      <w:r>
        <w:rPr>
          <w:rFonts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cs="Times New Roman"/>
        </w:rPr>
      </w:pPr>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cs="Times New Roman"/>
        </w:rPr>
      </w:pPr>
    </w:p>
    <w:p>
      <w:pPr>
        <w:rPr>
          <w:rFonts w:cs="Times New Roman"/>
          <w:color w:val="FF0000"/>
        </w:rPr>
      </w:pPr>
      <w:r>
        <w:rPr>
          <w:rFonts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cs="Times New Roman"/>
          <w:lang w:val="en-US"/>
        </w:rPr>
      </w:pPr>
      <w:bookmarkStart w:id="102" w:name="_Toc403623865"/>
      <w:bookmarkStart w:id="103" w:name="_Toc15542"/>
      <w:bookmarkStart w:id="104" w:name="_Toc11479"/>
      <w:bookmarkStart w:id="105" w:name="_Toc45195569"/>
      <w:bookmarkStart w:id="106" w:name="_Toc1705489900"/>
      <w:bookmarkStart w:id="107" w:name="_Toc830944560"/>
      <w:bookmarkStart w:id="108" w:name="_Toc1890934930"/>
      <w:bookmarkStart w:id="109" w:name="_Toc4870"/>
      <w:bookmarkStart w:id="110" w:name="_Toc1261120690"/>
      <w:bookmarkStart w:id="111" w:name="_Toc295418930"/>
      <w:bookmarkStart w:id="112" w:name="_Toc1593565563"/>
      <w:r>
        <w:rPr>
          <w:rFonts w:cs="Times New Roman"/>
        </w:rPr>
        <w:t xml:space="preserve">2.4 </w:t>
      </w:r>
      <w:r>
        <w:rPr>
          <w:rFonts w:cs="Times New Roman"/>
          <w:lang w:val="en-US"/>
        </w:rPr>
        <w:t>Query and Rank</w:t>
      </w:r>
      <w:bookmarkEnd w:id="102"/>
      <w:r>
        <w:rPr>
          <w:rFonts w:cs="Times New Roman"/>
          <w:lang w:val="en-US"/>
        </w:rPr>
        <w:t>ing</w:t>
      </w:r>
      <w:bookmarkEnd w:id="103"/>
      <w:bookmarkEnd w:id="104"/>
      <w:bookmarkEnd w:id="105"/>
      <w:bookmarkEnd w:id="106"/>
      <w:bookmarkEnd w:id="107"/>
      <w:bookmarkEnd w:id="108"/>
      <w:bookmarkEnd w:id="109"/>
      <w:bookmarkEnd w:id="110"/>
      <w:bookmarkEnd w:id="111"/>
      <w:bookmarkEnd w:id="112"/>
    </w:p>
    <w:p>
      <w:pPr>
        <w:rPr>
          <w:rFonts w:cs="Times New Roman"/>
          <w:lang w:val="en-US"/>
        </w:rPr>
      </w:pPr>
      <w:r>
        <w:rPr>
          <w:rFonts w:cs="Times New Roman"/>
          <w:lang w:val="en-US"/>
        </w:rPr>
        <w:t xml:space="preserve">The main purpose of an efficient storage system is for efficient querying. Fast </w:t>
      </w:r>
      <w:r>
        <w:rPr>
          <w:rFonts w:cs="Times New Roman"/>
        </w:rPr>
        <w:t xml:space="preserve">searching </w:t>
      </w:r>
      <w:r>
        <w:rPr>
          <w:rFonts w:cs="Times New Roman"/>
          <w:lang w:val="en-US"/>
        </w:rPr>
        <w:t>is one of important user experiences that all search engines strive to provide. Google, Bing, Baidu and other major search engines commonly use the following cycles to process a search request:</w:t>
      </w:r>
    </w:p>
    <w:p>
      <w:pPr>
        <w:pStyle w:val="39"/>
        <w:numPr>
          <w:ilvl w:val="0"/>
          <w:numId w:val="4"/>
        </w:numPr>
        <w:ind w:left="845"/>
        <w:rPr>
          <w:rFonts w:cs="Times New Roman"/>
          <w:lang w:val="en-US"/>
        </w:rPr>
      </w:pPr>
      <w:r>
        <w:rPr>
          <w:rFonts w:cs="Times New Roman"/>
          <w:lang w:val="en-US"/>
        </w:rPr>
        <w:t>Accept a user query</w:t>
      </w:r>
    </w:p>
    <w:p>
      <w:pPr>
        <w:numPr>
          <w:ilvl w:val="0"/>
          <w:numId w:val="4"/>
        </w:numPr>
        <w:ind w:left="845"/>
        <w:rPr>
          <w:rFonts w:cs="Times New Roman"/>
          <w:lang w:val="en-US"/>
        </w:rPr>
      </w:pPr>
      <w:r>
        <w:rPr>
          <w:rFonts w:cs="Times New Roman"/>
          <w:lang w:val="en-US"/>
        </w:rPr>
        <w:t>Parse query strings</w:t>
      </w:r>
    </w:p>
    <w:p>
      <w:pPr>
        <w:numPr>
          <w:ilvl w:val="0"/>
          <w:numId w:val="4"/>
        </w:numPr>
        <w:ind w:left="845"/>
        <w:rPr>
          <w:rFonts w:cs="Times New Roman"/>
          <w:lang w:val="en-US"/>
        </w:rPr>
      </w:pPr>
      <w:r>
        <w:rPr>
          <w:rFonts w:cs="Times New Roman"/>
          <w:lang w:val="en-US"/>
        </w:rPr>
        <w:t xml:space="preserve">Figure out the </w:t>
      </w:r>
      <w:r>
        <w:rPr>
          <w:rFonts w:cs="Times New Roman"/>
        </w:rPr>
        <w:t>key</w:t>
      </w:r>
      <w:r>
        <w:rPr>
          <w:rFonts w:cs="Times New Roman"/>
          <w:lang w:val="en-US"/>
        </w:rPr>
        <w:t>word order</w:t>
      </w:r>
    </w:p>
    <w:p>
      <w:pPr>
        <w:numPr>
          <w:ilvl w:val="0"/>
          <w:numId w:val="4"/>
        </w:numPr>
        <w:ind w:left="845"/>
        <w:rPr>
          <w:rFonts w:cs="Times New Roman"/>
          <w:lang w:val="en-US"/>
        </w:rPr>
      </w:pPr>
      <w:r>
        <w:rPr>
          <w:rFonts w:cs="Times New Roman"/>
          <w:lang w:val="en-US"/>
        </w:rPr>
        <w:t>Look up the information in databases</w:t>
      </w:r>
    </w:p>
    <w:p>
      <w:pPr>
        <w:numPr>
          <w:ilvl w:val="0"/>
          <w:numId w:val="4"/>
        </w:numPr>
        <w:ind w:left="845"/>
        <w:rPr>
          <w:rFonts w:cs="Times New Roman"/>
          <w:lang w:val="en-US"/>
        </w:rPr>
      </w:pPr>
      <w:r>
        <w:rPr>
          <w:rFonts w:cs="Times New Roman"/>
          <w:lang w:val="en-US"/>
        </w:rPr>
        <w:t>Rank the results</w:t>
      </w:r>
    </w:p>
    <w:p>
      <w:pPr>
        <w:numPr>
          <w:ilvl w:val="0"/>
          <w:numId w:val="4"/>
        </w:numPr>
        <w:ind w:left="845"/>
        <w:rPr>
          <w:rFonts w:cs="Times New Roman"/>
          <w:lang w:val="en-US"/>
        </w:rPr>
      </w:pPr>
      <w:r>
        <w:rPr>
          <w:rFonts w:cs="Times New Roman"/>
          <w:lang w:val="en-US"/>
        </w:rPr>
        <w:t>Send back the results</w:t>
      </w:r>
    </w:p>
    <w:p>
      <w:pPr>
        <w:rPr>
          <w:rFonts w:cs="Times New Roman"/>
          <w:strike/>
          <w:color w:val="000000" w:themeColor="text1"/>
          <w14:textFill>
            <w14:solidFill>
              <w14:schemeClr w14:val="tx1"/>
            </w14:solidFill>
          </w14:textFill>
        </w:rPr>
      </w:pPr>
      <w:r>
        <w:rPr>
          <w:lang w:val="en-US"/>
        </w:rPr>
        <w:t>In order to search for related resources in large amounts data, traditional search engine systems use cache,</w:t>
      </w:r>
      <w:r>
        <w:rPr>
          <w:rFonts w:cs="Times New Roman"/>
          <w:lang w:val="en-US"/>
        </w:rPr>
        <w:t xml:space="preserve"> pre-fetching results, memory indexes and other methods to shorten or speed up the search life cycle. </w:t>
      </w:r>
      <w:r>
        <w:rPr>
          <w:rFonts w:cs="Times New Roman"/>
        </w:rPr>
        <w:t>In Step (5), o</w:t>
      </w:r>
      <w:r>
        <w:rPr>
          <w:rFonts w:cs="Times New Roman"/>
          <w:lang w:val="en-US"/>
        </w:rPr>
        <w:t>ne basic ranking method</w:t>
      </w:r>
      <w:r>
        <w:rPr>
          <w:rFonts w:cs="Times New Roman"/>
        </w:rPr>
        <w:t xml:space="preserve"> for </w:t>
      </w:r>
      <w:r>
        <w:rPr>
          <w:rFonts w:cs="Times New Roman"/>
          <w:b/>
          <w:bCs/>
        </w:rPr>
        <w:t>RD</w:t>
      </w:r>
      <w:r>
        <w:rPr>
          <w:rFonts w:cs="Times New Roman"/>
          <w:b/>
          <w:bCs/>
          <w:lang w:val="en-US"/>
        </w:rPr>
        <w:t xml:space="preserve"> </w:t>
      </w:r>
      <w:r>
        <w:rPr>
          <w:rFonts w:cs="Times New Roman"/>
          <w:lang w:val="en-US"/>
        </w:rPr>
        <w:t xml:space="preserve">is using </w:t>
      </w:r>
      <w:r>
        <w:rPr>
          <w:rFonts w:cs="Times New Roman"/>
          <w:b/>
          <w:bCs/>
        </w:rPr>
        <w:t>Vector-Space</w:t>
      </w:r>
      <w:r>
        <w:rPr>
          <w:rFonts w:cs="Times New Roman"/>
        </w:rPr>
        <w:t xml:space="preserve"> model</w:t>
      </w:r>
      <w:bookmarkStart w:id="113" w:name="_Ref2028575688"/>
      <w:r>
        <w:rPr>
          <w:rStyle w:val="18"/>
          <w:rFonts w:cs="Times New Roman"/>
        </w:rPr>
        <w:t>[</w:t>
      </w:r>
      <w:r>
        <w:rPr>
          <w:rStyle w:val="18"/>
          <w:rFonts w:cs="Times New Roman"/>
        </w:rPr>
        <w:endnoteReference w:id="5"/>
      </w:r>
      <w:bookmarkEnd w:id="113"/>
      <w:r>
        <w:rPr>
          <w:rStyle w:val="18"/>
          <w:rFonts w:cs="Times New Roman"/>
        </w:rPr>
        <w:t>]</w:t>
      </w:r>
      <w:r>
        <w:rPr>
          <w:rFonts w:cs="Times New Roman"/>
        </w:rPr>
        <w:t>, which has been well studied as an Information Retrieval (</w:t>
      </w:r>
      <w:r>
        <w:rPr>
          <w:rFonts w:cs="Times New Roman"/>
          <w:b/>
          <w:bCs/>
        </w:rPr>
        <w:t>IR</w:t>
      </w:r>
      <w:r>
        <w:rPr>
          <w:rFonts w:cs="Times New Roman"/>
        </w:rPr>
        <w:t>) topic</w:t>
      </w:r>
      <w:r>
        <w:rPr>
          <w:rFonts w:cs="Times New Roman"/>
          <w:lang w:val="en-US"/>
        </w:rPr>
        <w:t>.</w:t>
      </w:r>
      <w:r>
        <w:rPr>
          <w:rFonts w:cs="Times New Roman"/>
        </w:rPr>
        <w:t xml:space="preserve"> According to the </w:t>
      </w:r>
      <w:r>
        <w:rPr>
          <w:rFonts w:cs="Times New Roman"/>
          <w:b/>
          <w:bCs/>
        </w:rPr>
        <w:t>Vector-Space</w:t>
      </w:r>
      <w:r>
        <w:rPr>
          <w:rFonts w:cs="Times New Roman"/>
        </w:rPr>
        <w:t xml:space="preserve"> model, a resource is viewed as a vector </w:t>
      </w:r>
      <w:r>
        <w:rPr>
          <w:rFonts w:cs="Times New Roman"/>
          <w:i/>
          <w:iCs/>
        </w:rPr>
        <w:t>[ w</w:t>
      </w:r>
      <w:r>
        <w:rPr>
          <w:rFonts w:cs="Times New Roman"/>
          <w:i/>
          <w:iCs/>
          <w:vertAlign w:val="subscript"/>
        </w:rPr>
        <w:t>1</w:t>
      </w:r>
      <w:r>
        <w:rPr>
          <w:rFonts w:cs="Times New Roman"/>
          <w:i/>
          <w:iCs/>
        </w:rPr>
        <w:t>, ..., w</w:t>
      </w:r>
      <w:r>
        <w:rPr>
          <w:rFonts w:cs="Times New Roman"/>
          <w:i/>
          <w:iCs/>
          <w:vertAlign w:val="subscript"/>
        </w:rPr>
        <w:t xml:space="preserve">n </w:t>
      </w:r>
      <w:r>
        <w:rPr>
          <w:rFonts w:cs="Times New Roman"/>
          <w:i/>
          <w:iCs/>
        </w:rPr>
        <w:t>]</w:t>
      </w:r>
      <w:r>
        <w:rPr>
          <w:rFonts w:cs="Times New Roman"/>
        </w:rPr>
        <w:t xml:space="preserve">, where </w:t>
      </w:r>
      <w:r>
        <w:rPr>
          <w:rFonts w:cs="Times New Roman"/>
          <w:i/>
          <w:iCs/>
        </w:rPr>
        <w:t>w</w:t>
      </w:r>
      <w:r>
        <w:rPr>
          <w:rFonts w:cs="Times New Roman"/>
          <w:i/>
          <w:iCs/>
          <w:vertAlign w:val="subscript"/>
        </w:rPr>
        <w:t>i</w:t>
      </w:r>
      <w:r>
        <w:rPr>
          <w:rFonts w:cs="Times New Roman"/>
        </w:rPr>
        <w:t xml:space="preserve"> the significance of the keyword. The value of </w:t>
      </w:r>
      <w:r>
        <w:rPr>
          <w:rFonts w:cs="Times New Roman"/>
          <w:i/>
        </w:rPr>
        <w:t>w</w:t>
      </w:r>
      <w:r>
        <w:rPr>
          <w:rFonts w:cs="Times New Roman"/>
          <w:i/>
          <w:vertAlign w:val="subscript"/>
        </w:rPr>
        <w:t>i</w:t>
      </w:r>
      <w:r>
        <w:rPr>
          <w:rFonts w:cs="Times New Roman"/>
        </w:rPr>
        <w:t xml:space="preserve"> equals the number of times a keyword appears in a resource divided by the number of times the word appears in the entire collection</w:t>
      </w:r>
      <w:r>
        <w:rPr>
          <w:rStyle w:val="19"/>
          <w:rFonts w:cs="Times New Roman"/>
        </w:rPr>
        <w:footnoteReference w:id="3"/>
      </w:r>
      <w:r>
        <w:rPr>
          <w:rFonts w:cs="Times New Roman"/>
        </w:rPr>
        <w:t xml:space="preserve">. A </w:t>
      </w:r>
      <w:r>
        <w:rPr>
          <w:rFonts w:cs="Times New Roman"/>
          <w:i/>
          <w:iCs/>
        </w:rPr>
        <w:t>w</w:t>
      </w:r>
      <w:r>
        <w:rPr>
          <w:rFonts w:cs="Times New Roman"/>
          <w:i/>
          <w:iCs/>
          <w:vertAlign w:val="subscript"/>
        </w:rPr>
        <w:t>i</w:t>
      </w:r>
      <w:r>
        <w:rPr>
          <w:rFonts w:cs="Times New Roman"/>
          <w:i/>
          <w:iCs/>
        </w:rPr>
        <w:t xml:space="preserve"> </w:t>
      </w:r>
      <w:r>
        <w:rPr>
          <w:rFonts w:cs="Times New Roman"/>
        </w:rPr>
        <w:t xml:space="preserve">is zero if the keyword doesn’t appear in a resource. When a keyword appears in more resources, </w:t>
      </w:r>
      <w:r>
        <w:rPr>
          <w:rFonts w:cs="Times New Roman"/>
          <w:i/>
          <w:iCs/>
        </w:rPr>
        <w:t>w</w:t>
      </w:r>
      <w:r>
        <w:rPr>
          <w:rFonts w:cs="Times New Roman"/>
          <w:i/>
          <w:iCs/>
          <w:vertAlign w:val="subscript"/>
        </w:rPr>
        <w:t>i</w:t>
      </w:r>
      <w:r>
        <w:rPr>
          <w:rFonts w:cs="Times New Roman"/>
        </w:rPr>
        <w:t xml:space="preserve"> will be lower; otherwise, </w:t>
      </w:r>
      <w:r>
        <w:rPr>
          <w:rFonts w:cs="Times New Roman"/>
          <w:i/>
          <w:iCs/>
        </w:rPr>
        <w:t>w</w:t>
      </w:r>
      <w:r>
        <w:rPr>
          <w:rFonts w:cs="Times New Roman"/>
          <w:i/>
          <w:iCs/>
          <w:vertAlign w:val="subscript"/>
        </w:rPr>
        <w:t>i</w:t>
      </w:r>
      <w:r>
        <w:rPr>
          <w:rFonts w:cs="Times New Roman"/>
        </w:rPr>
        <w:t xml:space="preserve"> will be higher.</w:t>
      </w:r>
    </w:p>
    <w:p>
      <w:pPr>
        <w:rPr>
          <w:rFonts w:cs="Times New Roman"/>
          <w:strike/>
          <w:color w:val="000000" w:themeColor="text1"/>
          <w14:textFill>
            <w14:solidFill>
              <w14:schemeClr w14:val="tx1"/>
            </w14:solidFill>
          </w14:textFill>
        </w:rPr>
      </w:pPr>
    </w:p>
    <w:p>
      <w:pPr>
        <w:rPr>
          <w:lang w:val="en-US"/>
        </w:rPr>
      </w:pPr>
      <w:r>
        <w:rPr>
          <w:lang w:val="en-US"/>
        </w:rPr>
        <w:t xml:space="preserve">Modern search engines </w:t>
      </w:r>
      <w:r>
        <w:t>also</w:t>
      </w:r>
      <w:r>
        <w:rPr>
          <w:lang w:val="en-US"/>
        </w:rPr>
        <w:t xml:space="preserve"> collect user behaviors. Consequently, search results returned by search engines are highly related to users’ interests and habits, unless such feature is chosen to be disabled, which by law, is an option provided to users. Today, building search engines requires </w:t>
      </w:r>
      <w:r>
        <w:t>compliance</w:t>
      </w:r>
      <w:r>
        <w:rPr>
          <w:lang w:val="en-US"/>
        </w:rPr>
        <w:t xml:space="preserve"> with privacy and security laws and concerns.</w:t>
      </w:r>
    </w:p>
    <w:p>
      <w:pPr>
        <w:rPr>
          <w:rFonts w:cs="Times New Roman"/>
        </w:rPr>
      </w:pPr>
    </w:p>
    <w:p>
      <w:pPr>
        <w:rPr>
          <w:lang w:val="en-US"/>
        </w:rPr>
      </w:pPr>
      <w:bookmarkStart w:id="114" w:name="_Toc863586643"/>
      <w:r>
        <w:t>The storage-query model and results-ranking techniques are used in mainstream search engines. They are also very critical in the learning resources search engine proposed in this thesis. Some heavily tailored algorithms are explained in Chapter 5.</w:t>
      </w:r>
    </w:p>
    <w:p>
      <w:pPr>
        <w:pStyle w:val="3"/>
        <w:rPr>
          <w:rFonts w:cs="Times New Roman"/>
          <w:lang w:val="en-US"/>
        </w:rPr>
      </w:pPr>
      <w:bookmarkStart w:id="115" w:name="_Toc26277"/>
      <w:bookmarkStart w:id="116" w:name="_Toc100461087"/>
      <w:bookmarkStart w:id="117" w:name="_Toc28602"/>
      <w:bookmarkStart w:id="118" w:name="_Toc762132172"/>
      <w:bookmarkStart w:id="119" w:name="_Toc712564110"/>
      <w:bookmarkStart w:id="120" w:name="_Toc1130959079"/>
      <w:bookmarkStart w:id="121" w:name="_Toc1877395001"/>
      <w:bookmarkStart w:id="122" w:name="_Toc1177927735"/>
      <w:bookmarkStart w:id="123" w:name="_Toc15299"/>
      <w:bookmarkStart w:id="124" w:name="_Toc844828468"/>
      <w:r>
        <w:rPr>
          <w:rFonts w:cs="Times New Roman"/>
        </w:rPr>
        <w:t xml:space="preserve">2.5 </w:t>
      </w:r>
      <w:r>
        <w:rPr>
          <w:rFonts w:cs="Times New Roman"/>
          <w:lang w:val="en-US"/>
        </w:rPr>
        <w:t>Value of Resources</w:t>
      </w:r>
      <w:bookmarkEnd w:id="114"/>
      <w:bookmarkEnd w:id="115"/>
      <w:bookmarkEnd w:id="116"/>
      <w:bookmarkEnd w:id="117"/>
      <w:bookmarkEnd w:id="118"/>
      <w:bookmarkEnd w:id="119"/>
      <w:bookmarkEnd w:id="120"/>
      <w:bookmarkEnd w:id="121"/>
      <w:bookmarkEnd w:id="122"/>
      <w:bookmarkEnd w:id="123"/>
      <w:bookmarkEnd w:id="124"/>
    </w:p>
    <w:p>
      <w:pPr>
        <w:rPr>
          <w:rFonts w:eastAsia="Noto Sans CJK SC"/>
        </w:rPr>
      </w:pPr>
      <w:bookmarkStart w:id="125" w:name="_tvquuf8hh7tc"/>
      <w:bookmarkEnd w:id="125"/>
      <w:bookmarkStart w:id="126" w:name="_Toc358983601"/>
      <w:r>
        <w:rPr>
          <w:rFonts w:eastAsia="Noto Sans CJK SC"/>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127" w:name="_Ref2028781775"/>
      <w:r>
        <w:rPr>
          <w:rStyle w:val="18"/>
          <w:rFonts w:ascii="Arial" w:hAnsi="Arial" w:eastAsia="Noto Sans CJK SC"/>
        </w:rPr>
        <w:t>[</w:t>
      </w:r>
      <w:r>
        <w:rPr>
          <w:rStyle w:val="18"/>
          <w:rFonts w:ascii="Arial" w:hAnsi="Arial" w:eastAsia="Noto Sans CJK SC"/>
        </w:rPr>
        <w:endnoteReference w:id="6"/>
      </w:r>
      <w:bookmarkEnd w:id="127"/>
      <w:r>
        <w:rPr>
          <w:rStyle w:val="18"/>
          <w:rFonts w:ascii="Arial" w:hAnsi="Arial" w:eastAsia="Noto Sans CJK SC"/>
        </w:rPr>
        <w:t>]</w:t>
      </w:r>
      <w:r>
        <w:rPr>
          <w:rFonts w:eastAsia="Noto Sans CJK SC"/>
        </w:rPr>
        <w:t xml:space="preserve"> A valuable resource can be rare, inimitable, and non-substitutable to be a source of sustainable competitive advantage.</w:t>
      </w:r>
      <w:r>
        <w:rPr>
          <w:rStyle w:val="18"/>
          <w:rFonts w:eastAsia="Noto Sans CJK SC"/>
        </w:rPr>
        <w:t>[</w:t>
      </w:r>
      <w:r>
        <w:rPr>
          <w:rStyle w:val="18"/>
          <w:rFonts w:eastAsia="Noto Sans CJK SC"/>
        </w:rPr>
        <w:endnoteReference w:id="7"/>
      </w:r>
      <w:r>
        <w:rPr>
          <w:rStyle w:val="18"/>
          <w:rFonts w:eastAsia="Noto Sans CJK SC"/>
        </w:rPr>
        <w:t>]</w:t>
      </w:r>
      <w:r>
        <w:rPr>
          <w:rFonts w:eastAsia="Noto Sans CJK SC"/>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Pr>
          <w:rStyle w:val="18"/>
        </w:rPr>
        <w:fldChar w:fldCharType="begin"/>
      </w:r>
      <w:r>
        <w:rPr>
          <w:rStyle w:val="18"/>
        </w:rPr>
        <w:instrText xml:space="preserve"> NOTEREF _Ref2028781775 \h </w:instrText>
      </w:r>
      <w:r>
        <w:rPr>
          <w:rStyle w:val="18"/>
        </w:rPr>
        <w:fldChar w:fldCharType="separate"/>
      </w:r>
      <w:r>
        <w:rPr>
          <w:rStyle w:val="18"/>
        </w:rPr>
        <w:t>7</w:t>
      </w:r>
      <w:r>
        <w:rPr>
          <w:rStyle w:val="18"/>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pPr>
        <w:rPr>
          <w:rFonts w:eastAsia="Noto Sans CJK SC"/>
          <w:color w:val="F79646" w:themeColor="accent6"/>
          <w14:textFill>
            <w14:solidFill>
              <w14:schemeClr w14:val="accent6"/>
            </w14:solidFill>
          </w14:textFill>
        </w:rPr>
      </w:pPr>
    </w:p>
    <w:p>
      <w:pPr>
        <w:pStyle w:val="2"/>
        <w:rPr>
          <w:rFonts w:eastAsia="Noto Sans CJK SC" w:cs="Times New Roman"/>
          <w:color w:val="FF0000"/>
        </w:rPr>
      </w:pPr>
      <w:bookmarkStart w:id="128" w:name="_Toc4799"/>
      <w:bookmarkStart w:id="129" w:name="_Toc549232712"/>
      <w:bookmarkStart w:id="130" w:name="_Toc1036753036"/>
      <w:bookmarkStart w:id="131" w:name="_Toc84711978"/>
      <w:bookmarkStart w:id="132" w:name="_Toc14857"/>
      <w:bookmarkStart w:id="133" w:name="_Toc1871022625"/>
      <w:bookmarkStart w:id="134" w:name="_Toc130193017"/>
      <w:bookmarkStart w:id="135" w:name="_Toc28414"/>
      <w:bookmarkStart w:id="136" w:name="_Toc384602690"/>
      <w:bookmarkStart w:id="137" w:name="_Toc442614094"/>
      <w:r>
        <w:rPr>
          <w:rFonts w:eastAsia="Noto Sans CJK SC" w:cs="Times New Roman"/>
        </w:rPr>
        <w:t>3 CHALLENGES AND DIRECTIONS</w:t>
      </w:r>
      <w:bookmarkEnd w:id="126"/>
      <w:bookmarkEnd w:id="128"/>
      <w:bookmarkEnd w:id="129"/>
      <w:bookmarkEnd w:id="130"/>
      <w:bookmarkEnd w:id="131"/>
      <w:bookmarkEnd w:id="132"/>
      <w:bookmarkEnd w:id="133"/>
      <w:bookmarkEnd w:id="134"/>
      <w:bookmarkEnd w:id="135"/>
      <w:bookmarkEnd w:id="136"/>
      <w:bookmarkEnd w:id="137"/>
    </w:p>
    <w:p>
      <w:pPr>
        <w:pStyle w:val="3"/>
        <w:rPr>
          <w:rFonts w:eastAsia="Noto Sans CJK SC" w:cs="Times New Roman"/>
        </w:rPr>
      </w:pPr>
      <w:bookmarkStart w:id="138" w:name="_Toc21450"/>
      <w:bookmarkStart w:id="139" w:name="_Toc694393142"/>
      <w:bookmarkStart w:id="140" w:name="_Toc10364"/>
      <w:bookmarkStart w:id="141" w:name="_Toc1629522331"/>
      <w:bookmarkStart w:id="142" w:name="_Toc1464550891"/>
      <w:bookmarkStart w:id="143" w:name="_Toc1819526368"/>
      <w:bookmarkStart w:id="144" w:name="_Toc120222541"/>
      <w:bookmarkStart w:id="145" w:name="_Toc2084515488"/>
      <w:bookmarkStart w:id="146" w:name="_Toc495996669"/>
      <w:bookmarkStart w:id="147" w:name="_Toc21547"/>
      <w:bookmarkStart w:id="148" w:name="_Toc674917005"/>
      <w:r>
        <w:rPr>
          <w:rFonts w:eastAsia="Noto Sans CJK SC" w:cs="Times New Roman"/>
        </w:rPr>
        <w:t>3.1 Issues of Collecting Contents</w:t>
      </w:r>
      <w:bookmarkEnd w:id="138"/>
      <w:bookmarkEnd w:id="139"/>
      <w:bookmarkEnd w:id="140"/>
      <w:bookmarkEnd w:id="141"/>
      <w:bookmarkEnd w:id="142"/>
      <w:bookmarkEnd w:id="143"/>
      <w:bookmarkEnd w:id="144"/>
      <w:bookmarkEnd w:id="145"/>
      <w:bookmarkEnd w:id="146"/>
      <w:bookmarkEnd w:id="147"/>
      <w:bookmarkEnd w:id="148"/>
      <w:r>
        <w:rPr>
          <w:rFonts w:eastAsia="Noto Sans CJK SC" w:cs="Times New Roman"/>
        </w:rPr>
        <w:t xml:space="preserve"> </w:t>
      </w:r>
    </w:p>
    <w:p>
      <w:pPr>
        <w:rPr>
          <w:rFonts w:cs="Times New Roman"/>
          <w:lang w:val="en-US"/>
        </w:rPr>
      </w:pPr>
      <w:r>
        <w:rPr>
          <w:rFonts w:cs="Times New Roman"/>
          <w:lang w:val="en-US"/>
        </w:rPr>
        <w:t xml:space="preserve">An all-purpose search engine like Google requires super computing power and storage capacity. The search engine proposed in this thesis is to be used for </w:t>
      </w:r>
      <w:r>
        <w:rPr>
          <w:rFonts w:cs="Times New Roman"/>
        </w:rPr>
        <w:t>education specifically</w:t>
      </w:r>
      <w:r>
        <w:rPr>
          <w:rFonts w:cs="Times New Roman"/>
          <w:lang w:val="en-US"/>
        </w:rPr>
        <w:t xml:space="preserve">, aiming to support users to find useful learning resources. Given the massive amount of educational videos alone, the burden on a storage system will be huge. Moreover, copyright protection definitely cannot be neglected. </w:t>
      </w:r>
    </w:p>
    <w:p>
      <w:pPr>
        <w:pStyle w:val="4"/>
        <w:rPr>
          <w:rFonts w:eastAsia="Noto Sans CJK SC" w:cs="Times New Roman"/>
        </w:rPr>
      </w:pPr>
      <w:bookmarkStart w:id="149" w:name="_Toc1327558749"/>
      <w:bookmarkStart w:id="150" w:name="_Toc1755917231"/>
      <w:bookmarkStart w:id="151" w:name="_Toc2069437382"/>
      <w:bookmarkStart w:id="152" w:name="_Toc18364"/>
      <w:bookmarkStart w:id="153" w:name="_Toc29541"/>
      <w:bookmarkStart w:id="154" w:name="_Toc65477766"/>
      <w:bookmarkStart w:id="155" w:name="_Toc159884515"/>
      <w:bookmarkStart w:id="156" w:name="_Toc1230941870"/>
      <w:bookmarkStart w:id="157" w:name="_Toc53458440"/>
      <w:bookmarkStart w:id="158" w:name="_Toc11348"/>
      <w:bookmarkStart w:id="159" w:name="_Toc1789378668"/>
      <w:r>
        <w:rPr>
          <w:rFonts w:eastAsia="Noto Sans CJK SC" w:cs="Times New Roman"/>
        </w:rPr>
        <w:t>3.1.1 Resource Crawler</w:t>
      </w:r>
      <w:bookmarkEnd w:id="149"/>
      <w:bookmarkEnd w:id="150"/>
      <w:bookmarkEnd w:id="151"/>
      <w:bookmarkEnd w:id="152"/>
      <w:bookmarkEnd w:id="153"/>
      <w:bookmarkEnd w:id="154"/>
      <w:bookmarkEnd w:id="155"/>
      <w:bookmarkEnd w:id="156"/>
      <w:bookmarkEnd w:id="157"/>
      <w:bookmarkEnd w:id="158"/>
      <w:bookmarkEnd w:id="159"/>
    </w:p>
    <w:p>
      <w:pPr>
        <w:rPr>
          <w:rFonts w:cs="Times New Roman"/>
          <w:lang w:val="en-US"/>
        </w:rPr>
      </w:pPr>
      <w:r>
        <w:rPr>
          <w:rFonts w:cs="Times New Roman"/>
          <w:lang w:val="en-US"/>
        </w:rPr>
        <w:t>Because of these concerns, in contrast to a traditional search engine, this learning resource search engine does not use crawlers to obtain web page contents. The system only obtains and stores the information about the learning resources. To show the difference, this solution is called a “</w:t>
      </w:r>
      <w:r>
        <w:rPr>
          <w:rFonts w:cs="Times New Roman"/>
          <w:b/>
          <w:lang w:val="en-US"/>
        </w:rPr>
        <w:t>Resource Crawler”</w:t>
      </w:r>
      <w:r>
        <w:rPr>
          <w:rFonts w:cs="Times New Roman"/>
          <w:lang w:val="en-US"/>
        </w:rPr>
        <w:t>, instead of web crawler. As a result, this search engine will be a significantly lighter system to achieve high performance. The</w:t>
      </w:r>
      <w:r>
        <w:rPr>
          <w:rFonts w:cs="Times New Roman"/>
        </w:rPr>
        <w:t xml:space="preserve"> </w:t>
      </w:r>
      <w:r>
        <w:rPr>
          <w:rFonts w:cs="Times New Roman"/>
          <w:lang w:val="en-US"/>
        </w:rPr>
        <w:t xml:space="preserve">copyright issues and system </w:t>
      </w:r>
      <w:r>
        <w:rPr>
          <w:rFonts w:cs="Times New Roman"/>
        </w:rPr>
        <w:t>over-</w:t>
      </w:r>
      <w:r>
        <w:rPr>
          <w:rFonts w:cs="Times New Roman"/>
          <w:lang w:val="en-US"/>
        </w:rPr>
        <w:t xml:space="preserve">storage problems can both be avoided. </w:t>
      </w:r>
    </w:p>
    <w:p>
      <w:pPr>
        <w:rPr>
          <w:rFonts w:cs="Times New Roman"/>
          <w:lang w:val="en-US"/>
        </w:rPr>
      </w:pPr>
    </w:p>
    <w:p>
      <w:pPr>
        <w:rPr>
          <w:rFonts w:cs="Times New Roman"/>
        </w:rPr>
      </w:pPr>
      <w:r>
        <w:rPr>
          <w:rFonts w:cs="Times New Roman"/>
          <w:lang w:val="en-US"/>
        </w:rPr>
        <w:t>The “Resource Crawler” collects the information about resources, in other words, the meta</w:t>
      </w:r>
      <w:r>
        <w:rPr>
          <w:rFonts w:cs="Times New Roman"/>
        </w:rPr>
        <w:t>-</w:t>
      </w:r>
      <w:r>
        <w:rPr>
          <w:rFonts w:cs="Times New Roman"/>
          <w:lang w:val="en-US"/>
        </w:rPr>
        <w:t>data of resources</w:t>
      </w:r>
      <w:r>
        <w:rPr>
          <w:rFonts w:cs="Times New Roman"/>
        </w:rPr>
        <w:t>, such as titles, locations, tags, publishers, descriptions, comments, and etc., many of which obviously require input from users.</w:t>
      </w:r>
      <w:r>
        <w:rPr>
          <w:rFonts w:cs="Times New Roman"/>
          <w:lang w:val="en-US"/>
        </w:rPr>
        <w:t xml:space="preserve"> </w:t>
      </w:r>
      <w:r>
        <w:rPr>
          <w:rFonts w:cs="Times New Roman"/>
        </w:rPr>
        <w:t>Meta-data are organized in system database, supporting inquires.</w:t>
      </w:r>
      <w:r>
        <w:rPr>
          <w:rFonts w:cs="Times New Roman"/>
          <w:lang w:val="en-US"/>
        </w:rPr>
        <w:t xml:space="preserve"> </w:t>
      </w:r>
      <w:r>
        <w:rPr>
          <w:rFonts w:cs="Times New Roman"/>
        </w:rPr>
        <w:t>Through these information collections, the value (quality) of resources can be defined or estimated, and users can search and locate the original resource content. It helps users find useful resources for their study.</w:t>
      </w:r>
    </w:p>
    <w:p>
      <w:pPr>
        <w:pStyle w:val="4"/>
        <w:rPr>
          <w:rFonts w:eastAsia="Noto Sans CJK SC" w:cs="Times New Roman"/>
        </w:rPr>
      </w:pPr>
      <w:bookmarkStart w:id="160" w:name="_Toc22543"/>
      <w:bookmarkStart w:id="161" w:name="_Toc1049540416"/>
      <w:bookmarkStart w:id="162" w:name="_Toc1250821330"/>
      <w:bookmarkStart w:id="163" w:name="_Toc612"/>
      <w:bookmarkStart w:id="164" w:name="_Toc232745717"/>
      <w:bookmarkStart w:id="165" w:name="_Toc27507"/>
      <w:bookmarkStart w:id="166" w:name="_Toc1689477560"/>
      <w:bookmarkStart w:id="167" w:name="_Toc1874021368"/>
      <w:bookmarkStart w:id="168" w:name="_Toc590763906"/>
      <w:bookmarkStart w:id="169" w:name="_Toc2076076592"/>
      <w:bookmarkStart w:id="170" w:name="_Toc1505039870"/>
      <w:r>
        <w:rPr>
          <w:rFonts w:eastAsia="Noto Sans CJK SC" w:cs="Times New Roman"/>
        </w:rPr>
        <w:t>3.1.2 Data Storage and Query</w:t>
      </w:r>
      <w:bookmarkEnd w:id="160"/>
      <w:bookmarkEnd w:id="161"/>
      <w:bookmarkEnd w:id="162"/>
      <w:bookmarkEnd w:id="163"/>
      <w:bookmarkEnd w:id="164"/>
      <w:bookmarkEnd w:id="165"/>
      <w:bookmarkEnd w:id="166"/>
      <w:bookmarkEnd w:id="167"/>
      <w:bookmarkEnd w:id="168"/>
      <w:bookmarkEnd w:id="169"/>
      <w:bookmarkEnd w:id="170"/>
      <w:r>
        <w:rPr>
          <w:rFonts w:eastAsia="Noto Sans CJK SC" w:cs="Times New Roman"/>
        </w:rPr>
        <w:t xml:space="preserve"> </w:t>
      </w:r>
    </w:p>
    <w:p>
      <w:pPr>
        <w:rPr>
          <w:rFonts w:eastAsia="Noto Sans CJK SC" w:cs="Times New Roman"/>
        </w:rPr>
      </w:pPr>
      <w:r>
        <w:rPr>
          <w:rFonts w:eastAsia="Noto Sans CJK SC" w:cs="Times New Roman"/>
        </w:rPr>
        <w:t>Even though only resource meta-data are stored, the database needs to handle the potentially very large volume of growing data. Users need quick searches, and they depend on a high performance design of the search engine system, in particular, an efficient storage structure to support information access. Every query is filtered out from large amounts of data. The system built for this thesis uses a 3-layer storage structure and an encoded keyword mapping method to improve the search efficiency. For application in an actual production environment, the storage needs to adopt the distributed system design.</w:t>
      </w:r>
    </w:p>
    <w:p>
      <w:pPr>
        <w:pStyle w:val="3"/>
        <w:rPr>
          <w:rFonts w:eastAsia="Noto Sans CJK SC" w:cs="Times New Roman"/>
        </w:rPr>
      </w:pPr>
      <w:bookmarkStart w:id="171" w:name="_om47wqu8fbvf"/>
      <w:bookmarkEnd w:id="171"/>
      <w:bookmarkStart w:id="172" w:name="_Toc1423069662"/>
      <w:bookmarkStart w:id="173" w:name="_Toc30749"/>
      <w:bookmarkStart w:id="174" w:name="_Toc1081136313"/>
      <w:bookmarkStart w:id="175" w:name="_Toc534776499"/>
      <w:bookmarkStart w:id="176" w:name="_Toc23493"/>
      <w:bookmarkStart w:id="177" w:name="_Toc627986198"/>
      <w:bookmarkStart w:id="178" w:name="_Toc763215568"/>
      <w:bookmarkStart w:id="179" w:name="_Toc1487384961"/>
      <w:bookmarkStart w:id="180" w:name="_Toc1626170725"/>
      <w:bookmarkStart w:id="181" w:name="_Toc17554"/>
      <w:bookmarkStart w:id="182" w:name="_Toc8339024"/>
      <w:r>
        <w:rPr>
          <w:rFonts w:eastAsia="Noto Sans CJK SC" w:cs="Times New Roman"/>
        </w:rPr>
        <w:t>3.2 Issues of Defining Resource Value</w:t>
      </w:r>
      <w:bookmarkEnd w:id="172"/>
      <w:bookmarkEnd w:id="173"/>
      <w:bookmarkEnd w:id="174"/>
      <w:bookmarkEnd w:id="175"/>
      <w:bookmarkEnd w:id="176"/>
      <w:bookmarkEnd w:id="177"/>
      <w:bookmarkEnd w:id="178"/>
      <w:bookmarkEnd w:id="179"/>
      <w:bookmarkEnd w:id="180"/>
      <w:bookmarkEnd w:id="181"/>
      <w:bookmarkEnd w:id="182"/>
    </w:p>
    <w:p>
      <w:pPr>
        <w:rPr>
          <w:rFonts w:eastAsia="Noto Sans CJK SC" w:cs="Times New Roman"/>
        </w:rPr>
      </w:pPr>
      <w:r>
        <w:rPr>
          <w:rFonts w:eastAsia="Noto Sans CJK SC" w:cs="Times New Roman"/>
          <w:lang w:val="en-US"/>
        </w:rPr>
        <w:t>H</w:t>
      </w:r>
      <w:r>
        <w:rPr>
          <w:rFonts w:eastAsia="Noto Sans CJK SC" w:cs="Times New Roman"/>
        </w:rPr>
        <w:t>ow to determine whether a resource is valuable? The Internet Crawler “spiders” are not something smart like human beings; the only thing they do is collect and retrieve copies of the information they crawl. Much meaningless and even fake or unhealthy information is obtained too. The search engine should not only filter inappropriate or dangerous information but should also recommend content according to the user's interest. However, that is still far from the definition of “valuable” resources.</w:t>
      </w:r>
    </w:p>
    <w:p>
      <w:pPr>
        <w:rPr>
          <w:rFonts w:eastAsia="Noto Sans CJK SC" w:cs="Times New Roman"/>
        </w:rPr>
      </w:pPr>
    </w:p>
    <w:p>
      <w:pPr>
        <w:rPr>
          <w:rFonts w:eastAsia="Noto Sans CJK SC" w:cs="Times New Roman"/>
        </w:rPr>
      </w:pPr>
      <w:r>
        <w:rPr>
          <w:rFonts w:eastAsia="Noto Sans CJK SC" w:cs="Times New Roman"/>
        </w:rPr>
        <w:t>In the field of education, there are many issues exposed by traditional search engines, directly regarding resource quality. Below are some of the practical questions related to resources:</w:t>
      </w:r>
    </w:p>
    <w:p>
      <w:pPr>
        <w:rPr>
          <w:rFonts w:eastAsia="Noto Sans CJK SC" w:cs="Times New Roman"/>
        </w:rPr>
      </w:pPr>
    </w:p>
    <w:p>
      <w:pPr>
        <w:numPr>
          <w:ilvl w:val="0"/>
          <w:numId w:val="5"/>
        </w:numPr>
        <w:tabs>
          <w:tab w:val="left" w:pos="420"/>
        </w:tabs>
        <w:ind w:left="840"/>
        <w:rPr>
          <w:rFonts w:eastAsia="Noto Sans CJK SC" w:cs="Times New Roman"/>
        </w:rPr>
      </w:pPr>
      <w:r>
        <w:rPr>
          <w:rFonts w:eastAsia="Noto Sans CJK SC" w:cs="Times New Roman"/>
        </w:rPr>
        <w:t>Is the resource reliable? (Does it provide correct information? Is the provider reliable?)</w:t>
      </w:r>
    </w:p>
    <w:p>
      <w:pPr>
        <w:numPr>
          <w:ilvl w:val="0"/>
          <w:numId w:val="5"/>
        </w:numPr>
        <w:tabs>
          <w:tab w:val="left" w:pos="420"/>
        </w:tabs>
        <w:ind w:left="840"/>
        <w:rPr>
          <w:rFonts w:eastAsia="Noto Sans CJK SC" w:cs="Times New Roman"/>
        </w:rPr>
      </w:pPr>
      <w:r>
        <w:rPr>
          <w:rFonts w:eastAsia="Noto Sans CJK SC" w:cs="Times New Roman"/>
        </w:rPr>
        <w:t>How relevant is the resource to the user's search? (e.g., matching keywords.)</w:t>
      </w:r>
    </w:p>
    <w:p>
      <w:pPr>
        <w:numPr>
          <w:ilvl w:val="0"/>
          <w:numId w:val="5"/>
        </w:numPr>
        <w:tabs>
          <w:tab w:val="left" w:pos="420"/>
        </w:tabs>
        <w:ind w:left="840"/>
        <w:rPr>
          <w:rFonts w:eastAsia="Noto Sans CJK SC" w:cs="Times New Roman"/>
        </w:rPr>
      </w:pPr>
      <w:r>
        <w:rPr>
          <w:rFonts w:eastAsia="Noto Sans CJK SC" w:cs="Times New Roman"/>
        </w:rPr>
        <w:t>Is the resource up-to-date? (When was the resource last updated?)</w:t>
      </w:r>
    </w:p>
    <w:p>
      <w:pPr>
        <w:numPr>
          <w:ilvl w:val="0"/>
          <w:numId w:val="5"/>
        </w:numPr>
        <w:tabs>
          <w:tab w:val="left" w:pos="420"/>
        </w:tabs>
        <w:ind w:left="840"/>
        <w:rPr>
          <w:rFonts w:eastAsia="Noto Sans CJK SC" w:cs="Times New Roman"/>
        </w:rPr>
      </w:pPr>
      <w:r>
        <w:rPr>
          <w:rFonts w:eastAsia="Noto Sans CJK SC" w:cs="Times New Roman"/>
        </w:rPr>
        <w:t>Is information appropriate? (Is the resource safe?)</w:t>
      </w:r>
    </w:p>
    <w:p>
      <w:pPr>
        <w:numPr>
          <w:ilvl w:val="0"/>
          <w:numId w:val="5"/>
        </w:numPr>
        <w:tabs>
          <w:tab w:val="left" w:pos="420"/>
        </w:tabs>
        <w:ind w:left="840"/>
        <w:rPr>
          <w:rFonts w:eastAsia="Noto Sans CJK SC" w:cs="Times New Roman"/>
        </w:rPr>
      </w:pPr>
      <w:r>
        <w:rPr>
          <w:rFonts w:eastAsia="Noto Sans CJK SC" w:cs="Times New Roman"/>
        </w:rPr>
        <w:t>Is the information redundant? (Are they repeated copies of the content?)</w:t>
      </w:r>
    </w:p>
    <w:p>
      <w:pPr>
        <w:numPr>
          <w:ilvl w:val="0"/>
          <w:numId w:val="5"/>
        </w:numPr>
        <w:tabs>
          <w:tab w:val="left" w:pos="420"/>
        </w:tabs>
        <w:ind w:left="840"/>
        <w:rPr>
          <w:rFonts w:eastAsia="Noto Sans CJK SC" w:cs="Times New Roman"/>
        </w:rPr>
      </w:pPr>
      <w:r>
        <w:rPr>
          <w:rFonts w:eastAsia="Noto Sans CJK SC" w:cs="Times New Roman"/>
        </w:rPr>
        <w:t xml:space="preserve">How much time is needed to go through the resource? (e.g., length of a video.) </w:t>
      </w:r>
    </w:p>
    <w:p>
      <w:pPr>
        <w:numPr>
          <w:ilvl w:val="0"/>
          <w:numId w:val="5"/>
        </w:numPr>
        <w:tabs>
          <w:tab w:val="left" w:pos="420"/>
        </w:tabs>
        <w:ind w:left="840"/>
        <w:rPr>
          <w:rFonts w:eastAsia="Noto Sans CJK SC" w:cs="Times New Roman"/>
        </w:rPr>
      </w:pPr>
      <w:r>
        <w:rPr>
          <w:rFonts w:eastAsia="Noto Sans CJK SC" w:cs="Times New Roman"/>
        </w:rPr>
        <w:t>What is the monetary cost? (Is it free? What is the price?)</w:t>
      </w:r>
    </w:p>
    <w:p>
      <w:pPr>
        <w:numPr>
          <w:ilvl w:val="0"/>
          <w:numId w:val="5"/>
        </w:numPr>
        <w:tabs>
          <w:tab w:val="left" w:pos="420"/>
        </w:tabs>
        <w:ind w:left="840"/>
        <w:rPr>
          <w:rFonts w:eastAsia="Noto Sans CJK SC" w:cs="Times New Roman"/>
        </w:rPr>
      </w:pPr>
      <w:r>
        <w:rPr>
          <w:rFonts w:eastAsia="Noto Sans CJK SC" w:cs="Times New Roman"/>
        </w:rPr>
        <w:t xml:space="preserve">How many </w:t>
      </w:r>
      <w:r>
        <w:rPr>
          <w:rFonts w:eastAsia="Noto Sans CJK SC" w:cs="Times New Roman"/>
          <w:lang w:val="en-US"/>
        </w:rPr>
        <w:t>positive feedbacks</w:t>
      </w:r>
      <w:r>
        <w:rPr>
          <w:rFonts w:eastAsia="Noto Sans CJK SC" w:cs="Times New Roman"/>
        </w:rPr>
        <w:t xml:space="preserve">? (Do other users find the resource useful?) </w:t>
      </w:r>
    </w:p>
    <w:p>
      <w:pPr>
        <w:rPr>
          <w:rFonts w:eastAsia="Noto Sans CJK SC" w:cs="Times New Roman"/>
          <w:color w:val="000000" w:themeColor="text1"/>
          <w14:textFill>
            <w14:solidFill>
              <w14:schemeClr w14:val="tx1"/>
            </w14:solidFill>
          </w14:textFill>
        </w:rPr>
      </w:pPr>
    </w:p>
    <w:p>
      <w:pPr>
        <w:rPr>
          <w:rFonts w:eastAsia="Noto Sans CJK SC" w:cs="Times New Roman"/>
          <w:bCs/>
          <w:color w:val="000000" w:themeColor="text1"/>
          <w14:textFill>
            <w14:solidFill>
              <w14:schemeClr w14:val="tx1"/>
            </w14:solidFill>
          </w14:textFill>
        </w:rPr>
      </w:pPr>
      <w:r>
        <w:rPr>
          <w:rFonts w:eastAsia="Noto Sans CJK SC" w:cs="Times New Roman"/>
          <w:color w:val="000000" w:themeColor="text1"/>
          <w14:textFill>
            <w14:solidFill>
              <w14:schemeClr w14:val="tx1"/>
            </w14:solidFill>
          </w14:textFill>
        </w:rPr>
        <w:t xml:space="preserve">To </w:t>
      </w:r>
      <w:r>
        <w:rPr>
          <w:rFonts w:eastAsia="Noto Sans CJK SC" w:cs="Times New Roman"/>
          <w:color w:val="000000" w:themeColor="text1"/>
          <w:lang w:val="en-US"/>
          <w14:textFill>
            <w14:solidFill>
              <w14:schemeClr w14:val="tx1"/>
            </w14:solidFill>
          </w14:textFill>
        </w:rPr>
        <w:t>answer</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the above questions,</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 xml:space="preserve">with inspiration from </w:t>
      </w:r>
      <w:r>
        <w:rPr>
          <w:rFonts w:eastAsia="Noto Sans CJK SC" w:cs="Times New Roman"/>
          <w:bCs/>
          <w:color w:val="000000" w:themeColor="text1"/>
          <w14:textFill>
            <w14:solidFill>
              <w14:schemeClr w14:val="tx1"/>
            </w14:solidFill>
          </w14:textFill>
        </w:rPr>
        <w:t xml:space="preserve">the </w:t>
      </w:r>
      <w:r>
        <w:rPr>
          <w:rFonts w:eastAsia="Noto Sans CJK SC" w:cs="Times New Roman"/>
          <w:bCs/>
          <w:color w:val="000000" w:themeColor="text1"/>
          <w:lang w:val="en-US"/>
          <w14:textFill>
            <w14:solidFill>
              <w14:schemeClr w14:val="tx1"/>
            </w14:solidFill>
          </w14:textFill>
        </w:rPr>
        <w:t>methods to measure</w:t>
      </w:r>
      <w:r>
        <w:rPr>
          <w:rFonts w:eastAsia="Noto Sans CJK SC" w:cs="Times New Roman"/>
          <w:bCs/>
          <w:color w:val="000000" w:themeColor="text1"/>
          <w14:textFill>
            <w14:solidFill>
              <w14:schemeClr w14:val="tx1"/>
            </w14:solidFill>
          </w14:textFill>
        </w:rPr>
        <w:t xml:space="preserve"> the value</w:t>
      </w:r>
      <w:r>
        <w:rPr>
          <w:rFonts w:eastAsia="Noto Sans CJK SC" w:cs="Times New Roman"/>
          <w:bCs/>
          <w:color w:val="000000" w:themeColor="text1"/>
          <w:lang w:val="en-US"/>
          <w14:textFill>
            <w14:solidFill>
              <w14:schemeClr w14:val="tx1"/>
            </w14:solidFill>
          </w14:textFill>
        </w:rPr>
        <w:t xml:space="preserve"> of</w:t>
      </w:r>
      <w:r>
        <w:rPr>
          <w:rFonts w:eastAsia="Noto Sans CJK SC" w:cs="Times New Roman"/>
          <w:bCs/>
          <w:color w:val="000000" w:themeColor="text1"/>
          <w14:textFill>
            <w14:solidFill>
              <w14:schemeClr w14:val="tx1"/>
            </w14:solidFill>
          </w14:textFill>
        </w:rPr>
        <w:t xml:space="preserve"> resources in the business field</w:t>
      </w:r>
      <w:r>
        <w:rPr>
          <w:rFonts w:eastAsia="Noto Sans CJK SC" w:cs="Times New Roman"/>
          <w:bCs/>
          <w:color w:val="000000" w:themeColor="text1"/>
          <w:lang w:val="en-US"/>
          <w14:textFill>
            <w14:solidFill>
              <w14:schemeClr w14:val="tx1"/>
            </w14:solidFill>
          </w14:textFill>
        </w:rPr>
        <w:t xml:space="preserve"> </w:t>
      </w:r>
      <w:r>
        <w:rPr>
          <w:rFonts w:eastAsia="Noto Sans CJK SC" w:cs="Times New Roman"/>
          <w:bCs/>
          <w:color w:val="000000" w:themeColor="text1"/>
          <w14:textFill>
            <w14:solidFill>
              <w14:schemeClr w14:val="tx1"/>
            </w14:solidFill>
          </w14:textFill>
        </w:rPr>
        <w:t xml:space="preserve">as discussed in Section 2.4, we define the value of learning resources, based on 6 characteristics: </w:t>
      </w:r>
      <w:r>
        <w:rPr>
          <w:rFonts w:eastAsia="Noto Sans CJK SC" w:cs="Times New Roman"/>
        </w:rPr>
        <w:t>reliability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practicality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suitability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popularity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 xml:space="preserve">feedback </w:t>
      </w:r>
      <w:r>
        <w:rPr>
          <w:rFonts w:eastAsia="Noto Sans CJK SC" w:cs="Times New Roman"/>
          <w:bCs/>
          <w:color w:val="000000" w:themeColor="text1"/>
          <w14:textFill>
            <w14:solidFill>
              <w14:schemeClr w14:val="tx1"/>
            </w14:solidFill>
          </w14:textFill>
        </w:rPr>
        <w:t xml:space="preserve">and </w:t>
      </w:r>
      <w:r>
        <w:rPr>
          <w:rFonts w:eastAsia="Noto Sans CJK SC" w:cs="Times New Roman"/>
        </w:rPr>
        <w:t>cost.</w:t>
      </w:r>
    </w:p>
    <w:p>
      <w:pPr>
        <w:rPr>
          <w:rFonts w:eastAsia="Noto Sans CJK SC" w:cs="Times New Roman"/>
          <w:bCs/>
        </w:rPr>
      </w:pPr>
    </w:p>
    <w:p>
      <w:pPr>
        <w:rPr>
          <w:rFonts w:eastAsia="Noto Sans CJK SC" w:cs="Times New Roman"/>
          <w:bCs/>
          <w:color w:val="FF0000"/>
        </w:rPr>
      </w:pPr>
      <w:r>
        <w:rPr>
          <w:rFonts w:eastAsia="Noto Sans CJK SC" w:cs="Times New Roman"/>
          <w:bCs/>
        </w:rPr>
        <w:t xml:space="preserve">These 6 characteristics are used to determine whether a learning resource is reliable and a high-quality learning resource. As shown in Figure </w:t>
      </w:r>
      <w:r>
        <w:rPr>
          <w:rFonts w:eastAsia="Noto Sans CJK SC" w:cs="Times New Roman"/>
          <w:bCs/>
          <w:lang w:val="en-US"/>
        </w:rPr>
        <w:t>3</w:t>
      </w:r>
      <w:r>
        <w:rPr>
          <w:rFonts w:eastAsia="Noto Sans CJK SC" w:cs="Times New Roman"/>
          <w:bCs/>
        </w:rPr>
        <w:t>, the 6 characteristics are used to evaluate the value of resources, with the light blue</w:t>
      </w:r>
      <w:r>
        <w:rPr>
          <w:rFonts w:eastAsia="Noto Sans CJK SC" w:cs="Times New Roman"/>
          <w:bCs/>
          <w:lang w:val="en-US"/>
        </w:rPr>
        <w:t xml:space="preserve"> color </w:t>
      </w:r>
      <w:r>
        <w:rPr>
          <w:rFonts w:eastAsia="Noto Sans CJK SC" w:cs="Times New Roman"/>
          <w:bCs/>
        </w:rPr>
        <w:t>representing a dynamic characteristic and a gray color representing static characteristics. Dynamic characteristics are generated dynamica</w:t>
      </w:r>
      <w:r>
        <w:rPr>
          <w:rFonts w:eastAsia="Noto Sans CJK SC" w:cs="Times New Roman"/>
          <w:bCs/>
          <w:color w:val="000000" w:themeColor="text1"/>
          <w14:textFill>
            <w14:solidFill>
              <w14:schemeClr w14:val="tx1"/>
            </w14:solidFill>
          </w14:textFill>
        </w:rPr>
        <w:t>lly during searching and ranking</w:t>
      </w:r>
      <w:r>
        <w:rPr>
          <w:rFonts w:eastAsia="Noto Sans CJK SC" w:cs="Times New Roman"/>
          <w:bCs/>
          <w:color w:val="000000" w:themeColor="text1"/>
          <w:lang w:val="en-US"/>
          <w14:textFill>
            <w14:solidFill>
              <w14:schemeClr w14:val="tx1"/>
            </w14:solidFill>
          </w14:textFill>
        </w:rPr>
        <w:t xml:space="preserve"> operations</w:t>
      </w:r>
      <w:r>
        <w:rPr>
          <w:rFonts w:eastAsia="Noto Sans CJK SC" w:cs="Times New Roman"/>
          <w:bCs/>
          <w:color w:val="000000" w:themeColor="text1"/>
          <w14:textFill>
            <w14:solidFill>
              <w14:schemeClr w14:val="tx1"/>
            </w14:solidFill>
          </w14:textFill>
        </w:rPr>
        <w:t xml:space="preserve">, based on input keywords, while the static characteristics are stored in the database statically. “Static” is not “constant”. It means a characteristic is only changed when an </w:t>
      </w:r>
      <w:r>
        <w:rPr>
          <w:rFonts w:eastAsia="Noto Sans CJK SC" w:cs="Times New Roman"/>
          <w:bCs/>
          <w:color w:val="000000" w:themeColor="text1"/>
          <w:lang w:val="en-US"/>
          <w14:textFill>
            <w14:solidFill>
              <w14:schemeClr w14:val="tx1"/>
            </w14:solidFill>
          </w14:textFill>
        </w:rPr>
        <w:t xml:space="preserve">attribute </w:t>
      </w:r>
      <w:r>
        <w:rPr>
          <w:rFonts w:eastAsia="Noto Sans CJK SC" w:cs="Times New Roman"/>
          <w:bCs/>
          <w:color w:val="000000" w:themeColor="text1"/>
          <w14:textFill>
            <w14:solidFill>
              <w14:schemeClr w14:val="tx1"/>
            </w14:solidFill>
          </w14:textFill>
        </w:rPr>
        <w:t>of a resource is changed, such as feedback, cost, etc. Dynamic characteristics are generated in real time.</w:t>
      </w:r>
    </w:p>
    <w:p>
      <w:pPr>
        <w:rPr>
          <w:rFonts w:eastAsia="Noto Sans CJK SC" w:cs="Times New Roman"/>
        </w:rPr>
      </w:pPr>
    </w:p>
    <w:p>
      <w:pPr>
        <w:rPr>
          <w:rFonts w:cs="Times New Roman"/>
        </w:rPr>
      </w:pPr>
      <w:r>
        <w:rPr>
          <w:rFonts w:cs="Times New Roman"/>
          <w:lang w:val="en-US" w:eastAsia="en-US"/>
        </w:rPr>
        <w:drawing>
          <wp:inline distT="0" distB="0" distL="114300" distR="114300">
            <wp:extent cx="3754755" cy="3472180"/>
            <wp:effectExtent l="0" t="0" r="17145" b="13970"/>
            <wp:docPr id="38" name="图片 38"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DLRV 5 attributes"/>
                    <pic:cNvPicPr>
                      <a:picLocks noChangeAspect="true"/>
                    </pic:cNvPicPr>
                  </pic:nvPicPr>
                  <pic:blipFill>
                    <a:blip r:embed="rId22"/>
                    <a:stretch>
                      <a:fillRect/>
                    </a:stretch>
                  </pic:blipFill>
                  <pic:spPr>
                    <a:xfrm>
                      <a:off x="0" y="0"/>
                      <a:ext cx="3754755" cy="3472180"/>
                    </a:xfrm>
                    <a:prstGeom prst="rect">
                      <a:avLst/>
                    </a:prstGeom>
                  </pic:spPr>
                </pic:pic>
              </a:graphicData>
            </a:graphic>
          </wp:inline>
        </w:drawing>
      </w:r>
    </w:p>
    <w:p>
      <w:pPr>
        <w:pStyle w:val="38"/>
        <w:jc w:val="both"/>
        <w:rPr>
          <w:rFonts w:cs="Times New Roman"/>
        </w:rPr>
      </w:pPr>
      <w:r>
        <w:rPr>
          <w:rFonts w:cs="Times New Roman"/>
        </w:rPr>
        <w:t>Figure 3. The characteristics for LRV</w:t>
      </w:r>
    </w:p>
    <w:p>
      <w:pPr>
        <w:pStyle w:val="2"/>
        <w:rPr>
          <w:rFonts w:cs="Times New Roman"/>
        </w:rPr>
      </w:pPr>
      <w:bookmarkStart w:id="183" w:name="_Toc18271"/>
      <w:bookmarkStart w:id="184" w:name="_Toc1009694379"/>
      <w:bookmarkStart w:id="185" w:name="_Toc1969947381"/>
      <w:bookmarkStart w:id="186" w:name="_Toc269376962"/>
      <w:bookmarkStart w:id="187" w:name="_Toc20721"/>
      <w:bookmarkStart w:id="188" w:name="_Toc30178"/>
      <w:bookmarkStart w:id="189" w:name="_Toc998790035"/>
      <w:bookmarkStart w:id="190" w:name="_Toc1838861499"/>
      <w:bookmarkStart w:id="191" w:name="_Toc1379085769"/>
      <w:bookmarkStart w:id="192" w:name="_Toc690284038"/>
      <w:bookmarkStart w:id="193" w:name="_Toc728161928"/>
      <w:r>
        <w:rPr>
          <w:rFonts w:cs="Times New Roman"/>
        </w:rPr>
        <w:t>4 SYSTEM DESIGN</w:t>
      </w:r>
      <w:bookmarkEnd w:id="183"/>
      <w:bookmarkEnd w:id="184"/>
      <w:bookmarkEnd w:id="185"/>
      <w:bookmarkEnd w:id="186"/>
      <w:bookmarkEnd w:id="187"/>
      <w:bookmarkEnd w:id="188"/>
      <w:bookmarkEnd w:id="189"/>
      <w:bookmarkEnd w:id="190"/>
      <w:bookmarkEnd w:id="191"/>
      <w:bookmarkEnd w:id="192"/>
      <w:bookmarkEnd w:id="193"/>
    </w:p>
    <w:p>
      <w:pPr>
        <w:pStyle w:val="3"/>
        <w:rPr>
          <w:rFonts w:cs="Times New Roman"/>
        </w:rPr>
      </w:pPr>
      <w:bookmarkStart w:id="194" w:name="_Toc4558"/>
      <w:bookmarkStart w:id="195" w:name="_Toc1311749770"/>
      <w:bookmarkStart w:id="196" w:name="_Toc2106082005"/>
      <w:bookmarkStart w:id="197" w:name="_Toc1871687583"/>
      <w:bookmarkStart w:id="198" w:name="_Toc463358224"/>
      <w:bookmarkStart w:id="199" w:name="_Toc72071790"/>
      <w:bookmarkStart w:id="200" w:name="_Toc795492842"/>
      <w:bookmarkStart w:id="201" w:name="_Toc9156"/>
      <w:bookmarkStart w:id="202" w:name="_Toc18942"/>
      <w:bookmarkStart w:id="203" w:name="_Toc668751069"/>
      <w:bookmarkStart w:id="204" w:name="_Toc1416915267"/>
      <w:r>
        <w:rPr>
          <w:rFonts w:cs="Times New Roman"/>
        </w:rPr>
        <w:t>4.1 Requirements</w:t>
      </w:r>
      <w:bookmarkEnd w:id="194"/>
      <w:bookmarkEnd w:id="195"/>
      <w:bookmarkEnd w:id="196"/>
      <w:bookmarkEnd w:id="197"/>
      <w:bookmarkEnd w:id="198"/>
      <w:bookmarkEnd w:id="199"/>
      <w:bookmarkEnd w:id="200"/>
      <w:bookmarkEnd w:id="201"/>
      <w:bookmarkEnd w:id="202"/>
      <w:bookmarkEnd w:id="203"/>
      <w:bookmarkEnd w:id="204"/>
    </w:p>
    <w:p>
      <w:pPr>
        <w:pStyle w:val="4"/>
        <w:rPr>
          <w:rFonts w:eastAsia="Noto Sans CJK SC" w:cs="Times New Roman"/>
        </w:rPr>
      </w:pPr>
      <w:bookmarkStart w:id="205" w:name="_fxgv2kz75wn"/>
      <w:bookmarkEnd w:id="205"/>
      <w:bookmarkStart w:id="206" w:name="_Toc472288086"/>
      <w:bookmarkStart w:id="207" w:name="_Toc28609"/>
      <w:bookmarkStart w:id="208" w:name="_Toc1831151534"/>
      <w:bookmarkStart w:id="209" w:name="_Toc775986225"/>
      <w:bookmarkStart w:id="210" w:name="_Toc16701"/>
      <w:bookmarkStart w:id="211" w:name="_Toc469386087"/>
      <w:bookmarkStart w:id="212" w:name="_Toc1210559802"/>
      <w:bookmarkStart w:id="213" w:name="_Toc29254"/>
      <w:bookmarkStart w:id="214" w:name="_Toc483690825"/>
      <w:bookmarkStart w:id="215" w:name="_Toc113104759"/>
      <w:bookmarkStart w:id="216" w:name="_Toc1504013778"/>
      <w:r>
        <w:rPr>
          <w:rFonts w:eastAsia="Noto Sans CJK SC" w:cs="Times New Roman"/>
        </w:rPr>
        <w:t xml:space="preserve">4.1.1 Hardware </w:t>
      </w:r>
      <w:r>
        <w:rPr>
          <w:rFonts w:eastAsia="Noto Sans CJK SC" w:cs="Times New Roman"/>
          <w:lang w:val="en-US"/>
        </w:rPr>
        <w:t>R</w:t>
      </w:r>
      <w:r>
        <w:rPr>
          <w:rFonts w:eastAsia="Noto Sans CJK SC" w:cs="Times New Roman"/>
        </w:rPr>
        <w:t>equirements</w:t>
      </w:r>
      <w:bookmarkEnd w:id="206"/>
      <w:bookmarkEnd w:id="207"/>
      <w:bookmarkEnd w:id="208"/>
      <w:bookmarkEnd w:id="209"/>
      <w:bookmarkEnd w:id="210"/>
      <w:bookmarkEnd w:id="211"/>
      <w:bookmarkEnd w:id="212"/>
      <w:bookmarkEnd w:id="213"/>
      <w:bookmarkEnd w:id="214"/>
      <w:bookmarkEnd w:id="215"/>
      <w:bookmarkEnd w:id="216"/>
    </w:p>
    <w:p>
      <w:pPr>
        <w:rPr>
          <w:rFonts w:eastAsia="Noto Sans CJK SC" w:cs="Times New Roman"/>
        </w:rPr>
      </w:pPr>
      <w:r>
        <w:rPr>
          <w:rFonts w:eastAsia="Noto Sans CJK SC" w:cs="Times New Roman"/>
        </w:rPr>
        <w:t>The complete search engine platform</w:t>
      </w:r>
      <w:r>
        <w:rPr>
          <w:rFonts w:eastAsia="Noto Sans CJK SC" w:cs="Times New Roman"/>
          <w:color w:val="F79646" w:themeColor="accent6"/>
          <w:lang w:val="en-US"/>
          <w14:textFill>
            <w14:solidFill>
              <w14:schemeClr w14:val="accent6"/>
            </w14:solidFill>
          </w14:textFill>
        </w:rPr>
        <w:t xml:space="preserve"> </w:t>
      </w:r>
      <w:r>
        <w:rPr>
          <w:rFonts w:eastAsia="Noto Sans CJK SC" w:cs="Times New Roman"/>
          <w:color w:val="000000" w:themeColor="text1"/>
          <w:lang w:val="en-US"/>
          <w14:textFill>
            <w14:solidFill>
              <w14:schemeClr w14:val="tx1"/>
            </w14:solidFill>
          </w14:textFill>
        </w:rPr>
        <w:t>designed for a production environment</w:t>
      </w:r>
      <w:r>
        <w:rPr>
          <w:rFonts w:eastAsia="Noto Sans CJK SC" w:cs="Times New Roman"/>
          <w:color w:val="000000" w:themeColor="text1"/>
          <w14:textFill>
            <w14:solidFill>
              <w14:schemeClr w14:val="tx1"/>
            </w14:solidFill>
          </w14:textFill>
        </w:rPr>
        <w:t xml:space="preserve"> </w:t>
      </w:r>
      <w:r>
        <w:rPr>
          <w:rFonts w:eastAsia="Noto Sans CJK SC" w:cs="Times New Roman"/>
        </w:rPr>
        <w:t>requires several high-performance servers which can potentially process billions of requests from users. Search results are listed in the browser. We call these web applications or B/S architecture; B/S is browser and server, a kind of application which allows users to have browser access to servers. Generally speaking, the requirements for server performance and system configuration are calculated to meet the demands of user and resource volume. Therefore, in the early stage, there is no need for a detailed requirement report for the whole set of server-side hardware. Nevertheless, we lay out some basic requirements below:</w:t>
      </w:r>
    </w:p>
    <w:p>
      <w:pPr>
        <w:rPr>
          <w:rFonts w:eastAsia="Noto Sans CJK SC" w:cs="Times New Roman"/>
        </w:rPr>
      </w:pPr>
    </w:p>
    <w:p>
      <w:pPr>
        <w:pStyle w:val="39"/>
        <w:numPr>
          <w:ilvl w:val="0"/>
          <w:numId w:val="6"/>
        </w:numPr>
        <w:tabs>
          <w:tab w:val="left" w:pos="420"/>
        </w:tabs>
        <w:rPr>
          <w:rFonts w:eastAsia="Noto Sans CJK SC" w:cs="Times New Roman"/>
        </w:rPr>
      </w:pPr>
      <w:r>
        <w:rPr>
          <w:rFonts w:eastAsia="Noto Sans CJK SC" w:cs="Times New Roman"/>
        </w:rPr>
        <w:t>A dual-core processor, such as E3-based x86 system</w:t>
      </w:r>
    </w:p>
    <w:p>
      <w:pPr>
        <w:pStyle w:val="39"/>
        <w:numPr>
          <w:ilvl w:val="0"/>
          <w:numId w:val="6"/>
        </w:numPr>
        <w:tabs>
          <w:tab w:val="left" w:pos="420"/>
        </w:tabs>
        <w:rPr>
          <w:rFonts w:eastAsia="Noto Sans CJK SC" w:cs="Times New Roman"/>
        </w:rPr>
      </w:pPr>
      <w:r>
        <w:rPr>
          <w:rFonts w:eastAsia="Noto Sans CJK SC" w:cs="Times New Roman"/>
        </w:rPr>
        <w:t>More than 16GB RAM</w:t>
      </w:r>
    </w:p>
    <w:p>
      <w:pPr>
        <w:pStyle w:val="39"/>
        <w:numPr>
          <w:ilvl w:val="0"/>
          <w:numId w:val="6"/>
        </w:numPr>
        <w:tabs>
          <w:tab w:val="left" w:pos="420"/>
        </w:tabs>
        <w:rPr>
          <w:rFonts w:eastAsia="Noto Sans CJK SC" w:cs="Times New Roman"/>
        </w:rPr>
      </w:pPr>
      <w:r>
        <w:rPr>
          <w:rFonts w:eastAsia="Noto Sans CJK SC" w:cs="Times New Roman"/>
        </w:rPr>
        <w:t>80GB disk storage</w:t>
      </w:r>
    </w:p>
    <w:p>
      <w:pPr>
        <w:pStyle w:val="39"/>
        <w:numPr>
          <w:ilvl w:val="0"/>
          <w:numId w:val="6"/>
        </w:numPr>
        <w:tabs>
          <w:tab w:val="left" w:pos="420"/>
        </w:tabs>
        <w:rPr>
          <w:rFonts w:eastAsia="Noto Sans CJK SC" w:cs="Times New Roman"/>
        </w:rPr>
      </w:pPr>
      <w:r>
        <w:rPr>
          <w:rFonts w:eastAsia="Noto Sans CJK SC" w:cs="Times New Roman"/>
        </w:rPr>
        <w:t>Independent database server</w:t>
      </w:r>
    </w:p>
    <w:p>
      <w:pPr>
        <w:pStyle w:val="39"/>
        <w:numPr>
          <w:ilvl w:val="0"/>
          <w:numId w:val="6"/>
        </w:numPr>
        <w:tabs>
          <w:tab w:val="left" w:pos="420"/>
        </w:tabs>
        <w:rPr>
          <w:rFonts w:eastAsia="Noto Sans CJK SC" w:cs="Times New Roman"/>
        </w:rPr>
      </w:pPr>
      <w:r>
        <w:rPr>
          <w:rFonts w:eastAsia="Noto Sans CJK SC" w:cs="Times New Roman"/>
        </w:rPr>
        <w:t>A Linux-based distributed deployment server with container and virtualization technology (not used in experimental phase)</w:t>
      </w:r>
    </w:p>
    <w:p>
      <w:pPr>
        <w:pStyle w:val="39"/>
        <w:numPr>
          <w:ilvl w:val="0"/>
          <w:numId w:val="6"/>
        </w:numPr>
        <w:tabs>
          <w:tab w:val="left" w:pos="420"/>
        </w:tabs>
        <w:rPr>
          <w:rFonts w:eastAsia="Noto Sans CJK SC" w:cs="Times New Roman"/>
        </w:rPr>
      </w:pPr>
      <w:r>
        <w:rPr>
          <w:rFonts w:eastAsia="Noto Sans CJK SC" w:cs="Times New Roman"/>
        </w:rPr>
        <w:t>Data analysis server and other micro services</w:t>
      </w:r>
    </w:p>
    <w:p>
      <w:pPr>
        <w:pStyle w:val="39"/>
        <w:ind w:firstLine="0"/>
        <w:rPr>
          <w:rFonts w:eastAsia="Noto Sans CJK SC" w:cs="Times New Roman"/>
        </w:rPr>
      </w:pPr>
    </w:p>
    <w:p>
      <w:pPr>
        <w:rPr>
          <w:rFonts w:eastAsia="Noto Sans CJK SC" w:cs="Times New Roman"/>
        </w:rPr>
      </w:pPr>
      <w:r>
        <w:rPr>
          <w:rFonts w:eastAsia="Noto Sans CJK SC" w:cs="Times New Roman"/>
        </w:rPr>
        <w:t>At the user-end or tester-end, we require PC and mobile devices to test all system web pages and functions to verify correct operation on various browsers.</w:t>
      </w:r>
    </w:p>
    <w:p>
      <w:pPr>
        <w:pStyle w:val="4"/>
        <w:rPr>
          <w:rFonts w:eastAsia="Noto Sans CJK SC" w:cs="Times New Roman"/>
        </w:rPr>
      </w:pPr>
      <w:bookmarkStart w:id="217" w:name="_Toc487587634"/>
      <w:bookmarkStart w:id="218" w:name="_Toc1391069050"/>
      <w:bookmarkStart w:id="219" w:name="_Toc571398315"/>
      <w:bookmarkStart w:id="220" w:name="_Toc12554"/>
      <w:bookmarkStart w:id="221" w:name="_Toc222325354"/>
      <w:bookmarkStart w:id="222" w:name="_Toc21793"/>
      <w:bookmarkStart w:id="223" w:name="_Toc325586104"/>
      <w:bookmarkStart w:id="224" w:name="_Toc1748739480"/>
      <w:bookmarkStart w:id="225" w:name="_Toc800083102"/>
      <w:bookmarkStart w:id="226" w:name="_Toc15336"/>
      <w:bookmarkStart w:id="227" w:name="_Toc18797462"/>
      <w:r>
        <w:rPr>
          <w:rFonts w:eastAsia="Noto Sans CJK SC" w:cs="Times New Roman"/>
        </w:rPr>
        <w:t xml:space="preserve">4.1.2 Software </w:t>
      </w:r>
      <w:r>
        <w:rPr>
          <w:rFonts w:eastAsia="Noto Sans CJK SC" w:cs="Times New Roman"/>
          <w:lang w:val="en-US"/>
        </w:rPr>
        <w:t>R</w:t>
      </w:r>
      <w:r>
        <w:rPr>
          <w:rFonts w:eastAsia="Noto Sans CJK SC" w:cs="Times New Roman"/>
        </w:rPr>
        <w:t>equirements</w:t>
      </w:r>
      <w:bookmarkEnd w:id="217"/>
      <w:bookmarkEnd w:id="218"/>
      <w:bookmarkEnd w:id="219"/>
      <w:bookmarkEnd w:id="220"/>
      <w:bookmarkEnd w:id="221"/>
      <w:bookmarkEnd w:id="222"/>
      <w:bookmarkEnd w:id="223"/>
      <w:bookmarkEnd w:id="224"/>
      <w:bookmarkEnd w:id="225"/>
      <w:bookmarkEnd w:id="226"/>
      <w:bookmarkEnd w:id="227"/>
    </w:p>
    <w:p>
      <w:pPr>
        <w:rPr>
          <w:rFonts w:eastAsia="Noto Sans CJK SC" w:cs="Times New Roman"/>
          <w:color w:val="FF0000"/>
        </w:rPr>
      </w:pPr>
      <w:r>
        <w:rPr>
          <w:rFonts w:eastAsia="Noto Sans CJK SC" w:cs="Times New Roman"/>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SDKs for implementation.</w:t>
      </w:r>
      <w:r>
        <w:rPr>
          <w:rFonts w:eastAsia="Noto Sans CJK SC" w:cs="Times New Roman"/>
          <w:color w:val="F79646" w:themeColor="accent6"/>
          <w14:textFill>
            <w14:solidFill>
              <w14:schemeClr w14:val="accent6"/>
            </w14:solidFill>
          </w14:textFill>
        </w:rPr>
        <w:t xml:space="preserve"> </w:t>
      </w:r>
    </w:p>
    <w:p>
      <w:pPr>
        <w:rPr>
          <w:rFonts w:cs="Times New Roman"/>
        </w:rPr>
      </w:pPr>
    </w:p>
    <w:p>
      <w:pPr>
        <w:numPr>
          <w:ilvl w:val="0"/>
          <w:numId w:val="7"/>
        </w:numPr>
        <w:rPr>
          <w:rFonts w:cs="Times New Roman"/>
          <w:b/>
          <w:bCs/>
        </w:rPr>
      </w:pPr>
      <w:r>
        <w:rPr>
          <w:rFonts w:cs="Times New Roman"/>
          <w:b/>
          <w:bCs/>
        </w:rPr>
        <w:t xml:space="preserve">MVC </w:t>
      </w:r>
      <w:r>
        <w:rPr>
          <w:rFonts w:cs="Times New Roman"/>
          <w:b/>
          <w:bCs/>
          <w:lang w:val="en-US"/>
        </w:rPr>
        <w:t>D</w:t>
      </w:r>
      <w:r>
        <w:rPr>
          <w:rFonts w:cs="Times New Roman"/>
          <w:b/>
          <w:bCs/>
        </w:rPr>
        <w:t xml:space="preserve">esign </w:t>
      </w:r>
      <w:r>
        <w:rPr>
          <w:rFonts w:cs="Times New Roman"/>
          <w:b/>
          <w:bCs/>
          <w:lang w:val="en-US"/>
        </w:rPr>
        <w:t>P</w:t>
      </w:r>
      <w:r>
        <w:rPr>
          <w:rFonts w:cs="Times New Roman"/>
          <w:b/>
          <w:bCs/>
        </w:rPr>
        <w:t>attern</w:t>
      </w:r>
    </w:p>
    <w:p>
      <w:pPr>
        <w:rPr>
          <w:rFonts w:eastAsia="Noto Sans CJK SC" w:cs="Times New Roman"/>
        </w:rPr>
      </w:pPr>
      <w:r>
        <w:rPr>
          <w:rFonts w:eastAsia="Noto Sans CJK SC" w:cs="Times New Roman"/>
        </w:rPr>
        <w:t>The Model-View-Controller (MVC) pattern is a classic design pattern in software engineering</w:t>
      </w:r>
      <w:r>
        <w:rPr>
          <w:rFonts w:eastAsia="Noto Sans CJK SC" w:cs="Times New Roman"/>
          <w:lang w:val="en-US"/>
        </w:rPr>
        <w:t>.</w:t>
      </w:r>
      <w:r>
        <w:rPr>
          <w:rFonts w:eastAsia="Noto Sans CJK SC" w:cs="Times New Roman"/>
        </w:rPr>
        <w:t xml:space="preserve"> It</w:t>
      </w:r>
      <w:r>
        <w:rPr>
          <w:rFonts w:eastAsia="Noto Sans CJK SC" w:cs="Times New Roman"/>
          <w:lang w:val="en-US"/>
        </w:rPr>
        <w:t xml:space="preserve"> </w:t>
      </w:r>
      <w:r>
        <w:rPr>
          <w:rFonts w:eastAsia="Noto Sans CJK SC" w:cs="Times New Roman"/>
        </w:rPr>
        <w:t>was first proposed by Trygve Reenskaug in 1978</w:t>
      </w:r>
      <w:r>
        <w:rPr>
          <w:rStyle w:val="18"/>
          <w:rFonts w:eastAsia="Noto Sans CJK SC" w:cs="Times New Roman"/>
        </w:rPr>
        <w:t>[</w:t>
      </w:r>
      <w:r>
        <w:rPr>
          <w:rStyle w:val="18"/>
          <w:rFonts w:eastAsia="Noto Sans CJK SC" w:cs="Times New Roman"/>
        </w:rPr>
        <w:endnoteReference w:id="8"/>
      </w:r>
      <w:r>
        <w:rPr>
          <w:rStyle w:val="18"/>
          <w:rFonts w:eastAsia="Noto Sans CJK SC" w:cs="Times New Roman"/>
        </w:rPr>
        <w:t>]</w:t>
      </w:r>
      <w:r>
        <w:rPr>
          <w:rFonts w:eastAsia="Noto Sans CJK SC" w:cs="Times New Roman"/>
          <w:lang w:val="en-US"/>
        </w:rPr>
        <w:t>,</w:t>
      </w:r>
      <w:r>
        <w:rPr>
          <w:rFonts w:eastAsia="Noto Sans CJK SC" w:cs="Times New Roman"/>
        </w:rPr>
        <w:t xml:space="preserve"> and later became popular in web development area. A framework based on this design pattern can be called a MVC framework. All the development and implementation described in this thesis are based on this design pattern. In other words, the search engine system in this project adopts MVC framework. MVC separates model, view and controller. In actual development, model is data level, view is front-end, and controller is the business logic. MVC design pattern can achieve high cohesion and low coupling, and it separates data, view and business logic. MVC improves development efficiency, code cleanliness, and enables higher scalability. The purpose of using this pattern is to make the search engine easy to optimize and to expand functionality in the experimental phase.</w:t>
      </w:r>
    </w:p>
    <w:p>
      <w:pPr>
        <w:rPr>
          <w:rFonts w:cs="Times New Roman"/>
          <w:b/>
          <w:bCs/>
        </w:rPr>
      </w:pPr>
    </w:p>
    <w:p>
      <w:pPr>
        <w:numPr>
          <w:ilvl w:val="0"/>
          <w:numId w:val="7"/>
        </w:numPr>
        <w:rPr>
          <w:rFonts w:cs="Times New Roman"/>
          <w:b/>
          <w:bCs/>
        </w:rPr>
      </w:pPr>
      <w:r>
        <w:rPr>
          <w:rFonts w:cs="Times New Roman"/>
          <w:b/>
          <w:bCs/>
        </w:rPr>
        <w:t>Related application software</w:t>
      </w:r>
    </w:p>
    <w:p>
      <w:pPr>
        <w:rPr>
          <w:rFonts w:cs="Times New Roman"/>
          <w:b/>
          <w:bCs/>
        </w:rPr>
      </w:pPr>
    </w:p>
    <w:p>
      <w:pPr>
        <w:numPr>
          <w:ilvl w:val="0"/>
          <w:numId w:val="8"/>
        </w:numPr>
        <w:tabs>
          <w:tab w:val="left" w:pos="420"/>
        </w:tabs>
        <w:rPr>
          <w:rFonts w:cs="Times New Roman"/>
        </w:rPr>
      </w:pPr>
      <w:r>
        <w:rPr>
          <w:rFonts w:cs="Times New Roman"/>
        </w:rPr>
        <w:t>MVC framework based on Node.js and the Express web framework.</w:t>
      </w:r>
    </w:p>
    <w:p>
      <w:pPr>
        <w:numPr>
          <w:ilvl w:val="0"/>
          <w:numId w:val="8"/>
        </w:numPr>
        <w:tabs>
          <w:tab w:val="left" w:pos="420"/>
        </w:tabs>
        <w:rPr>
          <w:rFonts w:cs="Times New Roman"/>
          <w:lang w:val="en-US" w:eastAsia="en-US"/>
        </w:rPr>
      </w:pPr>
      <w:r>
        <w:rPr>
          <w:rFonts w:cs="Times New Roman"/>
        </w:rPr>
        <w:t>The view layer is based on VUE</w:t>
      </w:r>
      <w:r>
        <w:rPr>
          <w:rStyle w:val="19"/>
          <w:rFonts w:eastAsia="Noto Sans CJK SC" w:cs="Times New Roman"/>
        </w:rPr>
        <w:footnoteReference w:id="4"/>
      </w:r>
      <w:r>
        <w:rPr>
          <w:rFonts w:cs="Times New Roman"/>
        </w:rPr>
        <w:t>; also called the front end for application users.</w:t>
      </w:r>
    </w:p>
    <w:p>
      <w:pPr>
        <w:numPr>
          <w:ilvl w:val="0"/>
          <w:numId w:val="8"/>
        </w:numPr>
        <w:tabs>
          <w:tab w:val="left" w:pos="420"/>
        </w:tabs>
        <w:rPr>
          <w:rFonts w:cs="Times New Roman"/>
        </w:rPr>
      </w:pPr>
      <w:r>
        <w:rPr>
          <w:rFonts w:cs="Times New Roman"/>
        </w:rPr>
        <w:t>Reverse proxy server and HTTP server based on Nginx.</w:t>
      </w:r>
    </w:p>
    <w:p>
      <w:pPr>
        <w:numPr>
          <w:ilvl w:val="0"/>
          <w:numId w:val="8"/>
        </w:numPr>
        <w:tabs>
          <w:tab w:val="left" w:pos="420"/>
        </w:tabs>
        <w:rPr>
          <w:rFonts w:eastAsia="Noto Sans CJK SC" w:cs="Times New Roman"/>
        </w:rPr>
      </w:pPr>
      <w:r>
        <w:rPr>
          <w:rFonts w:cs="Times New Roman"/>
        </w:rPr>
        <w:t>My</w:t>
      </w:r>
      <w:r>
        <w:rPr>
          <w:rFonts w:cs="Times New Roman"/>
          <w:lang w:val="en-US"/>
        </w:rPr>
        <w:t>SQL</w:t>
      </w:r>
      <w:r>
        <w:rPr>
          <w:rFonts w:cs="Times New Roman"/>
        </w:rPr>
        <w:t xml:space="preserve"> relational database to store large amounts of data </w:t>
      </w:r>
      <w:r>
        <w:rPr>
          <w:rFonts w:eastAsia="Noto Sans CJK SC" w:cs="Times New Roman"/>
          <w:color w:val="000000" w:themeColor="text1"/>
          <w14:textFill>
            <w14:solidFill>
              <w14:schemeClr w14:val="tx1"/>
            </w14:solidFill>
          </w14:textFill>
        </w:rPr>
        <w:t xml:space="preserve">generated for the </w:t>
      </w:r>
      <w:r>
        <w:rPr>
          <w:rFonts w:eastAsia="Noto Sans CJK SC" w:cs="Times New Roman"/>
        </w:rPr>
        <w:t>search engine</w:t>
      </w:r>
      <w:r>
        <w:rPr>
          <w:rFonts w:eastAsia="Noto Sans CJK SC" w:cs="Times New Roman"/>
          <w:lang w:val="en-US"/>
        </w:rPr>
        <w:t xml:space="preserve"> system.</w:t>
      </w:r>
    </w:p>
    <w:p>
      <w:pPr>
        <w:numPr>
          <w:ilvl w:val="0"/>
          <w:numId w:val="8"/>
        </w:numPr>
        <w:tabs>
          <w:tab w:val="left" w:pos="420"/>
        </w:tabs>
        <w:rPr>
          <w:rFonts w:eastAsia="Noto Sans CJK SC" w:cs="Times New Roman"/>
        </w:rPr>
      </w:pPr>
      <w:r>
        <w:rPr>
          <w:rFonts w:eastAsia="Noto Sans CJK SC" w:cs="Times New Roman"/>
          <w:color w:val="000000" w:themeColor="text1"/>
          <w14:textFill>
            <w14:solidFill>
              <w14:schemeClr w14:val="tx1"/>
            </w14:solidFill>
          </w14:textFill>
        </w:rPr>
        <w:t>Redis non-relational database</w:t>
      </w:r>
      <w:r>
        <w:rPr>
          <w:rFonts w:eastAsia="Noto Sans CJK SC" w:cs="Times New Roman"/>
        </w:rPr>
        <w:t xml:space="preserve"> which stores data in memory; used as cache in our design.</w:t>
      </w:r>
    </w:p>
    <w:p>
      <w:pPr>
        <w:pStyle w:val="4"/>
        <w:rPr>
          <w:rFonts w:eastAsia="Noto Sans CJK SC" w:cs="Times New Roman"/>
        </w:rPr>
      </w:pPr>
      <w:bookmarkStart w:id="228" w:name="_Toc94946962"/>
      <w:bookmarkStart w:id="229" w:name="_Toc29714"/>
      <w:bookmarkStart w:id="230" w:name="_Toc967424544"/>
      <w:bookmarkStart w:id="231" w:name="_Toc1853702074"/>
      <w:bookmarkStart w:id="232" w:name="_Toc727322698"/>
      <w:bookmarkStart w:id="233" w:name="_Toc10950"/>
      <w:bookmarkStart w:id="234" w:name="_Toc5404"/>
      <w:bookmarkStart w:id="235" w:name="_Toc926191069"/>
      <w:bookmarkStart w:id="236" w:name="_Toc1276344609"/>
      <w:bookmarkStart w:id="237" w:name="_Toc94328471"/>
      <w:bookmarkStart w:id="238" w:name="_Toc134654926"/>
      <w:r>
        <w:rPr>
          <w:rFonts w:eastAsia="Noto Sans CJK SC" w:cs="Times New Roman"/>
        </w:rPr>
        <w:t xml:space="preserve">4.1.3 Non-functional </w:t>
      </w:r>
      <w:r>
        <w:rPr>
          <w:rFonts w:eastAsia="Noto Sans CJK SC" w:cs="Times New Roman"/>
          <w:lang w:val="en-US"/>
        </w:rPr>
        <w:t>R</w:t>
      </w:r>
      <w:r>
        <w:rPr>
          <w:rFonts w:eastAsia="Noto Sans CJK SC" w:cs="Times New Roman"/>
        </w:rPr>
        <w:t>equirements</w:t>
      </w:r>
      <w:bookmarkEnd w:id="228"/>
      <w:bookmarkEnd w:id="229"/>
      <w:bookmarkEnd w:id="230"/>
      <w:bookmarkEnd w:id="231"/>
      <w:bookmarkEnd w:id="232"/>
      <w:bookmarkEnd w:id="233"/>
      <w:bookmarkEnd w:id="234"/>
      <w:bookmarkEnd w:id="235"/>
      <w:bookmarkEnd w:id="236"/>
      <w:bookmarkEnd w:id="237"/>
      <w:bookmarkEnd w:id="238"/>
    </w:p>
    <w:p>
      <w:pPr>
        <w:rPr>
          <w:rFonts w:cs="Times New Roman"/>
        </w:rPr>
      </w:pPr>
      <w:r>
        <w:rPr>
          <w:rFonts w:cs="Times New Roman"/>
        </w:rPr>
        <w:t>To build a real-world search engine system, there are more requirements to consider, such as non-functional requirements. While we did not consider all non-functional requirements for our prototype, they are listed here for completeness.</w:t>
      </w:r>
    </w:p>
    <w:p>
      <w:pPr>
        <w:rPr>
          <w:rFonts w:cs="Times New Roman"/>
        </w:rPr>
      </w:pPr>
    </w:p>
    <w:p>
      <w:pPr>
        <w:numPr>
          <w:ilvl w:val="0"/>
          <w:numId w:val="9"/>
        </w:numPr>
        <w:rPr>
          <w:rFonts w:cs="Times New Roman"/>
          <w:b/>
          <w:bCs/>
        </w:rPr>
      </w:pPr>
      <w:r>
        <w:rPr>
          <w:rFonts w:cs="Times New Roman"/>
          <w:b/>
          <w:bCs/>
        </w:rPr>
        <w:t>Performance</w:t>
      </w:r>
    </w:p>
    <w:p>
      <w:pPr>
        <w:rPr>
          <w:rFonts w:cs="Times New Roman"/>
        </w:rPr>
      </w:pPr>
      <w:r>
        <w:rPr>
          <w:rFonts w:cs="Times New Roman"/>
        </w:rPr>
        <w:t>Google processes 100 billion searches per month</w:t>
      </w:r>
      <w:r>
        <w:rPr>
          <w:rStyle w:val="18"/>
          <w:rFonts w:cs="Times New Roman"/>
        </w:rPr>
        <w:t>[</w:t>
      </w:r>
      <w:r>
        <w:rPr>
          <w:rStyle w:val="18"/>
          <w:rFonts w:cs="Times New Roman"/>
        </w:rPr>
        <w:endnoteReference w:id="9"/>
      </w:r>
      <w:r>
        <w:rPr>
          <w:rStyle w:val="18"/>
          <w:rFonts w:cs="Times New Roman"/>
        </w:rPr>
        <w:t>]</w:t>
      </w:r>
      <w:r>
        <w:rPr>
          <w:rFonts w:cs="Times New Roman"/>
        </w:rPr>
        <w:t>. That means the average searches per day is at least 3 billion, based on 2012 statistics. Our learning resource search engine does not need such high search performance because we are targeting one special area, instead of all users and resources on the Internet.</w:t>
      </w:r>
    </w:p>
    <w:p>
      <w:pPr>
        <w:rPr>
          <w:rFonts w:cs="Times New Roman"/>
        </w:rPr>
      </w:pPr>
    </w:p>
    <w:p>
      <w:pPr>
        <w:rPr>
          <w:rFonts w:cs="Times New Roman"/>
        </w:rPr>
      </w:pPr>
      <w:r>
        <w:rPr>
          <w:rFonts w:cs="Times New Roman"/>
        </w:rPr>
        <w:t>In 2017, there were more than 30 million children using Google education apps</w:t>
      </w:r>
      <w:r>
        <w:rPr>
          <w:rStyle w:val="18"/>
          <w:rFonts w:cs="Times New Roman"/>
        </w:rPr>
        <w:t>[</w:t>
      </w:r>
      <w:r>
        <w:rPr>
          <w:rStyle w:val="18"/>
          <w:rFonts w:cs="Times New Roman"/>
        </w:rPr>
        <w:endnoteReference w:id="10"/>
      </w:r>
      <w:r>
        <w:rPr>
          <w:rStyle w:val="18"/>
          <w:rFonts w:cs="Times New Roman"/>
        </w:rPr>
        <w:t>]</w:t>
      </w:r>
      <w:r>
        <w:rPr>
          <w:rFonts w:cs="Times New Roman"/>
        </w:rPr>
        <w:t>,not including college students and adults. Based on this, we estimated that our system would need to accommodate 60 million users per day, i.e., two times the 2017 figure. More formally, DAU (Daily Active User) would be at least 60 million. To accommodate extra requests from increasing DAU, we raised the performance bottleneck to 100 million DAU in our development plan.</w:t>
      </w:r>
    </w:p>
    <w:p>
      <w:pPr>
        <w:rPr>
          <w:rFonts w:cs="Times New Roman"/>
          <w:color w:val="FF0000"/>
        </w:rPr>
      </w:pPr>
    </w:p>
    <w:p>
      <w:pPr>
        <w:numPr>
          <w:ilvl w:val="0"/>
          <w:numId w:val="9"/>
        </w:numPr>
        <w:rPr>
          <w:rFonts w:cs="Times New Roman"/>
          <w:b/>
          <w:bCs/>
        </w:rPr>
      </w:pPr>
      <w:r>
        <w:rPr>
          <w:rFonts w:cs="Times New Roman"/>
          <w:b/>
          <w:bCs/>
        </w:rPr>
        <w:t>Reliability</w:t>
      </w:r>
    </w:p>
    <w:p>
      <w:pPr>
        <w:rPr>
          <w:rFonts w:eastAsia="Noto Sans CJK SC" w:cs="Times New Roman"/>
          <w:lang w:val="en-US"/>
        </w:rPr>
      </w:pPr>
      <w:r>
        <w:rPr>
          <w:rFonts w:eastAsia="Noto Sans CJK SC" w:cs="Times New Roman"/>
        </w:rPr>
        <w:t>The services must operate continuously with minimal interruption. To ensure that users receive search results within 1 second after starting a search, the service response speed should be less than 1 second for each query.</w:t>
      </w:r>
      <w:r>
        <w:rPr>
          <w:rFonts w:eastAsia="Noto Sans CJK SC" w:cs="Times New Roman"/>
          <w:lang w:val="en-US"/>
        </w:rPr>
        <w:t xml:space="preserve"> A rapid recovery plan for crashed servers is needed.</w:t>
      </w:r>
    </w:p>
    <w:p>
      <w:pPr>
        <w:rPr>
          <w:rFonts w:cs="Times New Roman"/>
        </w:rPr>
      </w:pPr>
    </w:p>
    <w:p>
      <w:pPr>
        <w:numPr>
          <w:ilvl w:val="0"/>
          <w:numId w:val="9"/>
        </w:numPr>
        <w:rPr>
          <w:rFonts w:cs="Times New Roman"/>
          <w:b/>
          <w:bCs/>
        </w:rPr>
      </w:pPr>
      <w:r>
        <w:rPr>
          <w:rFonts w:cs="Times New Roman"/>
          <w:b/>
          <w:bCs/>
        </w:rPr>
        <w:t>Security</w:t>
      </w:r>
    </w:p>
    <w:p>
      <w:pPr>
        <w:rPr>
          <w:rFonts w:cs="Times New Roman"/>
          <w:bCs/>
        </w:rPr>
      </w:pPr>
      <w:r>
        <w:rPr>
          <w:rFonts w:cs="Times New Roman"/>
          <w:bCs/>
        </w:rPr>
        <w:t xml:space="preserve">The </w:t>
      </w:r>
      <w:r>
        <w:rPr>
          <w:rFonts w:cs="Times New Roman"/>
          <w:bCs/>
          <w:lang w:val="en-US"/>
        </w:rPr>
        <w:t xml:space="preserve">layers of system </w:t>
      </w:r>
      <w:r>
        <w:rPr>
          <w:rFonts w:cs="Times New Roman"/>
          <w:bCs/>
        </w:rPr>
        <w:t>security are as follows:</w:t>
      </w:r>
    </w:p>
    <w:p>
      <w:pPr>
        <w:rPr>
          <w:rFonts w:cs="Times New Roman"/>
          <w:bCs/>
        </w:rPr>
      </w:pPr>
    </w:p>
    <w:p>
      <w:pPr>
        <w:numPr>
          <w:ilvl w:val="0"/>
          <w:numId w:val="10"/>
        </w:numPr>
        <w:tabs>
          <w:tab w:val="left" w:pos="420"/>
        </w:tabs>
        <w:rPr>
          <w:rFonts w:cs="Times New Roman"/>
        </w:rPr>
      </w:pPr>
      <w:r>
        <w:rPr>
          <w:rFonts w:cs="Times New Roman"/>
        </w:rPr>
        <w:t>Firewall between server nodes, with iptables access controls using blacklists and whitelists.</w:t>
      </w:r>
    </w:p>
    <w:p>
      <w:pPr>
        <w:numPr>
          <w:ilvl w:val="0"/>
          <w:numId w:val="10"/>
        </w:numPr>
        <w:tabs>
          <w:tab w:val="left" w:pos="420"/>
        </w:tabs>
        <w:rPr>
          <w:rFonts w:cs="Times New Roman"/>
        </w:rPr>
      </w:pPr>
      <w:r>
        <w:rPr>
          <w:rFonts w:cs="Times New Roman"/>
        </w:rPr>
        <w:t>Data backups performed to prevent data loss in case of disasters.</w:t>
      </w:r>
    </w:p>
    <w:p>
      <w:pPr>
        <w:numPr>
          <w:ilvl w:val="0"/>
          <w:numId w:val="10"/>
        </w:numPr>
        <w:tabs>
          <w:tab w:val="left" w:pos="420"/>
        </w:tabs>
        <w:ind w:left="0" w:firstLine="0"/>
        <w:rPr>
          <w:rFonts w:cs="Times New Roman"/>
        </w:rPr>
      </w:pPr>
      <w:r>
        <w:rPr>
          <w:rFonts w:cs="Times New Roman"/>
        </w:rPr>
        <w:t>Co-located servers to ensure availability, in case the main search servers crash.</w:t>
      </w:r>
    </w:p>
    <w:p>
      <w:pPr>
        <w:spacing w:line="276" w:lineRule="auto"/>
        <w:rPr>
          <w:rFonts w:cs="Times New Roman"/>
        </w:rPr>
      </w:pPr>
    </w:p>
    <w:p>
      <w:pPr>
        <w:numPr>
          <w:ilvl w:val="0"/>
          <w:numId w:val="9"/>
        </w:numPr>
        <w:spacing w:line="276" w:lineRule="auto"/>
        <w:rPr>
          <w:rFonts w:cs="Times New Roman"/>
          <w:b/>
          <w:bCs/>
        </w:rPr>
      </w:pPr>
      <w:r>
        <w:rPr>
          <w:rFonts w:cs="Times New Roman"/>
          <w:b/>
          <w:bCs/>
        </w:rPr>
        <w:t xml:space="preserve">Business </w:t>
      </w:r>
      <w:r>
        <w:rPr>
          <w:rFonts w:cs="Times New Roman"/>
          <w:b/>
          <w:bCs/>
          <w:lang w:val="en-US"/>
        </w:rPr>
        <w:t xml:space="preserve">layer </w:t>
      </w:r>
      <w:r>
        <w:rPr>
          <w:rFonts w:cs="Times New Roman"/>
          <w:b/>
          <w:bCs/>
        </w:rPr>
        <w:t>security:</w:t>
      </w:r>
    </w:p>
    <w:p>
      <w:pPr>
        <w:spacing w:line="276" w:lineRule="auto"/>
        <w:rPr>
          <w:rFonts w:cs="Times New Roman"/>
        </w:rPr>
      </w:pPr>
      <w:r>
        <w:rPr>
          <w:rFonts w:cs="Times New Roman"/>
        </w:rPr>
        <w:t>The business logic-level security protections are listed below:</w:t>
      </w:r>
    </w:p>
    <w:p>
      <w:pPr>
        <w:spacing w:line="276" w:lineRule="auto"/>
        <w:rPr>
          <w:rFonts w:cs="Times New Roman"/>
        </w:rPr>
      </w:pPr>
    </w:p>
    <w:p>
      <w:pPr>
        <w:numPr>
          <w:ilvl w:val="0"/>
          <w:numId w:val="11"/>
        </w:numPr>
        <w:tabs>
          <w:tab w:val="left" w:pos="420"/>
        </w:tabs>
        <w:spacing w:line="276" w:lineRule="auto"/>
        <w:rPr>
          <w:rFonts w:cs="Times New Roman"/>
        </w:rPr>
      </w:pPr>
      <w:r>
        <w:rPr>
          <w:rFonts w:cs="Times New Roman"/>
        </w:rPr>
        <w:t>User verification</w:t>
      </w:r>
    </w:p>
    <w:p>
      <w:pPr>
        <w:numPr>
          <w:ilvl w:val="0"/>
          <w:numId w:val="11"/>
        </w:numPr>
        <w:tabs>
          <w:tab w:val="left" w:pos="420"/>
        </w:tabs>
        <w:spacing w:line="276" w:lineRule="auto"/>
        <w:rPr>
          <w:rFonts w:cs="Times New Roman"/>
        </w:rPr>
      </w:pPr>
      <w:r>
        <w:rPr>
          <w:rFonts w:cs="Times New Roman"/>
        </w:rPr>
        <w:t>API requests security</w:t>
      </w:r>
    </w:p>
    <w:p>
      <w:pPr>
        <w:numPr>
          <w:ilvl w:val="0"/>
          <w:numId w:val="11"/>
        </w:numPr>
        <w:tabs>
          <w:tab w:val="left" w:pos="420"/>
        </w:tabs>
        <w:spacing w:line="276" w:lineRule="auto"/>
        <w:rPr>
          <w:rFonts w:cs="Times New Roman"/>
        </w:rPr>
      </w:pPr>
      <w:r>
        <w:rPr>
          <w:rFonts w:cs="Times New Roman"/>
        </w:rPr>
        <w:t>User behavior logs</w:t>
      </w:r>
    </w:p>
    <w:p>
      <w:pPr>
        <w:numPr>
          <w:ilvl w:val="0"/>
          <w:numId w:val="11"/>
        </w:numPr>
        <w:tabs>
          <w:tab w:val="left" w:pos="420"/>
        </w:tabs>
        <w:spacing w:line="276" w:lineRule="auto"/>
        <w:rPr>
          <w:rFonts w:cs="Times New Roman"/>
        </w:rPr>
      </w:pPr>
      <w:r>
        <w:rPr>
          <w:rFonts w:cs="Times New Roman"/>
        </w:rPr>
        <w:t>Cookie or cache security</w:t>
      </w:r>
    </w:p>
    <w:p>
      <w:pPr>
        <w:numPr>
          <w:ilvl w:val="0"/>
          <w:numId w:val="11"/>
        </w:numPr>
        <w:tabs>
          <w:tab w:val="left" w:pos="420"/>
        </w:tabs>
        <w:spacing w:line="276" w:lineRule="auto"/>
        <w:rPr>
          <w:rFonts w:cs="Times New Roman"/>
        </w:rPr>
      </w:pPr>
      <w:r>
        <w:rPr>
          <w:rFonts w:cs="Times New Roman"/>
        </w:rPr>
        <w:t>User privacy protection</w:t>
      </w:r>
    </w:p>
    <w:p>
      <w:pPr>
        <w:numPr>
          <w:ilvl w:val="0"/>
          <w:numId w:val="11"/>
        </w:numPr>
        <w:tabs>
          <w:tab w:val="left" w:pos="420"/>
        </w:tabs>
        <w:spacing w:line="276" w:lineRule="auto"/>
        <w:rPr>
          <w:rFonts w:cs="Times New Roman"/>
        </w:rPr>
      </w:pPr>
      <w:r>
        <w:rPr>
          <w:rFonts w:cs="Times New Roman"/>
        </w:rPr>
        <w:t>Data encryption/decryption</w:t>
      </w:r>
    </w:p>
    <w:p>
      <w:pPr>
        <w:numPr>
          <w:ilvl w:val="255"/>
          <w:numId w:val="0"/>
        </w:numPr>
        <w:tabs>
          <w:tab w:val="left" w:pos="420"/>
        </w:tabs>
        <w:spacing w:line="276" w:lineRule="auto"/>
        <w:rPr>
          <w:rFonts w:cs="Times New Roman"/>
        </w:rPr>
      </w:pPr>
    </w:p>
    <w:p>
      <w:pPr>
        <w:pStyle w:val="3"/>
        <w:rPr>
          <w:rFonts w:cs="Times New Roman"/>
        </w:rPr>
      </w:pPr>
      <w:bookmarkStart w:id="239" w:name="_Toc1663494146"/>
      <w:bookmarkStart w:id="240" w:name="_Toc1430555504"/>
      <w:bookmarkStart w:id="241" w:name="_Toc2140318630"/>
      <w:bookmarkStart w:id="242" w:name="_Toc431016058"/>
      <w:bookmarkStart w:id="243" w:name="_Toc598859151"/>
      <w:bookmarkStart w:id="244" w:name="_Toc24695"/>
      <w:bookmarkStart w:id="245" w:name="_Toc22493"/>
      <w:bookmarkStart w:id="246" w:name="_Toc14054"/>
      <w:bookmarkStart w:id="247" w:name="_Toc1691406941"/>
      <w:bookmarkStart w:id="248" w:name="_Toc1187056952"/>
      <w:bookmarkStart w:id="249" w:name="_Toc1432771357"/>
      <w:r>
        <w:rPr>
          <w:rFonts w:cs="Times New Roman"/>
        </w:rPr>
        <w:t>4.2 Software Engineering Process</w:t>
      </w:r>
      <w:bookmarkEnd w:id="239"/>
      <w:bookmarkEnd w:id="240"/>
      <w:bookmarkEnd w:id="241"/>
      <w:bookmarkEnd w:id="242"/>
      <w:bookmarkEnd w:id="243"/>
      <w:bookmarkEnd w:id="244"/>
      <w:bookmarkEnd w:id="245"/>
      <w:bookmarkEnd w:id="246"/>
      <w:bookmarkEnd w:id="247"/>
      <w:bookmarkEnd w:id="248"/>
      <w:bookmarkEnd w:id="249"/>
    </w:p>
    <w:p>
      <w:pPr>
        <w:rPr>
          <w:rFonts w:cs="Times New Roman"/>
          <w:strike/>
          <w:color w:val="FF0000"/>
        </w:rPr>
      </w:pPr>
      <w:r>
        <w:rPr>
          <w:rFonts w:cs="Times New Roman"/>
          <w:color w:val="000000" w:themeColor="text1"/>
          <w14:textFill>
            <w14:solidFill>
              <w14:schemeClr w14:val="tx1"/>
            </w14:solidFill>
          </w14:textFill>
        </w:rPr>
        <w:t>In real system design, there are engineering design, system architecture deployment design, and unified modeling language (UML). Online system and theoretical verification of the system should follow all of the design principles. In Figure 4, the design of software process follows the life cycle of software engineering and adopts agile model. Agile model</w:t>
      </w:r>
      <w:r>
        <w:rPr>
          <w:rFonts w:cs="Times New Roman"/>
        </w:rPr>
        <w:t xml:space="preserve"> is a working format in which </w:t>
      </w:r>
      <w:r>
        <w:rPr>
          <w:rFonts w:cs="Times New Roman"/>
          <w:lang w:val="en-US"/>
        </w:rPr>
        <w:t>development requirements and solutions are completed through</w:t>
      </w:r>
      <w:r>
        <w:rPr>
          <w:rFonts w:cs="Times New Roman"/>
        </w:rPr>
        <w:t xml:space="preserve"> </w:t>
      </w:r>
      <w:r>
        <w:rPr>
          <w:rFonts w:cs="Times New Roman"/>
          <w:lang w:val="en-US"/>
        </w:rPr>
        <w:t>the collaborative effort of</w:t>
      </w:r>
      <w:r>
        <w:rPr>
          <w:rFonts w:cs="Times New Roman"/>
        </w:rPr>
        <w:t xml:space="preserve"> self-organized</w:t>
      </w:r>
      <w:r>
        <w:rPr>
          <w:rFonts w:cs="Times New Roman"/>
          <w:lang w:val="en-US"/>
        </w:rPr>
        <w:t> and </w:t>
      </w:r>
      <w:r>
        <w:rPr>
          <w:rFonts w:cs="Times New Roman"/>
        </w:rPr>
        <w:t>cross-functional</w:t>
      </w:r>
      <w:r>
        <w:rPr>
          <w:rFonts w:cs="Times New Roman"/>
          <w:lang w:val="en-US"/>
        </w:rPr>
        <w:t> teams</w:t>
      </w:r>
      <w:r>
        <w:rPr>
          <w:rFonts w:cs="Times New Roman"/>
        </w:rPr>
        <w:t xml:space="preserve"> </w:t>
      </w:r>
      <w:r>
        <w:rPr>
          <w:rFonts w:cs="Times New Roman"/>
          <w:lang w:val="en-US"/>
        </w:rPr>
        <w:t>and their </w:t>
      </w:r>
      <w:r>
        <w:rPr>
          <w:rFonts w:cs="Times New Roman"/>
        </w:rPr>
        <w:t>customers or end users</w:t>
      </w:r>
      <w:r>
        <w:rPr>
          <w:rFonts w:cs="Times New Roman"/>
          <w:lang w:val="en-US"/>
        </w:rPr>
        <w:t>.</w:t>
      </w:r>
      <w:r>
        <w:rPr>
          <w:rStyle w:val="18"/>
          <w:rFonts w:cs="Times New Roman"/>
          <w:lang w:val="en-US"/>
        </w:rPr>
        <w:t>[</w:t>
      </w:r>
      <w:r>
        <w:rPr>
          <w:rStyle w:val="18"/>
          <w:rFonts w:cs="Times New Roman"/>
          <w:lang w:val="en-US"/>
        </w:rPr>
        <w:endnoteReference w:id="11"/>
      </w:r>
      <w:r>
        <w:rPr>
          <w:rStyle w:val="18"/>
          <w:rFonts w:cs="Times New Roman"/>
          <w:lang w:val="en-US"/>
        </w:rPr>
        <w:t>]</w:t>
      </w:r>
      <w:r>
        <w:rPr>
          <w:rFonts w:cs="Times New Roman"/>
        </w:rPr>
        <w:t xml:space="preserve"> </w:t>
      </w:r>
      <w:r>
        <w:rPr>
          <w:rFonts w:cs="Times New Roman"/>
          <w:lang w:val="en-US"/>
        </w:rPr>
        <w:t>It advocates adaptive planning, evolutionary development, early</w:t>
      </w:r>
      <w:r>
        <w:rPr>
          <w:rFonts w:cs="Times New Roman"/>
        </w:rPr>
        <w:t xml:space="preserve"> </w:t>
      </w:r>
      <w:r>
        <w:rPr>
          <w:rFonts w:cs="Times New Roman"/>
          <w:lang w:val="en-US"/>
        </w:rPr>
        <w:t>delivery, and </w:t>
      </w:r>
      <w:r>
        <w:rPr>
          <w:rFonts w:cs="Times New Roman"/>
        </w:rPr>
        <w:t xml:space="preserve">continual improvement. This approach </w:t>
      </w:r>
      <w:r>
        <w:rPr>
          <w:rFonts w:cs="Times New Roman"/>
          <w:lang w:val="en-US"/>
        </w:rPr>
        <w:t>encourages flexible responses to changes that occurred during system development, maintenance and upgrades.</w:t>
      </w:r>
      <w:r>
        <w:rPr>
          <w:rStyle w:val="18"/>
          <w:rFonts w:cs="Times New Roman"/>
          <w:lang w:val="en-US"/>
        </w:rPr>
        <w:t>[</w:t>
      </w:r>
      <w:r>
        <w:rPr>
          <w:rStyle w:val="18"/>
          <w:rFonts w:cs="Times New Roman"/>
          <w:lang w:val="en-US"/>
        </w:rPr>
        <w:endnoteReference w:id="12"/>
      </w:r>
      <w:r>
        <w:rPr>
          <w:rStyle w:val="18"/>
          <w:rFonts w:cs="Times New Roman"/>
          <w:lang w:val="en-US"/>
        </w:rPr>
        <w:t>]</w:t>
      </w:r>
    </w:p>
    <w:p>
      <w:pPr>
        <w:rPr>
          <w:rFonts w:cs="Times New Roman"/>
        </w:rPr>
      </w:pPr>
      <w:r>
        <w:rPr>
          <w:rFonts w:cs="Times New Roman"/>
          <w:lang w:val="en-US" w:eastAsia="en-US"/>
        </w:rPr>
        <w:drawing>
          <wp:inline distT="0" distB="0" distL="0" distR="0">
            <wp:extent cx="3122930" cy="3077845"/>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3"/>
                    <a:srcRect l="7393" t="6434" r="33368" b="15814"/>
                    <a:stretch>
                      <a:fillRect/>
                    </a:stretch>
                  </pic:blipFill>
                  <pic:spPr>
                    <a:xfrm>
                      <a:off x="0" y="0"/>
                      <a:ext cx="3122930" cy="3077845"/>
                    </a:xfrm>
                    <a:prstGeom prst="rect">
                      <a:avLst/>
                    </a:prstGeom>
                    <a:ln>
                      <a:noFill/>
                    </a:ln>
                  </pic:spPr>
                </pic:pic>
              </a:graphicData>
            </a:graphic>
          </wp:inline>
        </w:drawing>
      </w:r>
    </w:p>
    <w:p>
      <w:pPr>
        <w:pStyle w:val="38"/>
        <w:rPr>
          <w:rFonts w:cs="Times New Roman"/>
        </w:rPr>
      </w:pPr>
      <w:r>
        <w:rPr>
          <w:rFonts w:cs="Times New Roman"/>
        </w:rPr>
        <w:t xml:space="preserve">Figure 4. System </w:t>
      </w:r>
      <w:r>
        <w:rPr>
          <w:rFonts w:cs="Times New Roman"/>
          <w:lang w:val="en-US"/>
        </w:rPr>
        <w:t>d</w:t>
      </w:r>
      <w:r>
        <w:rPr>
          <w:rFonts w:cs="Times New Roman"/>
        </w:rPr>
        <w:t xml:space="preserve">evelopment </w:t>
      </w:r>
      <w:r>
        <w:rPr>
          <w:rFonts w:cs="Times New Roman"/>
          <w:lang w:val="en-US"/>
        </w:rPr>
        <w:t>p</w:t>
      </w:r>
      <w:r>
        <w:rPr>
          <w:rFonts w:cs="Times New Roman"/>
        </w:rPr>
        <w:t xml:space="preserve">rocess, based on </w:t>
      </w:r>
      <w:r>
        <w:rPr>
          <w:rFonts w:cs="Times New Roman"/>
          <w:lang w:val="en-US"/>
        </w:rPr>
        <w:t>A</w:t>
      </w:r>
      <w:r>
        <w:rPr>
          <w:rFonts w:cs="Times New Roman"/>
        </w:rPr>
        <w:t>gile</w:t>
      </w:r>
    </w:p>
    <w:p>
      <w:pPr>
        <w:rPr>
          <w:rFonts w:cs="Times New Roman"/>
        </w:rPr>
      </w:pPr>
    </w:p>
    <w:p>
      <w:pPr>
        <w:rPr>
          <w:rFonts w:cs="Times New Roman"/>
          <w:color w:val="FF0000"/>
        </w:rPr>
      </w:pPr>
      <w:r>
        <w:rPr>
          <w:rFonts w:cs="Times New Roman"/>
        </w:rPr>
        <w:t>The whole implementation process is divided into 6 parts. Some of the specific requirements are explained in this section, such as Framework design and UML design. The key algorithms and methods specifically created for this project are discussed in detail in Chapter 5. Finally, testing and verification are presented in Chapter 6.</w:t>
      </w:r>
    </w:p>
    <w:p>
      <w:pPr>
        <w:pStyle w:val="4"/>
        <w:rPr>
          <w:rFonts w:eastAsia="Noto Sans CJK SC" w:cs="Times New Roman"/>
        </w:rPr>
      </w:pPr>
      <w:bookmarkStart w:id="250" w:name="_Toc10461"/>
      <w:bookmarkStart w:id="251" w:name="_Toc1263815608"/>
      <w:bookmarkStart w:id="252" w:name="_Toc1396813229"/>
      <w:bookmarkStart w:id="253" w:name="_Toc19893"/>
      <w:bookmarkStart w:id="254" w:name="_Toc1585496721"/>
      <w:bookmarkStart w:id="255" w:name="_Toc24741"/>
      <w:bookmarkStart w:id="256" w:name="_Toc17504431"/>
      <w:bookmarkStart w:id="257" w:name="_Toc554787020"/>
      <w:bookmarkStart w:id="258" w:name="_Toc4365495"/>
      <w:bookmarkStart w:id="259" w:name="_Toc215068603"/>
      <w:bookmarkStart w:id="260" w:name="_Toc1129451242"/>
      <w:r>
        <w:rPr>
          <w:rFonts w:eastAsia="Noto Sans CJK SC" w:cs="Times New Roman"/>
        </w:rPr>
        <w:t xml:space="preserve">4.2.1 System </w:t>
      </w:r>
      <w:r>
        <w:rPr>
          <w:rFonts w:eastAsia="Noto Sans CJK SC" w:cs="Times New Roman"/>
          <w:lang w:val="en-US"/>
        </w:rPr>
        <w:t>D</w:t>
      </w:r>
      <w:r>
        <w:rPr>
          <w:rFonts w:eastAsia="Noto Sans CJK SC" w:cs="Times New Roman"/>
        </w:rPr>
        <w:t xml:space="preserve">eployment </w:t>
      </w:r>
      <w:r>
        <w:rPr>
          <w:rFonts w:eastAsia="Noto Sans CJK SC" w:cs="Times New Roman"/>
          <w:lang w:val="en-US"/>
        </w:rPr>
        <w:t>S</w:t>
      </w:r>
      <w:r>
        <w:rPr>
          <w:rFonts w:eastAsia="Noto Sans CJK SC" w:cs="Times New Roman"/>
        </w:rPr>
        <w:t xml:space="preserve">tructure </w:t>
      </w:r>
      <w:r>
        <w:rPr>
          <w:rFonts w:eastAsia="Noto Sans CJK SC" w:cs="Times New Roman"/>
          <w:lang w:val="en-US"/>
        </w:rPr>
        <w:t>D</w:t>
      </w:r>
      <w:r>
        <w:rPr>
          <w:rFonts w:eastAsia="Noto Sans CJK SC" w:cs="Times New Roman"/>
        </w:rPr>
        <w:t>esign</w:t>
      </w:r>
      <w:bookmarkEnd w:id="250"/>
      <w:bookmarkEnd w:id="251"/>
      <w:bookmarkEnd w:id="252"/>
      <w:bookmarkEnd w:id="253"/>
      <w:bookmarkEnd w:id="254"/>
      <w:bookmarkEnd w:id="255"/>
      <w:bookmarkEnd w:id="256"/>
      <w:bookmarkEnd w:id="257"/>
      <w:bookmarkEnd w:id="258"/>
      <w:bookmarkEnd w:id="259"/>
      <w:bookmarkEnd w:id="260"/>
    </w:p>
    <w:p>
      <w:pPr>
        <w:rPr>
          <w:rFonts w:cs="Times New Roman"/>
          <w:color w:val="FFC000"/>
        </w:rPr>
      </w:pPr>
      <w:r>
        <w:rPr>
          <w:rFonts w:cs="Times New Roman"/>
          <w:color w:val="000000" w:themeColor="text1"/>
          <w14:textFill>
            <w14:solidFill>
              <w14:schemeClr w14:val="tx1"/>
            </w14:solidFill>
          </w14:textFill>
        </w:rPr>
        <w:t>The deployment of the whole search engine system follows</w:t>
      </w:r>
      <w:r>
        <w:rPr>
          <w:rFonts w:cs="Times New Roman"/>
        </w:rPr>
        <w:t xml:space="preserve"> the common w</w:t>
      </w:r>
      <w:r>
        <w:rPr>
          <w:rFonts w:cs="Times New Roman"/>
          <w:color w:val="000000" w:themeColor="text1"/>
          <w14:textFill>
            <w14:solidFill>
              <w14:schemeClr w14:val="tx1"/>
            </w14:solidFill>
          </w14:textFill>
        </w:rPr>
        <w:t>eb deployment mode as illustrated in Figure 5.</w:t>
      </w:r>
    </w:p>
    <w:p>
      <w:pPr>
        <w:rPr>
          <w:rFonts w:cs="Times New Roman"/>
        </w:rPr>
      </w:pPr>
      <w:r>
        <w:rPr>
          <w:rFonts w:cs="Times New Roman"/>
          <w:lang w:val="en-US" w:eastAsia="en-US"/>
        </w:rPr>
        <w:drawing>
          <wp:inline distT="0" distB="0" distL="114300" distR="114300">
            <wp:extent cx="5172075" cy="2872740"/>
            <wp:effectExtent l="0" t="0" r="9525" b="3810"/>
            <wp:docPr id="43" name="图片 43"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Deployment diagram"/>
                    <pic:cNvPicPr>
                      <a:picLocks noChangeAspect="true"/>
                    </pic:cNvPicPr>
                  </pic:nvPicPr>
                  <pic:blipFill>
                    <a:blip r:embed="rId24"/>
                    <a:stretch>
                      <a:fillRect/>
                    </a:stretch>
                  </pic:blipFill>
                  <pic:spPr>
                    <a:xfrm>
                      <a:off x="0" y="0"/>
                      <a:ext cx="5172075" cy="2872740"/>
                    </a:xfrm>
                    <a:prstGeom prst="rect">
                      <a:avLst/>
                    </a:prstGeom>
                  </pic:spPr>
                </pic:pic>
              </a:graphicData>
            </a:graphic>
          </wp:inline>
        </w:drawing>
      </w:r>
    </w:p>
    <w:p>
      <w:pPr>
        <w:pStyle w:val="38"/>
        <w:rPr>
          <w:rFonts w:cs="Times New Roman"/>
        </w:rPr>
      </w:pPr>
      <w:r>
        <w:rPr>
          <w:rFonts w:cs="Times New Roman"/>
        </w:rPr>
        <w:t>Figure 5. System deployment architecture</w:t>
      </w:r>
    </w:p>
    <w:p>
      <w:pPr>
        <w:rPr>
          <w:rFonts w:cs="Times New Roman"/>
        </w:rPr>
      </w:pPr>
    </w:p>
    <w:p>
      <w:pPr>
        <w:rPr>
          <w:rFonts w:cs="Times New Roman"/>
        </w:rPr>
      </w:pPr>
      <w:r>
        <w:rPr>
          <w:rFonts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Figure 5, we show user clients (PC or mobile with browsers), CDN (content delivery network), reverse proxy server, firewalls, business logic server group, business server and database connections. </w:t>
      </w:r>
    </w:p>
    <w:p>
      <w:pPr>
        <w:rPr>
          <w:rFonts w:cs="Times New Roman"/>
        </w:rPr>
      </w:pPr>
    </w:p>
    <w:p>
      <w:pPr>
        <w:rPr>
          <w:rFonts w:cs="Times New Roman"/>
        </w:rPr>
      </w:pPr>
      <w:r>
        <w:rPr>
          <w:rFonts w:cs="Times New Roman"/>
        </w:rPr>
        <w:t xml:space="preserve">The firewalls between the servers are needed to control access to secure the data center. In our design, part of database server data is stored in a high-speed, non-relational database, such as </w:t>
      </w:r>
      <w:r>
        <w:rPr>
          <w:rFonts w:cs="Times New Roman"/>
          <w:lang w:val="en-US"/>
        </w:rPr>
        <w:t>R</w:t>
      </w:r>
      <w:r>
        <w:rPr>
          <w:rFonts w:cs="Times New Roman"/>
        </w:rPr>
        <w:t xml:space="preserve">edis or </w:t>
      </w:r>
      <w:r>
        <w:rPr>
          <w:rFonts w:cs="Times New Roman"/>
          <w:lang w:val="en-US"/>
        </w:rPr>
        <w:t>M</w:t>
      </w:r>
      <w:r>
        <w:rPr>
          <w:rFonts w:cs="Times New Roman"/>
        </w:rPr>
        <w:t>ongo</w:t>
      </w:r>
      <w:r>
        <w:rPr>
          <w:rFonts w:cs="Times New Roman"/>
          <w:lang w:val="en-US"/>
        </w:rPr>
        <w:t>DB</w:t>
      </w:r>
      <w:r>
        <w:rPr>
          <w:rFonts w:cs="Times New Roman"/>
        </w:rPr>
        <w:t>, to deal with some high-frequency search engine requests. High-performance storage structure is detailed in Chapter 5 to accommodate three layered searching strategy.</w:t>
      </w:r>
    </w:p>
    <w:p>
      <w:pPr>
        <w:rPr>
          <w:rFonts w:cs="Times New Roman"/>
        </w:rPr>
      </w:pPr>
    </w:p>
    <w:p>
      <w:pPr>
        <w:rPr>
          <w:rFonts w:cs="Times New Roman"/>
        </w:rPr>
      </w:pPr>
      <w:r>
        <w:rPr>
          <w:rFonts w:cs="Times New Roman"/>
        </w:rPr>
        <w:t>CDN stands for content delivery network or content distribution network</w:t>
      </w:r>
      <w:r>
        <w:rPr>
          <w:rStyle w:val="18"/>
          <w:rFonts w:cs="Times New Roman"/>
        </w:rPr>
        <w:t>[</w:t>
      </w:r>
      <w:r>
        <w:rPr>
          <w:rStyle w:val="18"/>
          <w:rFonts w:cs="Times New Roman"/>
        </w:rPr>
        <w:endnoteReference w:id="13"/>
      </w:r>
      <w:r>
        <w:rPr>
          <w:rStyle w:val="18"/>
          <w:rFonts w:cs="Times New Roman"/>
        </w:rPr>
        <w:t>]</w:t>
      </w:r>
      <w:r>
        <w:rPr>
          <w:rFonts w:cs="Times New Roman"/>
          <w:lang w:val="en-US"/>
        </w:rPr>
        <w:t xml:space="preserve">. The purpose of CDN is to speed up searches based on the existence of static files. </w:t>
      </w:r>
      <w:r>
        <w:rPr>
          <w:rFonts w:cs="Times New Roman"/>
        </w:rPr>
        <w:t>Static files can be distributed on multiple nodes of the Internet. Commonly applied in distributed systems, when users access static data, the nearest fastest server is tried first.</w:t>
      </w:r>
    </w:p>
    <w:p>
      <w:pPr>
        <w:rPr>
          <w:rFonts w:cs="Times New Roman"/>
        </w:rPr>
      </w:pPr>
    </w:p>
    <w:p>
      <w:pPr>
        <w:rPr>
          <w:rFonts w:cs="Times New Roman"/>
        </w:rPr>
      </w:pPr>
      <w:r>
        <w:rPr>
          <w:rFonts w:cs="Times New Roman"/>
        </w:rP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access using either a whitelist or blacklist to prohibit illegal users from directly accessing the cluster.</w:t>
      </w:r>
      <w:r>
        <w:rPr>
          <w:rStyle w:val="19"/>
          <w:rFonts w:cs="Times New Roman"/>
        </w:rPr>
        <w:footnoteReference w:id="5"/>
      </w:r>
    </w:p>
    <w:p>
      <w:pPr>
        <w:rPr>
          <w:rFonts w:cs="Times New Roman"/>
        </w:rPr>
      </w:pPr>
    </w:p>
    <w:p>
      <w:pPr>
        <w:rPr>
          <w:rFonts w:cs="Times New Roman"/>
        </w:rPr>
      </w:pPr>
      <w:r>
        <w:rPr>
          <w:rFonts w:cs="Times New Roman"/>
        </w:rPr>
        <w:t xml:space="preserve">There are many servers in the server cluster. Most of them are controllers dealing with business logic, and there are also some specialized servers for processing big data. For example, in the system we built, </w:t>
      </w:r>
      <w:r>
        <w:rPr>
          <w:rFonts w:cs="Times New Roman"/>
          <w:b/>
          <w:bCs/>
        </w:rPr>
        <w:t xml:space="preserve">LRV </w:t>
      </w:r>
      <w:r>
        <w:rPr>
          <w:rFonts w:cs="Times New Roman"/>
        </w:rPr>
        <w:t xml:space="preserve">(see Chapter 5) exists here. These servers, which are responsible for data processing, run continuously, sorting and classifying the resources and tags from the database, scoring the resources based on </w:t>
      </w:r>
      <w:r>
        <w:rPr>
          <w:rFonts w:cs="Times New Roman"/>
          <w:b/>
          <w:bCs/>
        </w:rPr>
        <w:t xml:space="preserve">LRV </w:t>
      </w:r>
      <w:r>
        <w:rPr>
          <w:rFonts w:cs="Times New Roman"/>
        </w:rPr>
        <w:t>algorithms to provide the core business function for users to search for the valuable resources.</w:t>
      </w:r>
    </w:p>
    <w:p>
      <w:pPr>
        <w:rPr>
          <w:rFonts w:cs="Times New Roman"/>
        </w:rPr>
      </w:pPr>
    </w:p>
    <w:p>
      <w:pPr>
        <w:rPr>
          <w:rFonts w:cs="Times New Roman"/>
        </w:rPr>
      </w:pPr>
      <w:r>
        <w:rPr>
          <w:rFonts w:cs="Times New Roman"/>
        </w:rPr>
        <w:t>Search engines have high requirements for the speed of search and data acquisition, and the structure of relational database can be very complicated. For some simple tag searches, non-relational database and even cache database based in 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 of this topic can be found in Chapters 5 and 6.</w:t>
      </w:r>
    </w:p>
    <w:p>
      <w:pPr>
        <w:pStyle w:val="4"/>
        <w:rPr>
          <w:rFonts w:cs="Times New Roman"/>
          <w:color w:val="FF0000"/>
          <w:lang w:val="en-US"/>
        </w:rPr>
      </w:pPr>
      <w:bookmarkStart w:id="261" w:name="_Toc247332733"/>
      <w:bookmarkStart w:id="262" w:name="_Toc257107392"/>
      <w:bookmarkStart w:id="263" w:name="_Toc14673"/>
      <w:bookmarkStart w:id="264" w:name="_Toc755210020"/>
      <w:bookmarkStart w:id="265" w:name="_Toc28242"/>
      <w:bookmarkStart w:id="266" w:name="_Toc1326533982"/>
      <w:bookmarkStart w:id="267" w:name="_Toc1146"/>
      <w:bookmarkStart w:id="268" w:name="_Toc235333632"/>
      <w:bookmarkStart w:id="269" w:name="_Toc851112026"/>
      <w:bookmarkStart w:id="270" w:name="_Toc701337798"/>
      <w:bookmarkStart w:id="271" w:name="_Toc474062056"/>
      <w:r>
        <w:rPr>
          <w:rFonts w:cs="Times New Roman"/>
        </w:rPr>
        <w:t xml:space="preserve">4.2.2 </w:t>
      </w:r>
      <w:r>
        <w:rPr>
          <w:rFonts w:cs="Times New Roman"/>
          <w:lang w:val="en-US"/>
        </w:rPr>
        <w:t>Database</w:t>
      </w:r>
      <w:bookmarkEnd w:id="261"/>
      <w:r>
        <w:rPr>
          <w:rFonts w:cs="Times New Roman"/>
          <w:lang w:val="en-US"/>
        </w:rPr>
        <w:t xml:space="preserve"> Design</w:t>
      </w:r>
      <w:bookmarkEnd w:id="262"/>
      <w:bookmarkEnd w:id="263"/>
      <w:bookmarkEnd w:id="264"/>
      <w:bookmarkEnd w:id="265"/>
      <w:bookmarkEnd w:id="266"/>
      <w:bookmarkEnd w:id="267"/>
      <w:bookmarkEnd w:id="268"/>
      <w:bookmarkEnd w:id="269"/>
      <w:bookmarkEnd w:id="270"/>
      <w:bookmarkEnd w:id="271"/>
    </w:p>
    <w:p>
      <w:pPr>
        <w:rPr>
          <w:rFonts w:cs="Times New Roman"/>
          <w:lang w:val="en-US"/>
        </w:rPr>
      </w:pPr>
      <w:r>
        <w:rPr>
          <w:rFonts w:cs="Times New Roman"/>
        </w:rPr>
        <w:t>E</w:t>
      </w:r>
      <w:r>
        <w:rPr>
          <w:rFonts w:cs="Times New Roman"/>
          <w:lang w:val="en-US"/>
        </w:rPr>
        <w:t>R model</w:t>
      </w:r>
      <w:r>
        <w:rPr>
          <w:rFonts w:cs="Times New Roman"/>
        </w:rPr>
        <w:t xml:space="preserve"> (</w:t>
      </w:r>
      <w:r>
        <w:rPr>
          <w:rFonts w:cs="Times New Roman"/>
          <w:lang w:val="en-US"/>
        </w:rPr>
        <w:t>Entity-relationship model</w:t>
      </w:r>
      <w:r>
        <w:rPr>
          <w:rFonts w:cs="Times New Roman"/>
        </w:rPr>
        <w:t>)</w:t>
      </w:r>
      <w:r>
        <w:rPr>
          <w:rFonts w:cs="Times New Roman"/>
          <w:lang w:val="en-US"/>
        </w:rPr>
        <w:t xml:space="preserve"> is used to present the logic of the entities and relationships among them. Modern web application development is typically database driven, and the design of relational database follows ER model design. </w:t>
      </w:r>
      <w:r>
        <w:rPr>
          <w:rFonts w:cs="Times New Roman"/>
        </w:rPr>
        <w:t>Figure</w:t>
      </w:r>
      <w:r>
        <w:rPr>
          <w:rFonts w:cs="Times New Roman"/>
          <w:lang w:val="en-US"/>
        </w:rPr>
        <w:t xml:space="preserve"> 6 is the complete database</w:t>
      </w:r>
      <w:r>
        <w:rPr>
          <w:rFonts w:cs="Times New Roman"/>
        </w:rPr>
        <w:t xml:space="preserve"> </w:t>
      </w:r>
      <w:r>
        <w:rPr>
          <w:rFonts w:cs="Times New Roman"/>
          <w:lang w:val="en-US"/>
        </w:rPr>
        <w:t xml:space="preserve">design diagram of the search engine system </w:t>
      </w:r>
      <w:r>
        <w:rPr>
          <w:rFonts w:cs="Times New Roman"/>
        </w:rPr>
        <w:t>(relational database only)</w:t>
      </w:r>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5"/>
                    <a:srcRect t="1797" r="8970" b="4407"/>
                    <a:stretch>
                      <a:fillRect/>
                    </a:stretch>
                  </pic:blipFill>
                  <pic:spPr>
                    <a:xfrm>
                      <a:off x="0" y="0"/>
                      <a:ext cx="5574665" cy="4444365"/>
                    </a:xfrm>
                    <a:prstGeom prst="rect">
                      <a:avLst/>
                    </a:prstGeom>
                    <a:ln>
                      <a:noFill/>
                    </a:ln>
                  </pic:spPr>
                </pic:pic>
              </a:graphicData>
            </a:graphic>
          </wp:inline>
        </w:drawing>
      </w:r>
    </w:p>
    <w:p>
      <w:pPr>
        <w:pStyle w:val="38"/>
        <w:rPr>
          <w:rFonts w:cs="Times New Roman"/>
        </w:rPr>
      </w:pPr>
      <w:r>
        <w:rPr>
          <w:rFonts w:cs="Times New Roman"/>
        </w:rPr>
        <w:t>Figure 6. UML diagram of ER model of the system relational database</w:t>
      </w:r>
    </w:p>
    <w:p>
      <w:pPr>
        <w:pStyle w:val="38"/>
        <w:jc w:val="both"/>
        <w:rPr>
          <w:rFonts w:cs="Times New Roman"/>
          <w:i w:val="0"/>
          <w:color w:val="FFC000"/>
        </w:rPr>
      </w:pPr>
    </w:p>
    <w:p>
      <w:pPr>
        <w:rPr>
          <w:rFonts w:cs="Times New Roman"/>
          <w:lang w:val="en-US"/>
        </w:rPr>
      </w:pPr>
      <w:r>
        <w:rPr>
          <w:rFonts w:cs="Times New Roman"/>
          <w:lang w:val="en-US"/>
        </w:rPr>
        <w:t xml:space="preserve">In </w:t>
      </w:r>
      <w:r>
        <w:rPr>
          <w:rFonts w:cs="Times New Roman"/>
        </w:rPr>
        <w:t>Figure</w:t>
      </w:r>
      <w:r>
        <w:rPr>
          <w:rFonts w:cs="Times New Roman"/>
          <w:lang w:val="en-US"/>
        </w:rPr>
        <w:t xml:space="preserve"> 6, we see that the user table is used to store user’s information, the resources table stores resource information, and users are the owners of the resources. One user can </w:t>
      </w:r>
      <w:r>
        <w:rPr>
          <w:rFonts w:cs="Times New Roman"/>
        </w:rPr>
        <w:t>recommend</w:t>
      </w:r>
      <w:r>
        <w:rPr>
          <w:rFonts w:cs="Times New Roman"/>
          <w:lang w:val="en-US"/>
        </w:rPr>
        <w:t xml:space="preserve"> many resources. A user can pick multiple resources to organize a course. One course</w:t>
      </w:r>
      <w:r>
        <w:rPr>
          <w:rFonts w:cs="Times New Roman"/>
        </w:rPr>
        <w:t xml:space="preserve"> can include</w:t>
      </w:r>
      <w:r>
        <w:rPr>
          <w:rFonts w:cs="Times New Roman"/>
          <w:lang w:val="en-US"/>
        </w:rPr>
        <w:t xml:space="preserve"> many resources. If a resource is used in a course by a user, “usage” will increase by 1 for that resource. The ‘ctypes’ and ‘rtypes’ entities are tables to store the types of courses and resources respectively.</w:t>
      </w:r>
    </w:p>
    <w:p>
      <w:pPr>
        <w:rPr>
          <w:rFonts w:cs="Times New Roman"/>
          <w:lang w:val="en-US"/>
        </w:rPr>
      </w:pPr>
    </w:p>
    <w:p>
      <w:pPr>
        <w:rPr>
          <w:rFonts w:cs="Times New Roman"/>
          <w:lang w:val="en-US"/>
        </w:rPr>
      </w:pPr>
      <w:r>
        <w:rPr>
          <w:rFonts w:cs="Times New Roman"/>
          <w:lang w:val="en-US"/>
        </w:rPr>
        <w:t>That “users are the owners of the resources” is a crucial point which makes this search engine different from others. Users have the right to monitor the quality of the resources. This is the key component of reliability</w:t>
      </w:r>
      <w:r>
        <w:rPr>
          <w:rFonts w:cs="Times New Roman"/>
        </w:rPr>
        <w:t xml:space="preserve"> </w:t>
      </w:r>
      <w:r>
        <w:rPr>
          <w:rFonts w:cs="Times New Roman"/>
          <w:lang w:val="en-US"/>
        </w:rPr>
        <w:t xml:space="preserve">evaluation </w:t>
      </w:r>
      <w:r>
        <w:rPr>
          <w:rFonts w:cs="Times New Roman"/>
        </w:rPr>
        <w:t>(one of the six characteristics)</w:t>
      </w:r>
      <w:r>
        <w:rPr>
          <w:rFonts w:cs="Times New Roman"/>
          <w:lang w:val="en-US"/>
        </w:rPr>
        <w:t xml:space="preserve"> in the </w:t>
      </w:r>
      <w:r>
        <w:rPr>
          <w:rFonts w:cs="Times New Roman"/>
          <w:b/>
          <w:bCs/>
          <w:lang w:val="en-US"/>
        </w:rPr>
        <w:t xml:space="preserve">LRV </w:t>
      </w:r>
      <w:r>
        <w:rPr>
          <w:rFonts w:cs="Times New Roman"/>
          <w:lang w:val="en-US"/>
        </w:rPr>
        <w:t xml:space="preserve">system. </w:t>
      </w:r>
    </w:p>
    <w:p>
      <w:pPr>
        <w:pStyle w:val="4"/>
        <w:rPr>
          <w:rFonts w:cs="Times New Roman"/>
        </w:rPr>
      </w:pPr>
      <w:bookmarkStart w:id="272" w:name="_Toc1313628729"/>
      <w:bookmarkStart w:id="273" w:name="_Toc1161621047"/>
      <w:bookmarkStart w:id="274" w:name="_Toc1206935458"/>
      <w:bookmarkStart w:id="275" w:name="_Toc11446"/>
      <w:bookmarkStart w:id="276" w:name="_Toc1658949136"/>
      <w:bookmarkStart w:id="277" w:name="_Toc24413"/>
      <w:bookmarkStart w:id="278" w:name="_Toc964753175"/>
      <w:bookmarkStart w:id="279" w:name="_Toc833580423"/>
      <w:bookmarkStart w:id="280" w:name="_Toc212034313"/>
      <w:bookmarkStart w:id="281" w:name="_Toc11229"/>
      <w:bookmarkStart w:id="282" w:name="_Toc1733518950"/>
      <w:r>
        <w:rPr>
          <w:rFonts w:cs="Times New Roman"/>
        </w:rPr>
        <w:t>4.2.3 Use Cases</w:t>
      </w:r>
      <w:bookmarkEnd w:id="272"/>
      <w:bookmarkEnd w:id="273"/>
      <w:bookmarkEnd w:id="274"/>
      <w:bookmarkEnd w:id="275"/>
      <w:bookmarkEnd w:id="276"/>
      <w:bookmarkEnd w:id="277"/>
      <w:bookmarkEnd w:id="278"/>
      <w:bookmarkEnd w:id="279"/>
      <w:bookmarkEnd w:id="280"/>
      <w:bookmarkEnd w:id="281"/>
      <w:bookmarkEnd w:id="282"/>
    </w:p>
    <w:p>
      <w:pPr>
        <w:rPr>
          <w:rFonts w:cs="Times New Roman"/>
        </w:rPr>
      </w:pPr>
      <w:r>
        <w:rPr>
          <w:rFonts w:cs="Times New Roman"/>
          <w:lang w:val="en-US" w:eastAsia="en-US"/>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6"/>
                    <a:srcRect t="4928" r="-15" b="6367"/>
                    <a:stretch>
                      <a:fillRect/>
                    </a:stretch>
                  </pic:blipFill>
                  <pic:spPr>
                    <a:xfrm>
                      <a:off x="0" y="0"/>
                      <a:ext cx="5353842" cy="2965597"/>
                    </a:xfrm>
                    <a:prstGeom prst="rect">
                      <a:avLst/>
                    </a:prstGeom>
                    <a:ln>
                      <a:noFill/>
                    </a:ln>
                  </pic:spPr>
                </pic:pic>
              </a:graphicData>
            </a:graphic>
          </wp:inline>
        </w:drawing>
      </w:r>
    </w:p>
    <w:p>
      <w:pPr>
        <w:pStyle w:val="38"/>
        <w:rPr>
          <w:rFonts w:cs="Times New Roman"/>
        </w:rPr>
      </w:pPr>
      <w:r>
        <w:rPr>
          <w:rFonts w:cs="Times New Roman"/>
        </w:rPr>
        <w:t>Figure 7. Use case diagram for the search engine functions</w:t>
      </w:r>
    </w:p>
    <w:p>
      <w:pPr>
        <w:rPr>
          <w:rFonts w:cs="Times New Roman"/>
        </w:rPr>
      </w:pPr>
    </w:p>
    <w:p>
      <w:pPr>
        <w:rPr>
          <w:rFonts w:cs="Times New Roman"/>
        </w:rPr>
      </w:pPr>
      <w:r>
        <w:rPr>
          <w:rFonts w:cs="Times New Roman"/>
        </w:rPr>
        <w:t>Figure 7 is the use case diagram of the search engine system which covers 7 main use cases. The use cases cover the basic functions, and the core use case is for the search function. Other small or trivial functional details are omitted here. Users can generally be considered potential learners, though they can search for other users, e.g., parents for their children. Users can search resources, upload resource information manually, set up courses by grouping resources into a list, and evaluate courses or resources. When a resource is cited by a course, the system will add 1 to usage value of this resource.</w:t>
      </w:r>
    </w:p>
    <w:p>
      <w:pPr>
        <w:rPr>
          <w:rFonts w:cs="Times New Roman"/>
        </w:rPr>
      </w:pPr>
    </w:p>
    <w:p>
      <w:pPr>
        <w:rPr>
          <w:rFonts w:cs="Times New Roman"/>
        </w:rPr>
      </w:pPr>
      <w:r>
        <w:rPr>
          <w:rFonts w:cs="Times New Roman"/>
        </w:rPr>
        <w:t xml:space="preserve">These use cases, including “review resources”, “cite resources”, “review course” and “upload”, will affect the </w:t>
      </w:r>
      <w:r>
        <w:rPr>
          <w:rFonts w:cs="Times New Roman"/>
          <w:b/>
          <w:bCs/>
        </w:rPr>
        <w:t xml:space="preserve">LRV </w:t>
      </w:r>
      <w:r>
        <w:rPr>
          <w:rFonts w:cs="Times New Roman"/>
        </w:rPr>
        <w:t xml:space="preserve">system in defining the values of the six characteristics. For example, they can change the value of usage, feedback, reliability, and so on. These are called “user behavior effects”. </w:t>
      </w:r>
    </w:p>
    <w:p>
      <w:pPr>
        <w:pStyle w:val="4"/>
        <w:rPr>
          <w:rFonts w:cs="Times New Roman"/>
          <w:lang w:val="en-US"/>
        </w:rPr>
      </w:pPr>
      <w:bookmarkStart w:id="283" w:name="_Toc195917717"/>
      <w:bookmarkStart w:id="284" w:name="_Toc8458"/>
      <w:bookmarkStart w:id="285" w:name="_Toc5888"/>
      <w:bookmarkStart w:id="286" w:name="_Toc12168820"/>
      <w:bookmarkStart w:id="287" w:name="_Toc1534006524"/>
      <w:bookmarkStart w:id="288" w:name="_Toc761864681"/>
      <w:bookmarkStart w:id="289" w:name="_Toc390689642"/>
      <w:bookmarkStart w:id="290" w:name="_Toc27052"/>
      <w:bookmarkStart w:id="291" w:name="_Toc2092004110"/>
      <w:bookmarkStart w:id="292" w:name="_Toc1877852707"/>
      <w:bookmarkStart w:id="293" w:name="_Toc482577422"/>
      <w:r>
        <w:rPr>
          <w:rFonts w:cs="Times New Roman"/>
        </w:rPr>
        <w:t xml:space="preserve">4.2.4 </w:t>
      </w:r>
      <w:r>
        <w:rPr>
          <w:rFonts w:cs="Times New Roman"/>
          <w:lang w:val="en-US"/>
        </w:rPr>
        <w:t>Package and Class</w:t>
      </w:r>
      <w:bookmarkEnd w:id="283"/>
      <w:bookmarkEnd w:id="284"/>
      <w:bookmarkEnd w:id="285"/>
      <w:bookmarkEnd w:id="286"/>
      <w:bookmarkEnd w:id="287"/>
      <w:bookmarkEnd w:id="288"/>
      <w:bookmarkEnd w:id="289"/>
      <w:bookmarkEnd w:id="290"/>
      <w:bookmarkEnd w:id="291"/>
      <w:bookmarkEnd w:id="292"/>
      <w:r>
        <w:rPr>
          <w:rFonts w:cs="Times New Roman"/>
          <w:lang w:val="en-US"/>
        </w:rPr>
        <w:t xml:space="preserve"> </w:t>
      </w:r>
      <w:bookmarkEnd w:id="293"/>
    </w:p>
    <w:p>
      <w:pPr>
        <w:rPr>
          <w:rFonts w:eastAsia="Noto Sans CJK SC" w:cs="Times New Roman"/>
          <w:lang w:val="en-US"/>
        </w:rPr>
      </w:pPr>
      <w:r>
        <w:rPr>
          <w:rFonts w:cs="Times New Roman"/>
          <w:lang w:val="en-US"/>
        </w:rPr>
        <w:t>Package is a </w:t>
      </w:r>
      <w:r>
        <w:fldChar w:fldCharType="begin"/>
      </w:r>
      <w:r>
        <w:instrText xml:space="preserve"> HYPERLINK "https://www.uml-diagrams.org/namespace.html" </w:instrText>
      </w:r>
      <w:r>
        <w:fldChar w:fldCharType="separate"/>
      </w:r>
      <w:r>
        <w:rPr>
          <w:rFonts w:cs="Times New Roman"/>
          <w:lang w:val="en-US"/>
        </w:rPr>
        <w:t>namespace</w:t>
      </w:r>
      <w:r>
        <w:rPr>
          <w:rFonts w:cs="Times New Roman"/>
          <w:lang w:val="en-US"/>
        </w:rPr>
        <w:fldChar w:fldCharType="end"/>
      </w:r>
      <w:r>
        <w:rPr>
          <w:rFonts w:cs="Times New Roman"/>
          <w:lang w:val="en-US"/>
        </w:rPr>
        <w:t> used to group elements together that are semantically relevant or might change together. It is a general purpose mechanism to organize elements into groups to provide better structure for system model</w:t>
      </w:r>
      <w:r>
        <w:rPr>
          <w:rFonts w:eastAsia="Noto Sans CJK SC" w:cs="Times New Roman"/>
          <w:lang w:val="en-US"/>
        </w:rPr>
        <w:t>.</w:t>
      </w:r>
      <w:r>
        <w:rPr>
          <w:rStyle w:val="18"/>
          <w:rFonts w:eastAsia="Noto Sans CJK SC" w:cs="Times New Roman"/>
          <w:lang w:val="en-US"/>
        </w:rPr>
        <w:t>[</w:t>
      </w:r>
      <w:r>
        <w:rPr>
          <w:rStyle w:val="18"/>
          <w:rFonts w:eastAsia="Noto Sans CJK SC" w:cs="Times New Roman"/>
          <w:lang w:val="en-US"/>
        </w:rPr>
        <w:endnoteReference w:id="14"/>
      </w:r>
      <w:r>
        <w:rPr>
          <w:rStyle w:val="18"/>
          <w:rFonts w:eastAsia="Noto Sans CJK SC" w:cs="Times New Roman"/>
          <w:lang w:val="en-US"/>
        </w:rPr>
        <w:t>]</w:t>
      </w:r>
      <w:r>
        <w:rPr>
          <w:rFonts w:eastAsia="Noto Sans CJK SC" w:cs="Times New Roman"/>
          <w:lang w:val="en-US"/>
        </w:rPr>
        <w:t xml:space="preserve"> For the server side of the search engine system as designed for this project, </w:t>
      </w:r>
      <w:r>
        <w:rPr>
          <w:rFonts w:eastAsia="Noto Sans CJK SC" w:cs="Times New Roman"/>
        </w:rPr>
        <w:t>Figure</w:t>
      </w:r>
      <w:r>
        <w:rPr>
          <w:rFonts w:eastAsia="Noto Sans CJK SC" w:cs="Times New Roman"/>
          <w:lang w:val="en-US"/>
        </w:rPr>
        <w:t xml:space="preserve"> 8 shows the main packages, mapped as different folders or collections. Package have dependencies among them.</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Controller</w:t>
      </w:r>
      <w:r>
        <w:rPr>
          <w:rFonts w:eastAsia="Noto Sans CJK SC" w:cs="Times New Roman"/>
          <w:lang w:val="en-US"/>
        </w:rPr>
        <w:t>. This is a package that includes all the controllers of the MVC framework. Controllers deal with all the business logic, take responsibilities for connecting data and views, and accept users’ requests and responses. Controller depends on private libraries and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Server.</w:t>
      </w:r>
      <w:r>
        <w:rPr>
          <w:rFonts w:eastAsia="Noto Sans CJK SC" w:cs="Times New Roman"/>
          <w:lang w:val="en-US"/>
        </w:rPr>
        <w:t xml:space="preserve"> This package is the entrance to the whole system. This package manages the files to work as a web server. The data from the user-side enters this package first. It depends on controllers because the request and data from the user-side need controllers to serve them. It depends on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 xml:space="preserve">Config. </w:t>
      </w:r>
      <w:r>
        <w:rPr>
          <w:rFonts w:eastAsia="Noto Sans CJK SC" w:cs="Times New Roman"/>
          <w:lang w:val="en-US"/>
        </w:rPr>
        <w:t>This package man</w:t>
      </w:r>
      <w:r>
        <w:rPr>
          <w:rFonts w:eastAsia="Noto Sans CJK SC" w:cs="Times New Roman"/>
        </w:rPr>
        <w:t>a</w:t>
      </w:r>
      <w:r>
        <w:rPr>
          <w:rFonts w:eastAsia="Noto Sans CJK SC" w:cs="Times New Roman"/>
          <w:lang w:val="en-US"/>
        </w:rPr>
        <w:t>ge</w:t>
      </w:r>
      <w:r>
        <w:rPr>
          <w:rFonts w:eastAsia="Noto Sans CJK SC" w:cs="Times New Roman"/>
        </w:rPr>
        <w:t>s</w:t>
      </w:r>
      <w:r>
        <w:rPr>
          <w:rFonts w:eastAsia="Noto Sans CJK SC" w:cs="Times New Roman"/>
          <w:lang w:val="en-US"/>
        </w:rPr>
        <w:t xml:space="preserve"> the connection configuration of various servers</w:t>
      </w:r>
      <w:r>
        <w:rPr>
          <w:rFonts w:eastAsia="Noto Sans CJK SC" w:cs="Times New Roman"/>
        </w:rPr>
        <w:t>, like m</w:t>
      </w:r>
      <w:r>
        <w:rPr>
          <w:rFonts w:eastAsia="Noto Sans CJK SC" w:cs="Times New Roman"/>
          <w:lang w:val="en-US"/>
        </w:rPr>
        <w:t>ail server, database server, OSS (Object Storage Service) server and all other servers needed in the search engine system. At the same time, this package contains some configuration of the system itself. Config package doesn’t depend on any other packages.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Private libraries.</w:t>
      </w:r>
      <w:r>
        <w:rPr>
          <w:rFonts w:eastAsia="Noto Sans CJK SC" w:cs="Times New Roman"/>
          <w:lang w:val="en-US"/>
        </w:rPr>
        <w:t xml:space="preserve"> This package contains all the private modules, plugins used only in this system. It depends on public modules and Models package.</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Model</w:t>
      </w:r>
      <w:r>
        <w:rPr>
          <w:rFonts w:eastAsia="Noto Sans CJK SC" w:cs="Times New Roman"/>
          <w:b/>
        </w:rPr>
        <w:t>s</w:t>
      </w:r>
      <w:r>
        <w:rPr>
          <w:rFonts w:eastAsia="Noto Sans CJK SC" w:cs="Times New Roman"/>
          <w:b/>
          <w:lang w:val="en-US"/>
        </w:rPr>
        <w:t>.</w:t>
      </w:r>
      <w:r>
        <w:rPr>
          <w:rFonts w:eastAsia="Noto Sans CJK SC" w:cs="Times New Roman"/>
          <w:lang w:val="en-US"/>
        </w:rPr>
        <w:t xml:space="preserve"> Models as a unit is the central component of</w:t>
      </w:r>
      <w:r>
        <w:rPr>
          <w:rFonts w:eastAsia="Noto Sans CJK SC" w:cs="Times New Roman"/>
        </w:rPr>
        <w:t xml:space="preserve"> MVC</w:t>
      </w:r>
      <w:r>
        <w:rPr>
          <w:rFonts w:eastAsia="Noto Sans CJK SC" w:cs="Times New Roman"/>
          <w:lang w:val="en-US"/>
        </w:rPr>
        <w:t>. It is the application's dynamic data structure, independent of the user interface.</w:t>
      </w:r>
      <w:r>
        <w:rPr>
          <w:rStyle w:val="18"/>
          <w:rFonts w:eastAsia="Noto Sans CJK SC" w:cs="Times New Roman"/>
          <w:lang w:val="en-US"/>
        </w:rPr>
        <w:t>[</w:t>
      </w:r>
      <w:r>
        <w:rPr>
          <w:rStyle w:val="18"/>
          <w:rFonts w:eastAsia="Noto Sans CJK SC" w:cs="Times New Roman"/>
          <w:lang w:val="en-US"/>
        </w:rPr>
        <w:endnoteReference w:id="15"/>
      </w:r>
      <w:r>
        <w:rPr>
          <w:rStyle w:val="18"/>
          <w:rFonts w:eastAsia="Noto Sans CJK SC" w:cs="Times New Roman"/>
          <w:lang w:val="en-US"/>
        </w:rPr>
        <w:t>]</w:t>
      </w:r>
      <w:r>
        <w:rPr>
          <w:rFonts w:eastAsia="Noto Sans CJK SC" w:cs="Times New Roman"/>
          <w:lang w:val="en-US"/>
        </w:rPr>
        <w:t> It can manage the data, logic and rules in the system.</w:t>
      </w:r>
    </w:p>
    <w:p>
      <w:pPr>
        <w:pStyle w:val="39"/>
        <w:rPr>
          <w:rFonts w:eastAsia="Noto Sans CJK SC" w:cs="Times New Roman"/>
          <w:b/>
          <w:lang w:val="en-US"/>
        </w:rPr>
      </w:pPr>
    </w:p>
    <w:p>
      <w:pPr>
        <w:numPr>
          <w:ilvl w:val="0"/>
          <w:numId w:val="12"/>
        </w:numPr>
        <w:rPr>
          <w:rFonts w:eastAsia="Noto Sans CJK SC" w:cs="Times New Roman"/>
          <w:lang w:val="en-US"/>
        </w:rPr>
      </w:pPr>
      <w:r>
        <w:rPr>
          <w:rFonts w:eastAsia="Noto Sans CJK SC" w:cs="Times New Roman"/>
          <w:b/>
          <w:lang w:val="en-US"/>
        </w:rPr>
        <w:t>Modules</w:t>
      </w:r>
      <w:r>
        <w:rPr>
          <w:rFonts w:eastAsia="Noto Sans CJK SC" w:cs="Times New Roman"/>
          <w:lang w:val="en-US"/>
        </w:rPr>
        <w:t>. Modules are</w:t>
      </w:r>
      <w:r>
        <w:rPr>
          <w:rFonts w:eastAsia="Noto Sans CJK SC" w:cs="Times New Roman"/>
        </w:rPr>
        <w:t xml:space="preserve"> the</w:t>
      </w:r>
      <w:r>
        <w:rPr>
          <w:rFonts w:eastAsia="Noto Sans CJK SC" w:cs="Times New Roman"/>
          <w:lang w:val="en-US"/>
        </w:rPr>
        <w:t xml:space="preserve"> </w:t>
      </w:r>
      <w:r>
        <w:rPr>
          <w:rFonts w:eastAsia="Noto Sans CJK SC" w:cs="Times New Roman"/>
        </w:rPr>
        <w:t>public modules</w:t>
      </w:r>
      <w:r>
        <w:rPr>
          <w:rFonts w:eastAsia="Noto Sans CJK SC" w:cs="Times New Roman"/>
          <w:lang w:val="en-US"/>
        </w:rPr>
        <w:t>.</w:t>
      </w:r>
      <w:r>
        <w:rPr>
          <w:rFonts w:eastAsia="Noto Sans CJK SC" w:cs="Times New Roman"/>
        </w:rPr>
        <w:t xml:space="preserve"> Public </w:t>
      </w:r>
      <w:r>
        <w:rPr>
          <w:rFonts w:eastAsia="Noto Sans CJK SC" w:cs="Times New Roman"/>
          <w:lang w:val="en-US"/>
        </w:rPr>
        <w:t>module</w:t>
      </w:r>
      <w:r>
        <w:rPr>
          <w:rFonts w:eastAsia="Noto Sans CJK SC" w:cs="Times New Roman"/>
        </w:rPr>
        <w:t>s</w:t>
      </w:r>
      <w:r>
        <w:rPr>
          <w:rFonts w:eastAsia="Noto Sans CJK SC" w:cs="Times New Roman"/>
          <w:lang w:val="en-US"/>
        </w:rPr>
        <w:t xml:space="preserve"> </w:t>
      </w:r>
      <w:r>
        <w:rPr>
          <w:rFonts w:eastAsia="Noto Sans CJK SC" w:cs="Times New Roman"/>
        </w:rPr>
        <w:t>are</w:t>
      </w:r>
      <w:r>
        <w:rPr>
          <w:rFonts w:eastAsia="Noto Sans CJK SC" w:cs="Times New Roman"/>
          <w:lang w:val="en-US"/>
        </w:rPr>
        <w:t xml:space="preserve"> free software, some</w:t>
      </w:r>
      <w:r>
        <w:rPr>
          <w:rFonts w:eastAsia="Noto Sans CJK SC" w:cs="Times New Roman"/>
        </w:rPr>
        <w:t xml:space="preserve"> of which are</w:t>
      </w:r>
      <w:r>
        <w:rPr>
          <w:rFonts w:eastAsia="Noto Sans CJK SC" w:cs="Times New Roman"/>
          <w:lang w:val="en-US"/>
        </w:rPr>
        <w:t xml:space="preserve"> public plugin</w:t>
      </w:r>
      <w:r>
        <w:rPr>
          <w:rFonts w:eastAsia="Noto Sans CJK SC" w:cs="Times New Roman"/>
        </w:rPr>
        <w:t xml:space="preserve">s for various programming languages. They are downloadable </w:t>
      </w:r>
      <w:r>
        <w:rPr>
          <w:rFonts w:eastAsia="Noto Sans CJK SC" w:cs="Times New Roman"/>
          <w:lang w:val="en-US"/>
        </w:rPr>
        <w:t>from the Internet, generally maintained by a community or individuals</w:t>
      </w:r>
      <w:r>
        <w:rPr>
          <w:rFonts w:eastAsia="Noto Sans CJK SC" w:cs="Times New Roman"/>
        </w:rPr>
        <w:t>. Most of them are open-source.</w:t>
      </w:r>
    </w:p>
    <w:p>
      <w:pPr>
        <w:ind w:left="360"/>
        <w:rPr>
          <w:rFonts w:eastAsia="Noto Sans CJK SC" w:cs="Times New Roman"/>
          <w:lang w:val="en-US"/>
        </w:rPr>
      </w:pPr>
    </w:p>
    <w:p>
      <w:pPr>
        <w:rPr>
          <w:rFonts w:cs="Times New Roman"/>
          <w:lang w:val="en-US"/>
        </w:rPr>
      </w:pPr>
      <w:r>
        <w:rPr>
          <w:rFonts w:cs="Times New Roman"/>
          <w:lang w:val="en-US" w:eastAsia="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7"/>
                    <a:srcRect r="5735" b="6249"/>
                    <a:stretch>
                      <a:fillRect/>
                    </a:stretch>
                  </pic:blipFill>
                  <pic:spPr>
                    <a:xfrm>
                      <a:off x="0" y="0"/>
                      <a:ext cx="3972560" cy="3034665"/>
                    </a:xfrm>
                    <a:prstGeom prst="rect">
                      <a:avLst/>
                    </a:prstGeom>
                    <a:ln>
                      <a:noFill/>
                    </a:ln>
                  </pic:spPr>
                </pic:pic>
              </a:graphicData>
            </a:graphic>
          </wp:inline>
        </w:drawing>
      </w:r>
    </w:p>
    <w:p>
      <w:pPr>
        <w:pStyle w:val="38"/>
        <w:rPr>
          <w:rFonts w:cs="Times New Roman"/>
        </w:rPr>
      </w:pPr>
      <w:r>
        <w:rPr>
          <w:rFonts w:cs="Times New Roman"/>
        </w:rPr>
        <w:t>Figure 8. System package diagram</w:t>
      </w:r>
    </w:p>
    <w:p>
      <w:pPr>
        <w:rPr>
          <w:rFonts w:cs="Times New Roman"/>
          <w:lang w:val="en-US"/>
        </w:rPr>
      </w:pPr>
    </w:p>
    <w:p>
      <w:pPr>
        <w:rPr>
          <w:rFonts w:cs="Times New Roman"/>
          <w:color w:val="FF0000"/>
        </w:rPr>
      </w:pPr>
      <w:r>
        <w:rPr>
          <w:rFonts w:cs="Times New Roman"/>
          <w:lang w:val="en-US"/>
        </w:rPr>
        <w:t xml:space="preserve">In </w:t>
      </w:r>
      <w:r>
        <w:rPr>
          <w:rFonts w:cs="Times New Roman"/>
        </w:rPr>
        <w:t>Figure</w:t>
      </w:r>
      <w:r>
        <w:rPr>
          <w:rFonts w:cs="Times New Roman"/>
          <w:lang w:val="en-US"/>
        </w:rPr>
        <w:t xml:space="preserve"> 8, </w:t>
      </w:r>
      <w:r>
        <w:rPr>
          <w:rFonts w:cs="Times New Roman"/>
          <w:b/>
          <w:bCs/>
          <w:lang w:val="en-US"/>
        </w:rPr>
        <w:t xml:space="preserve">Config </w:t>
      </w:r>
      <w:r>
        <w:rPr>
          <w:rFonts w:cs="Times New Roman"/>
          <w:lang w:val="en-US"/>
        </w:rPr>
        <w:t xml:space="preserve">and </w:t>
      </w:r>
      <w:r>
        <w:rPr>
          <w:rFonts w:cs="Times New Roman"/>
          <w:b/>
          <w:bCs/>
          <w:lang w:val="en-US"/>
        </w:rPr>
        <w:t xml:space="preserve">Modules </w:t>
      </w:r>
      <w:r>
        <w:rPr>
          <w:rFonts w:cs="Times New Roman"/>
          <w:lang w:val="en-US"/>
        </w:rPr>
        <w:t xml:space="preserve">packages have the most </w:t>
      </w:r>
      <w:r>
        <w:rPr>
          <w:rFonts w:cs="Times New Roman"/>
        </w:rPr>
        <w:t>dependence</w:t>
      </w:r>
      <w:r>
        <w:rPr>
          <w:rFonts w:cs="Times New Roman"/>
          <w:lang w:val="en-US"/>
        </w:rPr>
        <w:t xml:space="preserve"> on other resources.</w:t>
      </w:r>
      <w:r>
        <w:rPr>
          <w:rFonts w:cs="Times New Roman"/>
        </w:rPr>
        <w:t xml:space="preserve"> </w:t>
      </w:r>
      <w:r>
        <w:rPr>
          <w:rFonts w:cs="Times New Roman"/>
          <w:b/>
          <w:bCs/>
          <w:lang w:val="en-US"/>
        </w:rPr>
        <w:t xml:space="preserve">Config </w:t>
      </w:r>
      <w:r>
        <w:rPr>
          <w:rFonts w:cs="Times New Roman"/>
          <w:lang w:val="en-US"/>
        </w:rPr>
        <w:t>contains all the configuration of the</w:t>
      </w:r>
      <w:r>
        <w:rPr>
          <w:rFonts w:cs="Times New Roman"/>
        </w:rPr>
        <w:t xml:space="preserve"> whole</w:t>
      </w:r>
      <w:r>
        <w:rPr>
          <w:rFonts w:cs="Times New Roman"/>
          <w:lang w:val="en-US"/>
        </w:rPr>
        <w:t xml:space="preserve"> system. </w:t>
      </w:r>
      <w:r>
        <w:rPr>
          <w:rFonts w:cs="Times New Roman"/>
          <w:b/>
          <w:bCs/>
          <w:lang w:val="en-US"/>
        </w:rPr>
        <w:t>Modules</w:t>
      </w:r>
      <w:r>
        <w:rPr>
          <w:rFonts w:cs="Times New Roman"/>
          <w:b/>
          <w:bCs/>
        </w:rPr>
        <w:t xml:space="preserve"> </w:t>
      </w:r>
      <w:r>
        <w:rPr>
          <w:rFonts w:cs="Times New Roman"/>
          <w:bCs/>
        </w:rPr>
        <w:t xml:space="preserve">here </w:t>
      </w:r>
      <w:r>
        <w:rPr>
          <w:rFonts w:cs="Times New Roman"/>
        </w:rPr>
        <w:t>are public plugins downloaded from the Internet for this project.</w:t>
      </w:r>
    </w:p>
    <w:p>
      <w:pPr>
        <w:rPr>
          <w:rFonts w:cs="Times New Roman"/>
          <w:lang w:val="en-US"/>
        </w:rPr>
      </w:pPr>
    </w:p>
    <w:p>
      <w:pPr>
        <w:numPr>
          <w:ilvl w:val="0"/>
          <w:numId w:val="13"/>
        </w:numPr>
        <w:rPr>
          <w:rFonts w:cs="Times New Roman"/>
          <w:b/>
          <w:bCs/>
          <w:lang w:val="en-US"/>
        </w:rPr>
      </w:pPr>
      <w:r>
        <w:rPr>
          <w:rFonts w:cs="Times New Roman"/>
          <w:b/>
          <w:bCs/>
          <w:lang w:val="en-US"/>
        </w:rPr>
        <w:t>Controller Package</w:t>
      </w:r>
    </w:p>
    <w:p>
      <w:pPr>
        <w:rPr>
          <w:rFonts w:cs="Times New Roman"/>
        </w:rPr>
      </w:pPr>
      <w:r>
        <w:rPr>
          <w:rFonts w:cs="Times New Roman"/>
          <w:lang w:val="en-US" w:eastAsia="en-US"/>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28"/>
                    <a:srcRect t="11465" r="-884" b="21328"/>
                    <a:stretch>
                      <a:fillRect/>
                    </a:stretch>
                  </pic:blipFill>
                  <pic:spPr>
                    <a:xfrm>
                      <a:off x="0" y="0"/>
                      <a:ext cx="5198587" cy="2125284"/>
                    </a:xfrm>
                    <a:prstGeom prst="rect">
                      <a:avLst/>
                    </a:prstGeom>
                    <a:ln>
                      <a:noFill/>
                    </a:ln>
                  </pic:spPr>
                </pic:pic>
              </a:graphicData>
            </a:graphic>
          </wp:inline>
        </w:drawing>
      </w:r>
    </w:p>
    <w:p>
      <w:pPr>
        <w:pStyle w:val="38"/>
        <w:rPr>
          <w:rFonts w:cs="Times New Roman"/>
        </w:rPr>
      </w:pPr>
      <w:r>
        <w:rPr>
          <w:rFonts w:cs="Times New Roman"/>
        </w:rPr>
        <w:t>Figure 9. Class diagram of the Controller package</w:t>
      </w:r>
    </w:p>
    <w:p>
      <w:pPr>
        <w:rPr>
          <w:rFonts w:cs="Times New Roman"/>
          <w:lang w:val="en-US"/>
        </w:rPr>
      </w:pPr>
    </w:p>
    <w:p>
      <w:pPr>
        <w:rPr>
          <w:rFonts w:cs="Times New Roman"/>
        </w:rPr>
      </w:pPr>
      <w:r>
        <w:rPr>
          <w:rFonts w:cs="Times New Roman"/>
          <w:lang w:val="en-US"/>
        </w:rPr>
        <w:t>The controller package is the core package of the whole system</w:t>
      </w:r>
      <w:r>
        <w:rPr>
          <w:rFonts w:cs="Times New Roman"/>
          <w:color w:val="000000" w:themeColor="text1"/>
          <w:lang w:val="en-US"/>
          <w14:textFill>
            <w14:solidFill>
              <w14:schemeClr w14:val="tx1"/>
            </w14:solidFill>
          </w14:textFill>
        </w:rPr>
        <w:t>.</w:t>
      </w:r>
      <w:r>
        <w:rPr>
          <w:rFonts w:cs="Times New Roman"/>
          <w:lang w:val="en-US"/>
        </w:rPr>
        <w:t xml:space="preserve"> As shown in </w:t>
      </w:r>
      <w:r>
        <w:rPr>
          <w:rFonts w:cs="Times New Roman"/>
        </w:rPr>
        <w:t>Figure</w:t>
      </w:r>
      <w:r>
        <w:rPr>
          <w:rFonts w:cs="Times New Roman"/>
          <w:lang w:val="en-US"/>
        </w:rPr>
        <w:t xml:space="preserve"> 9,</w:t>
      </w:r>
      <w:r>
        <w:rPr>
          <w:rFonts w:cs="Times New Roman"/>
          <w:color w:val="000000" w:themeColor="text1"/>
          <w:lang w:val="en-US"/>
          <w14:textFill>
            <w14:solidFill>
              <w14:schemeClr w14:val="tx1"/>
            </w14:solidFill>
          </w14:textFill>
        </w:rPr>
        <w:t xml:space="preserve"> </w:t>
      </w:r>
      <w:r>
        <w:rPr>
          <w:rFonts w:cs="Times New Roman"/>
          <w:lang w:val="en-US"/>
        </w:rPr>
        <w:t xml:space="preserve">it contains classes which are used to deal with the user's business logic. The </w:t>
      </w:r>
      <w:r>
        <w:rPr>
          <w:rFonts w:cs="Times New Roman"/>
          <w:b/>
        </w:rPr>
        <w:t xml:space="preserve">Search </w:t>
      </w:r>
      <w:r>
        <w:rPr>
          <w:rFonts w:cs="Times New Roman"/>
          <w:lang w:val="en-US"/>
        </w:rPr>
        <w:t>class solves the search requests</w:t>
      </w:r>
      <w:r>
        <w:rPr>
          <w:rFonts w:cs="Times New Roman"/>
        </w:rPr>
        <w:t xml:space="preserve"> from all users. The </w:t>
      </w:r>
      <w:r>
        <w:rPr>
          <w:rFonts w:cs="Times New Roman"/>
          <w:b/>
        </w:rPr>
        <w:t xml:space="preserve">Config </w:t>
      </w:r>
      <w:r>
        <w:rPr>
          <w:rFonts w:cs="Times New Roman"/>
        </w:rPr>
        <w:t xml:space="preserve">class returns the configuration of the site to the front end. The </w:t>
      </w:r>
      <w:r>
        <w:rPr>
          <w:rFonts w:cs="Times New Roman"/>
          <w:b/>
        </w:rPr>
        <w:t xml:space="preserve">Resource </w:t>
      </w:r>
      <w:r>
        <w:rPr>
          <w:rFonts w:cs="Times New Roman"/>
        </w:rPr>
        <w:t xml:space="preserve">class is responsible for data collection, resource classification, deletion and other functions. Through the </w:t>
      </w:r>
      <w:r>
        <w:rPr>
          <w:rFonts w:cs="Times New Roman"/>
          <w:b/>
        </w:rPr>
        <w:t xml:space="preserve">Resource </w:t>
      </w:r>
      <w:r>
        <w:rPr>
          <w:rFonts w:cs="Times New Roman"/>
        </w:rPr>
        <w:t>class, users can also edit courses and get course lists.</w:t>
      </w:r>
    </w:p>
    <w:p>
      <w:pPr>
        <w:rPr>
          <w:rFonts w:cs="Times New Roman"/>
          <w:lang w:val="en-US"/>
        </w:rPr>
      </w:pPr>
    </w:p>
    <w:p>
      <w:pPr>
        <w:numPr>
          <w:ilvl w:val="0"/>
          <w:numId w:val="13"/>
        </w:numPr>
        <w:rPr>
          <w:rFonts w:cs="Times New Roman"/>
          <w:b/>
          <w:bCs/>
          <w:lang w:val="en-US"/>
        </w:rPr>
      </w:pPr>
      <w:r>
        <w:rPr>
          <w:rFonts w:cs="Times New Roman"/>
          <w:b/>
          <w:bCs/>
          <w:lang w:val="en-US"/>
        </w:rPr>
        <w:t>Private Package</w:t>
      </w:r>
    </w:p>
    <w:p>
      <w:pPr>
        <w:rPr>
          <w:rFonts w:cs="Times New Roman"/>
          <w:lang w:val="en-US"/>
        </w:rPr>
      </w:pPr>
      <w:r>
        <w:rPr>
          <w:rFonts w:cs="Times New Roman"/>
          <w:lang w:val="en-US" w:eastAsia="en-US"/>
        </w:rPr>
        <w:drawing>
          <wp:inline distT="0" distB="0" distL="114300" distR="114300">
            <wp:extent cx="4136390" cy="2084070"/>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29"/>
                    <a:srcRect l="1" t="-1" r="-10201" b="11175"/>
                    <a:stretch>
                      <a:fillRect/>
                    </a:stretch>
                  </pic:blipFill>
                  <pic:spPr>
                    <a:xfrm>
                      <a:off x="0" y="0"/>
                      <a:ext cx="4143885" cy="2087949"/>
                    </a:xfrm>
                    <a:prstGeom prst="rect">
                      <a:avLst/>
                    </a:prstGeom>
                    <a:ln>
                      <a:noFill/>
                    </a:ln>
                  </pic:spPr>
                </pic:pic>
              </a:graphicData>
            </a:graphic>
          </wp:inline>
        </w:drawing>
      </w:r>
    </w:p>
    <w:p>
      <w:pPr>
        <w:pStyle w:val="38"/>
        <w:rPr>
          <w:rFonts w:cs="Times New Roman"/>
        </w:rPr>
      </w:pPr>
      <w:r>
        <w:rPr>
          <w:rFonts w:cs="Times New Roman"/>
        </w:rPr>
        <w:t>Figure 10. Class diagram of the Private package</w:t>
      </w:r>
    </w:p>
    <w:p>
      <w:pPr>
        <w:rPr>
          <w:rFonts w:cs="Times New Roman"/>
          <w:lang w:val="en-US"/>
        </w:rPr>
      </w:pPr>
    </w:p>
    <w:p>
      <w:pPr>
        <w:rPr>
          <w:rFonts w:cs="Times New Roman"/>
        </w:rPr>
      </w:pPr>
      <w:r>
        <w:rPr>
          <w:rFonts w:cs="Times New Roman"/>
          <w:lang w:val="en-US"/>
        </w:rPr>
        <w:t>The core class of the Private package is</w:t>
      </w:r>
      <w:r>
        <w:rPr>
          <w:rFonts w:cs="Times New Roman"/>
        </w:rPr>
        <w:t xml:space="preserve"> the</w:t>
      </w:r>
      <w:r>
        <w:rPr>
          <w:rFonts w:cs="Times New Roman"/>
          <w:lang w:val="en-US"/>
        </w:rPr>
        <w:t xml:space="preserve"> </w:t>
      </w:r>
      <w:r>
        <w:rPr>
          <w:rFonts w:cs="Times New Roman"/>
        </w:rPr>
        <w:t xml:space="preserve">class </w:t>
      </w:r>
      <w:r>
        <w:rPr>
          <w:rFonts w:cs="Times New Roman"/>
          <w:b/>
        </w:rPr>
        <w:t>P</w:t>
      </w:r>
      <w:r>
        <w:rPr>
          <w:rFonts w:cs="Times New Roman"/>
          <w:b/>
          <w:lang w:val="en-US"/>
        </w:rPr>
        <w:t>ublic</w:t>
      </w:r>
      <w:r>
        <w:rPr>
          <w:rFonts w:cs="Times New Roman"/>
          <w:lang w:val="en-US"/>
        </w:rPr>
        <w:t xml:space="preserve">, which means </w:t>
      </w:r>
      <w:r>
        <w:rPr>
          <w:rFonts w:cs="Times New Roman"/>
        </w:rPr>
        <w:t>public</w:t>
      </w:r>
      <w:r>
        <w:rPr>
          <w:rFonts w:cs="Times New Roman"/>
          <w:color w:val="FFC000"/>
          <w:lang w:val="en-US"/>
        </w:rPr>
        <w:t xml:space="preserve"> </w:t>
      </w:r>
      <w:r>
        <w:rPr>
          <w:rFonts w:cs="Times New Roman"/>
          <w:lang w:val="en-US"/>
        </w:rPr>
        <w:t>library</w:t>
      </w:r>
      <w:r>
        <w:rPr>
          <w:rFonts w:cs="Times New Roman"/>
        </w:rPr>
        <w:t xml:space="preserve"> in a private project</w:t>
      </w:r>
      <w:r>
        <w:rPr>
          <w:rFonts w:cs="Times New Roman"/>
          <w:lang w:val="en-US"/>
        </w:rPr>
        <w:t>. It is a public library specially developed for</w:t>
      </w:r>
      <w:r>
        <w:rPr>
          <w:rFonts w:cs="Times New Roman"/>
        </w:rPr>
        <w:t xml:space="preserve"> only</w:t>
      </w:r>
      <w:r>
        <w:rPr>
          <w:rFonts w:cs="Times New Roman"/>
          <w:lang w:val="en-US"/>
        </w:rPr>
        <w:t xml:space="preserve"> this system</w:t>
      </w:r>
      <w:r>
        <w:rPr>
          <w:rFonts w:cs="Times New Roman"/>
        </w:rPr>
        <w:t xml:space="preserve"> (search engine). It includes functionality such as get random numbers, format date, check user info, etc., which are commonly and frequently used</w:t>
      </w:r>
      <w:r>
        <w:rPr>
          <w:rFonts w:cs="Times New Roman"/>
          <w:lang w:val="en-US"/>
        </w:rPr>
        <w:t xml:space="preserve">. It can be </w:t>
      </w:r>
      <w:r>
        <w:rPr>
          <w:rFonts w:cs="Times New Roman"/>
        </w:rPr>
        <w:t xml:space="preserve">imported and used </w:t>
      </w:r>
      <w:r>
        <w:rPr>
          <w:rFonts w:cs="Times New Roman"/>
          <w:lang w:val="en-US"/>
        </w:rPr>
        <w:t>by controller</w:t>
      </w:r>
      <w:r>
        <w:rPr>
          <w:rFonts w:cs="Times New Roman"/>
        </w:rPr>
        <w:t>s</w:t>
      </w:r>
      <w:r>
        <w:rPr>
          <w:rFonts w:cs="Times New Roman"/>
          <w:lang w:val="en-US"/>
        </w:rPr>
        <w:t xml:space="preserve"> to reduce code redundancy and coupling. This is a</w:t>
      </w:r>
      <w:r>
        <w:rPr>
          <w:rFonts w:cs="Times New Roman"/>
        </w:rPr>
        <w:t xml:space="preserve"> very</w:t>
      </w:r>
      <w:r>
        <w:rPr>
          <w:rFonts w:cs="Times New Roman"/>
          <w:lang w:val="en-US"/>
        </w:rPr>
        <w:t xml:space="preserve"> common design idea in software engineering:</w:t>
      </w:r>
      <w:r>
        <w:rPr>
          <w:rFonts w:cs="Times New Roman"/>
        </w:rPr>
        <w:t xml:space="preserve"> </w:t>
      </w:r>
      <w:r>
        <w:rPr>
          <w:rFonts w:cs="Times New Roman"/>
          <w:lang w:val="en-US"/>
        </w:rPr>
        <w:t xml:space="preserve">high cohesion, </w:t>
      </w:r>
      <w:r>
        <w:rPr>
          <w:rFonts w:cs="Times New Roman"/>
        </w:rPr>
        <w:t xml:space="preserve">loose </w:t>
      </w:r>
      <w:r>
        <w:rPr>
          <w:rFonts w:cs="Times New Roman"/>
          <w:lang w:val="en-US"/>
        </w:rPr>
        <w:t>coupling</w:t>
      </w:r>
      <w:r>
        <w:rPr>
          <w:rStyle w:val="18"/>
          <w:rFonts w:cs="Times New Roman"/>
          <w:lang w:val="en-US"/>
        </w:rPr>
        <w:t>[</w:t>
      </w:r>
      <w:r>
        <w:rPr>
          <w:rStyle w:val="18"/>
          <w:rFonts w:cs="Times New Roman"/>
          <w:lang w:val="en-US"/>
        </w:rPr>
        <w:endnoteReference w:id="16"/>
      </w:r>
      <w:r>
        <w:rPr>
          <w:rStyle w:val="18"/>
          <w:rFonts w:cs="Times New Roman"/>
          <w:lang w:val="en-US"/>
        </w:rPr>
        <w:t>]</w:t>
      </w:r>
      <w:r>
        <w:rPr>
          <w:rFonts w:cs="Times New Roman"/>
        </w:rPr>
        <w:t>. The DB class provides a set of methods to operate a database, such as inset, query and delete.</w:t>
      </w:r>
    </w:p>
    <w:p>
      <w:pPr>
        <w:rPr>
          <w:rFonts w:cs="Times New Roman"/>
          <w:lang w:val="en-US"/>
        </w:rPr>
      </w:pPr>
    </w:p>
    <w:p>
      <w:pPr>
        <w:numPr>
          <w:ilvl w:val="0"/>
          <w:numId w:val="13"/>
        </w:numPr>
        <w:rPr>
          <w:rFonts w:cs="Times New Roman"/>
          <w:b/>
          <w:bCs/>
          <w:lang w:val="en-US"/>
        </w:rPr>
      </w:pPr>
      <w:r>
        <w:rPr>
          <w:rFonts w:cs="Times New Roman"/>
          <w:b/>
          <w:bCs/>
          <w:lang w:val="en-US"/>
        </w:rPr>
        <w:t>Server Package</w:t>
      </w:r>
    </w:p>
    <w:p>
      <w:pPr>
        <w:rPr>
          <w:rFonts w:cs="Times New Roman"/>
          <w:lang w:val="en-US"/>
        </w:rPr>
      </w:pPr>
    </w:p>
    <w:p>
      <w:pPr>
        <w:rPr>
          <w:rFonts w:cs="Times New Roman"/>
          <w:lang w:val="en-US"/>
        </w:rPr>
      </w:pPr>
      <w:r>
        <w:rPr>
          <w:rFonts w:cs="Times New Roman"/>
          <w:lang w:val="en-US" w:eastAsia="en-US"/>
        </w:rPr>
        <w:drawing>
          <wp:inline distT="0" distB="0" distL="114300" distR="114300">
            <wp:extent cx="2959735" cy="127889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30"/>
                    <a:srcRect b="18381"/>
                    <a:stretch>
                      <a:fillRect/>
                    </a:stretch>
                  </pic:blipFill>
                  <pic:spPr>
                    <a:xfrm>
                      <a:off x="0" y="0"/>
                      <a:ext cx="2959735" cy="1278890"/>
                    </a:xfrm>
                    <a:prstGeom prst="rect">
                      <a:avLst/>
                    </a:prstGeom>
                    <a:ln>
                      <a:noFill/>
                    </a:ln>
                  </pic:spPr>
                </pic:pic>
              </a:graphicData>
            </a:graphic>
          </wp:inline>
        </w:drawing>
      </w:r>
    </w:p>
    <w:p>
      <w:pPr>
        <w:pStyle w:val="38"/>
        <w:rPr>
          <w:rFonts w:cs="Times New Roman"/>
        </w:rPr>
      </w:pPr>
      <w:r>
        <w:rPr>
          <w:rFonts w:cs="Times New Roman"/>
        </w:rPr>
        <w:t>Figure 11. Class diagram of the Server package</w:t>
      </w:r>
    </w:p>
    <w:p>
      <w:pPr>
        <w:rPr>
          <w:rFonts w:cs="Times New Roman"/>
          <w:lang w:val="en-US"/>
        </w:rPr>
      </w:pPr>
    </w:p>
    <w:p>
      <w:pPr>
        <w:rPr>
          <w:rFonts w:cs="Times New Roman"/>
          <w:lang w:val="en-US"/>
        </w:rPr>
      </w:pPr>
      <w:r>
        <w:rPr>
          <w:rFonts w:cs="Times New Roman"/>
          <w:lang w:val="en-US"/>
        </w:rPr>
        <w:t xml:space="preserve">The Server package is the </w:t>
      </w:r>
      <w:r>
        <w:rPr>
          <w:rFonts w:cs="Times New Roman"/>
        </w:rPr>
        <w:t xml:space="preserve">web server </w:t>
      </w:r>
      <w:r>
        <w:rPr>
          <w:rFonts w:cs="Times New Roman"/>
          <w:lang w:val="en-US"/>
        </w:rPr>
        <w:t>start-up entry</w:t>
      </w:r>
      <w:r>
        <w:rPr>
          <w:rFonts w:cs="Times New Roman"/>
        </w:rPr>
        <w:t>.</w:t>
      </w:r>
      <w:r>
        <w:rPr>
          <w:rFonts w:cs="Times New Roman"/>
          <w:lang w:val="en-US"/>
        </w:rPr>
        <w:t xml:space="preserve"> </w:t>
      </w:r>
      <w:r>
        <w:rPr>
          <w:rFonts w:cs="Times New Roman"/>
        </w:rPr>
        <w:t xml:space="preserve">It </w:t>
      </w:r>
      <w:r>
        <w:rPr>
          <w:rFonts w:cs="Times New Roman"/>
          <w:lang w:val="en-US"/>
        </w:rPr>
        <w:t>listens for and distributes the user's request to the controller</w:t>
      </w:r>
      <w:r>
        <w:rPr>
          <w:rFonts w:cs="Times New Roman"/>
        </w:rPr>
        <w:t>s</w:t>
      </w:r>
      <w:r>
        <w:rPr>
          <w:rFonts w:cs="Times New Roman"/>
          <w:lang w:val="en-US"/>
        </w:rPr>
        <w:t xml:space="preserve">. The </w:t>
      </w:r>
      <w:r>
        <w:rPr>
          <w:rFonts w:cs="Times New Roman"/>
        </w:rPr>
        <w:t xml:space="preserve">mapping </w:t>
      </w:r>
      <w:r>
        <w:rPr>
          <w:rFonts w:cs="Times New Roman"/>
          <w:lang w:val="en-US"/>
        </w:rPr>
        <w:t>mode used between the Server package and the controller</w:t>
      </w:r>
      <w:r>
        <w:rPr>
          <w:rFonts w:cs="Times New Roman"/>
        </w:rPr>
        <w:t>s</w:t>
      </w:r>
      <w:r>
        <w:rPr>
          <w:rFonts w:cs="Times New Roman"/>
          <w:lang w:val="en-US"/>
        </w:rPr>
        <w:t xml:space="preserve"> is</w:t>
      </w:r>
      <w:r>
        <w:rPr>
          <w:rFonts w:cs="Times New Roman"/>
        </w:rPr>
        <w:t xml:space="preserve"> called</w:t>
      </w:r>
      <w:r>
        <w:rPr>
          <w:rFonts w:cs="Times New Roman"/>
          <w:lang w:val="en-US"/>
        </w:rPr>
        <w:t xml:space="preserve"> </w:t>
      </w:r>
      <w:r>
        <w:rPr>
          <w:rFonts w:cs="Times New Roman"/>
          <w:b/>
          <w:lang w:val="en-US"/>
        </w:rPr>
        <w:t>Convention Routing</w:t>
      </w:r>
      <w:r>
        <w:rPr>
          <w:rFonts w:cs="Times New Roman"/>
        </w:rPr>
        <w:t>. Figure</w:t>
      </w:r>
      <w:r>
        <w:rPr>
          <w:rFonts w:cs="Times New Roman"/>
          <w:lang w:val="en-US"/>
        </w:rPr>
        <w:t xml:space="preserve"> 12 depicts what the </w:t>
      </w:r>
      <w:r>
        <w:rPr>
          <w:rFonts w:cs="Times New Roman"/>
        </w:rPr>
        <w:t xml:space="preserve">convention </w:t>
      </w:r>
      <w:r>
        <w:rPr>
          <w:rFonts w:cs="Times New Roman"/>
          <w:lang w:val="en-US"/>
        </w:rPr>
        <w:t>routing</w:t>
      </w:r>
      <w:r>
        <w:rPr>
          <w:rFonts w:cs="Times New Roman"/>
        </w:rPr>
        <w:t xml:space="preserve"> mode looks like</w:t>
      </w:r>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31"/>
                    <a:stretch>
                      <a:fillRect/>
                    </a:stretch>
                  </pic:blipFill>
                  <pic:spPr>
                    <a:xfrm>
                      <a:off x="0" y="0"/>
                      <a:ext cx="3239224" cy="3622684"/>
                    </a:xfrm>
                    <a:prstGeom prst="rect">
                      <a:avLst/>
                    </a:prstGeom>
                  </pic:spPr>
                </pic:pic>
              </a:graphicData>
            </a:graphic>
          </wp:inline>
        </w:drawing>
      </w:r>
    </w:p>
    <w:p>
      <w:pPr>
        <w:pStyle w:val="38"/>
        <w:rPr>
          <w:rFonts w:cs="Times New Roman"/>
        </w:rPr>
      </w:pPr>
      <w:r>
        <w:rPr>
          <w:rFonts w:cs="Times New Roman"/>
        </w:rPr>
        <w:t>Figure 12. Router to Controllers</w:t>
      </w:r>
    </w:p>
    <w:p>
      <w:pPr>
        <w:rPr>
          <w:rFonts w:cs="Times New Roman"/>
        </w:rPr>
      </w:pPr>
    </w:p>
    <w:p>
      <w:pPr>
        <w:rPr>
          <w:rFonts w:cs="Times New Roman"/>
        </w:rPr>
      </w:pPr>
      <w:r>
        <w:rPr>
          <w:rFonts w:cs="Times New Roman"/>
        </w:rPr>
        <w:t>The routing solution is to automatically map the user's router to the same class name and action name under the controller. The characteristic and advantage of the convention routing method is that it does not need to configure the route files. This helps reduce the development time and the writing of method documents. It can also reduce the possible misunderstanding between the front-end and back-end communication.</w:t>
      </w:r>
    </w:p>
    <w:p>
      <w:pPr>
        <w:rPr>
          <w:rFonts w:cs="Times New Roman"/>
        </w:rPr>
      </w:pPr>
    </w:p>
    <w:p>
      <w:pPr>
        <w:rPr>
          <w:rFonts w:cs="Times New Roman"/>
          <w:color w:val="FF0000"/>
        </w:rPr>
      </w:pPr>
      <w:r>
        <w:rPr>
          <w:rFonts w:cs="Times New Roman"/>
        </w:rPr>
        <w:t>In this system, the static file has its own unique mapping method, different from the controller, so it can isolate the access of code and media files, for guaranteed security. Static files, like images, CSS files, fonts and other files, can be used by the website visitors or browsers, but the source code and executable files cannot.</w:t>
      </w:r>
    </w:p>
    <w:p>
      <w:pPr>
        <w:pStyle w:val="4"/>
        <w:rPr>
          <w:rFonts w:cs="Times New Roman"/>
          <w:lang w:val="en-US"/>
        </w:rPr>
      </w:pPr>
      <w:bookmarkStart w:id="294" w:name="_Toc5283"/>
      <w:bookmarkStart w:id="295" w:name="_Toc13617"/>
      <w:bookmarkStart w:id="296" w:name="_Toc1757430603"/>
      <w:bookmarkStart w:id="297" w:name="_Toc916579145"/>
      <w:bookmarkStart w:id="298" w:name="_Toc2015710785"/>
      <w:bookmarkStart w:id="299" w:name="_Toc601900510"/>
      <w:bookmarkStart w:id="300" w:name="_Toc11355"/>
      <w:bookmarkStart w:id="301" w:name="_Toc738156828"/>
      <w:bookmarkStart w:id="302" w:name="_Toc155540000"/>
      <w:bookmarkStart w:id="303" w:name="_Toc828332092"/>
      <w:bookmarkStart w:id="304" w:name="_Toc1571521846"/>
      <w:r>
        <w:rPr>
          <w:rFonts w:cs="Times New Roman"/>
        </w:rPr>
        <w:t xml:space="preserve">4.2.5 </w:t>
      </w:r>
      <w:r>
        <w:rPr>
          <w:rFonts w:cs="Times New Roman"/>
          <w:lang w:val="en-US"/>
        </w:rPr>
        <w:t>Sequence Diagram</w:t>
      </w:r>
      <w:bookmarkEnd w:id="294"/>
      <w:bookmarkEnd w:id="295"/>
      <w:bookmarkEnd w:id="296"/>
      <w:bookmarkEnd w:id="297"/>
      <w:bookmarkEnd w:id="298"/>
      <w:bookmarkEnd w:id="299"/>
      <w:bookmarkEnd w:id="300"/>
      <w:bookmarkEnd w:id="301"/>
      <w:bookmarkEnd w:id="302"/>
      <w:bookmarkEnd w:id="303"/>
      <w:bookmarkEnd w:id="304"/>
    </w:p>
    <w:p>
      <w:pPr>
        <w:rPr>
          <w:rFonts w:cs="Times New Roman"/>
        </w:rPr>
      </w:pPr>
      <w:r>
        <w:rPr>
          <w:rFonts w:cs="Times New Roman"/>
          <w:lang w:val="en-US"/>
        </w:rPr>
        <w:t xml:space="preserve">The main function of search engine system is to search valuable resources, and this search process needs to happen in a specific sequence. </w:t>
      </w:r>
      <w:r>
        <w:rPr>
          <w:rFonts w:cs="Times New Roman"/>
        </w:rPr>
        <w:t>The following is the UML diagram of the search sequence.</w:t>
      </w:r>
    </w:p>
    <w:p>
      <w:pPr>
        <w:rPr>
          <w:rFonts w:cs="Times New Roman"/>
        </w:rPr>
      </w:pPr>
      <w:r>
        <w:rPr>
          <w:rFonts w:cs="Times New Roman"/>
          <w:lang w:val="en-US" w:eastAsia="en-US"/>
        </w:rPr>
        <w:drawing>
          <wp:inline distT="0" distB="0" distL="114300" distR="114300">
            <wp:extent cx="4857115" cy="4204335"/>
            <wp:effectExtent l="0" t="0" r="0" b="0"/>
            <wp:docPr id="18" name="图片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true"/>
                    </pic:cNvPicPr>
                  </pic:nvPicPr>
                  <pic:blipFill>
                    <a:blip r:embed="rId32"/>
                    <a:stretch>
                      <a:fillRect/>
                    </a:stretch>
                  </pic:blipFill>
                  <pic:spPr>
                    <a:xfrm>
                      <a:off x="0" y="0"/>
                      <a:ext cx="4857115" cy="4204335"/>
                    </a:xfrm>
                    <a:prstGeom prst="rect">
                      <a:avLst/>
                    </a:prstGeom>
                  </pic:spPr>
                </pic:pic>
              </a:graphicData>
            </a:graphic>
          </wp:inline>
        </w:drawing>
      </w:r>
    </w:p>
    <w:p>
      <w:pPr>
        <w:pStyle w:val="38"/>
        <w:rPr>
          <w:rFonts w:cs="Times New Roman"/>
        </w:rPr>
      </w:pPr>
      <w:r>
        <w:rPr>
          <w:rFonts w:cs="Times New Roman"/>
        </w:rPr>
        <w:t>Figure 13. Sequence diagram of search process</w:t>
      </w:r>
    </w:p>
    <w:p>
      <w:pPr>
        <w:rPr>
          <w:rFonts w:cs="Times New Roman"/>
        </w:rPr>
      </w:pPr>
    </w:p>
    <w:p>
      <w:pPr>
        <w:rPr>
          <w:rFonts w:cs="Times New Roman"/>
        </w:rPr>
      </w:pPr>
      <w:r>
        <w:rPr>
          <w:rFonts w:cs="Times New Roman"/>
        </w:rPr>
        <w:t xml:space="preserve">The search process of the system proceeds as follows: After getting the user's request from the server, the keywords are sent to the </w:t>
      </w:r>
      <w:r>
        <w:rPr>
          <w:rFonts w:cs="Times New Roman"/>
          <w:b/>
          <w:bCs/>
        </w:rPr>
        <w:t>Search</w:t>
      </w:r>
      <w:r>
        <w:rPr>
          <w:rFonts w:cs="Times New Roman"/>
        </w:rPr>
        <w:t xml:space="preserve"> controller to screen the data in resource database. When the matching and approximate data results are found, the </w:t>
      </w:r>
      <w:r>
        <w:rPr>
          <w:rFonts w:cs="Times New Roman"/>
          <w:b/>
          <w:bCs/>
        </w:rPr>
        <w:t>Search</w:t>
      </w:r>
      <w:r>
        <w:rPr>
          <w:rFonts w:cs="Times New Roman"/>
        </w:rPr>
        <w:t xml:space="preserve"> controller calculates and verifies the value of the resources through the </w:t>
      </w:r>
      <w:r>
        <w:rPr>
          <w:rFonts w:cs="Times New Roman"/>
          <w:b/>
          <w:bCs/>
        </w:rPr>
        <w:t>LRV</w:t>
      </w:r>
      <w:r>
        <w:rPr>
          <w:rFonts w:cs="Times New Roman"/>
          <w:b/>
          <w:bCs/>
          <w:lang w:val="en-US"/>
        </w:rPr>
        <w:t xml:space="preserve"> Rank</w:t>
      </w:r>
      <w:r>
        <w:rPr>
          <w:rFonts w:cs="Times New Roman"/>
          <w:b/>
          <w:bCs/>
        </w:rPr>
        <w:t xml:space="preserve"> </w:t>
      </w:r>
      <w:r>
        <w:rPr>
          <w:rFonts w:cs="Times New Roman"/>
        </w:rPr>
        <w:t>module service, and then returns the organized results to the controller. Finally, the controller returns a sorted list of results to the user browser through the HTTP server. Users get valuable resources that match their requests.</w:t>
      </w:r>
    </w:p>
    <w:p>
      <w:pPr>
        <w:pStyle w:val="2"/>
        <w:rPr>
          <w:rFonts w:cs="Times New Roman"/>
        </w:rPr>
      </w:pPr>
      <w:bookmarkStart w:id="305" w:name="_Toc1320343176"/>
      <w:bookmarkStart w:id="306" w:name="_Toc2147"/>
      <w:bookmarkStart w:id="307" w:name="_Toc1312248861"/>
      <w:bookmarkStart w:id="308" w:name="_Toc1152460133"/>
      <w:bookmarkStart w:id="309" w:name="_Toc4520"/>
      <w:bookmarkStart w:id="310" w:name="_Toc446133526"/>
      <w:bookmarkStart w:id="311" w:name="_Toc217271303"/>
      <w:bookmarkStart w:id="312" w:name="_Toc15526"/>
      <w:bookmarkStart w:id="313" w:name="_Toc1519868971"/>
      <w:bookmarkStart w:id="314" w:name="_Toc1767945063"/>
      <w:bookmarkStart w:id="315" w:name="_Toc402351782"/>
      <w:r>
        <w:rPr>
          <w:rFonts w:cs="Times New Roman"/>
        </w:rPr>
        <w:t>5 ALGORITHMS</w:t>
      </w:r>
      <w:bookmarkEnd w:id="305"/>
      <w:bookmarkEnd w:id="306"/>
      <w:bookmarkEnd w:id="307"/>
      <w:bookmarkEnd w:id="308"/>
      <w:bookmarkEnd w:id="309"/>
      <w:bookmarkEnd w:id="310"/>
      <w:bookmarkEnd w:id="311"/>
      <w:bookmarkEnd w:id="312"/>
      <w:bookmarkEnd w:id="313"/>
      <w:bookmarkEnd w:id="314"/>
      <w:bookmarkEnd w:id="315"/>
      <w:r>
        <w:rPr>
          <w:rFonts w:cs="Times New Roman"/>
        </w:rPr>
        <w:t xml:space="preserve"> </w:t>
      </w:r>
    </w:p>
    <w:p>
      <w:pPr>
        <w:rPr>
          <w:rFonts w:cs="Times New Roman"/>
        </w:rPr>
      </w:pPr>
      <w:r>
        <w:rPr>
          <w:rFonts w:cs="Times New Roman"/>
        </w:rPr>
        <w:t>This chapter describes key algorithms and methods proposed for this learning resource search engine, to achieve the goal of “good user experience”, which means: (1) fast access to search results, and (2) valuable learning resources, which is in line with the theme of the thesis. From a development point-of-view, the goals are “storage and search efficiency” and “resource sorting and filtering”.</w:t>
      </w:r>
    </w:p>
    <w:p>
      <w:pPr>
        <w:rPr>
          <w:rFonts w:cs="Times New Roman"/>
        </w:rPr>
      </w:pPr>
    </w:p>
    <w:p>
      <w:pPr>
        <w:rPr>
          <w:rFonts w:cs="Times New Roman"/>
        </w:rPr>
      </w:pPr>
      <w:r>
        <w:rPr>
          <w:rFonts w:cs="Times New Roman"/>
        </w:rPr>
        <w:t xml:space="preserve">The definitions and methods in traditional search engines enable </w:t>
      </w:r>
      <w:r>
        <w:rPr>
          <w:rFonts w:cs="Times New Roman"/>
          <w:b/>
          <w:bCs/>
        </w:rPr>
        <w:t>RD</w:t>
      </w:r>
      <w:r>
        <w:rPr>
          <w:rFonts w:cs="Times New Roman"/>
        </w:rPr>
        <w:t>, which stands for Resource Discovery</w:t>
      </w:r>
      <w:r>
        <w:rPr>
          <w:rFonts w:cs="Times New Roman"/>
          <w:vertAlign w:val="superscript"/>
          <w:lang w:val="en-US"/>
        </w:rPr>
        <w:t>[</w:t>
      </w:r>
      <w:r>
        <w:rPr>
          <w:rStyle w:val="18"/>
          <w:rFonts w:cs="Times New Roman"/>
        </w:rPr>
        <w:fldChar w:fldCharType="begin"/>
      </w:r>
      <w:r>
        <w:rPr>
          <w:rStyle w:val="18"/>
          <w:rFonts w:cs="Times New Roman"/>
        </w:rPr>
        <w:instrText xml:space="preserve"> NOTEREF _Ref2028575688 \h </w:instrText>
      </w:r>
      <w:r>
        <w:rPr>
          <w:rStyle w:val="18"/>
          <w:rFonts w:cs="Times New Roman"/>
        </w:rPr>
        <w:fldChar w:fldCharType="separate"/>
      </w:r>
      <w:r>
        <w:rPr>
          <w:rStyle w:val="18"/>
          <w:rFonts w:cs="Times New Roman"/>
        </w:rPr>
        <w:t>6</w:t>
      </w:r>
      <w:r>
        <w:rPr>
          <w:rStyle w:val="18"/>
          <w:rFonts w:cs="Times New Roman"/>
        </w:rPr>
        <w:fldChar w:fldCharType="end"/>
      </w:r>
      <w:r>
        <w:rPr>
          <w:rFonts w:eastAsia="宋体" w:cs="Times New Roman"/>
          <w:vertAlign w:val="superscript"/>
          <w:lang w:val="en-US"/>
        </w:rPr>
        <w:t>]</w:t>
      </w:r>
      <w:r>
        <w:rPr>
          <w:rFonts w:cs="Times New Roman"/>
        </w:rPr>
        <w:t xml:space="preserve">. </w:t>
      </w:r>
      <w:r>
        <w:rPr>
          <w:rFonts w:cs="Times New Roman"/>
          <w:b/>
          <w:bCs/>
        </w:rPr>
        <w:t xml:space="preserve">RD </w:t>
      </w:r>
      <w:r>
        <w:rPr>
          <w:rFonts w:cs="Times New Roman"/>
        </w:rPr>
        <w:t xml:space="preserve">has been explained in chapter 2.2. The algorithms that we developed for the learning resource search engine system are collectively called </w:t>
      </w:r>
      <w:r>
        <w:rPr>
          <w:rFonts w:cs="Times New Roman"/>
          <w:b/>
          <w:bCs/>
        </w:rPr>
        <w:t>LRV</w:t>
      </w:r>
      <w:r>
        <w:rPr>
          <w:rFonts w:cs="Times New Roman"/>
        </w:rPr>
        <w:t xml:space="preserve">, which stands for “Learning Resource Value”. </w:t>
      </w:r>
      <w:r>
        <w:rPr>
          <w:rFonts w:cs="Times New Roman"/>
          <w:b/>
        </w:rPr>
        <w:t>LRV</w:t>
      </w:r>
      <w:r>
        <w:rPr>
          <w:rFonts w:cs="Times New Roman"/>
        </w:rPr>
        <w:t xml:space="preserve"> has advantages over </w:t>
      </w:r>
      <w:r>
        <w:rPr>
          <w:rFonts w:cs="Times New Roman"/>
          <w:b/>
        </w:rPr>
        <w:t>RD</w:t>
      </w:r>
      <w:r>
        <w:rPr>
          <w:rFonts w:cs="Times New Roman"/>
        </w:rPr>
        <w:t xml:space="preserve"> as detailed below. Like the approach of </w:t>
      </w:r>
      <w:r>
        <w:rPr>
          <w:rFonts w:cs="Times New Roman"/>
          <w:b/>
          <w:bCs/>
        </w:rPr>
        <w:t>RD</w:t>
      </w:r>
      <w:r>
        <w:rPr>
          <w:rFonts w:cs="Times New Roman"/>
        </w:rPr>
        <w:t xml:space="preserve">, </w:t>
      </w:r>
      <w:r>
        <w:rPr>
          <w:rFonts w:cs="Times New Roman"/>
          <w:b/>
          <w:bCs/>
        </w:rPr>
        <w:t xml:space="preserve">LRV </w:t>
      </w:r>
      <w:r>
        <w:rPr>
          <w:rFonts w:cs="Times New Roman"/>
        </w:rPr>
        <w:t xml:space="preserve">contains two parts: storage-query and results-rank. </w:t>
      </w:r>
    </w:p>
    <w:p>
      <w:pPr>
        <w:pStyle w:val="3"/>
        <w:rPr>
          <w:rFonts w:cs="Times New Roman"/>
        </w:rPr>
      </w:pPr>
      <w:bookmarkStart w:id="316" w:name="_Toc465350788"/>
      <w:bookmarkStart w:id="317" w:name="_Toc11326"/>
      <w:bookmarkStart w:id="318" w:name="_Toc110654302"/>
      <w:bookmarkStart w:id="319" w:name="_Toc1672834177"/>
      <w:bookmarkStart w:id="320" w:name="_Toc1651834669"/>
      <w:bookmarkStart w:id="321" w:name="_Toc2100810185"/>
      <w:bookmarkStart w:id="322" w:name="_Toc55673317"/>
      <w:bookmarkStart w:id="323" w:name="_Toc13477"/>
      <w:bookmarkStart w:id="324" w:name="_Toc16539"/>
      <w:bookmarkStart w:id="325" w:name="_Toc946693245"/>
      <w:bookmarkStart w:id="326" w:name="_Toc30337386"/>
      <w:r>
        <w:rPr>
          <w:rFonts w:cs="Times New Roman"/>
        </w:rPr>
        <w:t>5.1</w:t>
      </w:r>
      <w:bookmarkEnd w:id="316"/>
      <w:r>
        <w:rPr>
          <w:rFonts w:cs="Times New Roman"/>
          <w:lang w:val="en-US"/>
        </w:rPr>
        <w:t xml:space="preserve"> </w:t>
      </w:r>
      <w:r>
        <w:rPr>
          <w:rFonts w:cs="Times New Roman"/>
        </w:rPr>
        <w:t>Improvements over</w:t>
      </w:r>
      <w:r>
        <w:rPr>
          <w:rFonts w:cs="Times New Roman"/>
          <w:lang w:val="en-US"/>
        </w:rPr>
        <w:t xml:space="preserve"> </w:t>
      </w:r>
      <w:r>
        <w:rPr>
          <w:rFonts w:cs="Times New Roman"/>
        </w:rPr>
        <w:t>RD</w:t>
      </w:r>
      <w:bookmarkEnd w:id="317"/>
      <w:bookmarkEnd w:id="318"/>
      <w:bookmarkEnd w:id="319"/>
      <w:bookmarkEnd w:id="320"/>
      <w:bookmarkEnd w:id="321"/>
      <w:bookmarkEnd w:id="322"/>
      <w:bookmarkEnd w:id="323"/>
      <w:bookmarkEnd w:id="324"/>
      <w:bookmarkEnd w:id="325"/>
      <w:bookmarkEnd w:id="326"/>
    </w:p>
    <w:p>
      <w:pPr>
        <w:rPr>
          <w:rFonts w:cs="Times New Roman"/>
        </w:rPr>
      </w:pPr>
      <w:r>
        <w:rPr>
          <w:rFonts w:cs="Times New Roman"/>
        </w:rPr>
        <w:t xml:space="preserve">The traditional </w:t>
      </w:r>
      <w:r>
        <w:rPr>
          <w:rFonts w:cs="Times New Roman"/>
          <w:b/>
          <w:bCs/>
        </w:rPr>
        <w:t xml:space="preserve">RD </w:t>
      </w:r>
      <w:r>
        <w:rPr>
          <w:rFonts w:cs="Times New Roman"/>
          <w:bCs/>
        </w:rPr>
        <w:t>approach</w:t>
      </w:r>
      <w:r>
        <w:rPr>
          <w:rFonts w:cs="Times New Roman"/>
          <w:b/>
          <w:bCs/>
        </w:rPr>
        <w:t xml:space="preserve"> </w:t>
      </w:r>
      <w:r>
        <w:rPr>
          <w:rFonts w:cs="Times New Roman"/>
        </w:rPr>
        <w:t xml:space="preserve">has certain limitations when applied to the learning resource search engine. </w:t>
      </w:r>
    </w:p>
    <w:p>
      <w:pPr>
        <w:rPr>
          <w:rFonts w:cs="Times New Roman"/>
        </w:rPr>
      </w:pPr>
    </w:p>
    <w:p>
      <w:pPr>
        <w:rPr>
          <w:rFonts w:cs="Times New Roman"/>
          <w:color w:val="000000" w:themeColor="text1"/>
          <w14:textFill>
            <w14:solidFill>
              <w14:schemeClr w14:val="tx1"/>
            </w14:solidFill>
          </w14:textFill>
        </w:rPr>
      </w:pPr>
      <w:r>
        <w:rPr>
          <w:rFonts w:cs="Times New Roman"/>
        </w:rPr>
        <w:t xml:space="preserve">The distributed system needed for RD requires large amounts of storage and needs hundreds of distributed servers. The need to distribute resources to multiple servers can result in the waste of many physical resources, and in terms of software design it is also costly to create and maintain such a system.  In contrast, in our system we only save the links and vital information about resources, without caching any original resources. If we assume that the learning resource database is significantly lighter than those of all-purpose search engines, we can choose not to use distributed storage for it, and even if we choose to use distributed storage, we do not </w:t>
      </w:r>
      <w:r>
        <w:rPr>
          <w:rFonts w:cs="Times New Roman"/>
          <w:color w:val="000000" w:themeColor="text1"/>
          <w14:textFill>
            <w14:solidFill>
              <w14:schemeClr w14:val="tx1"/>
            </w14:solidFill>
          </w14:textFill>
        </w:rPr>
        <w:t xml:space="preserve">need to adopt a new file system such as </w:t>
      </w:r>
      <w:r>
        <w:rPr>
          <w:rFonts w:cs="Times New Roman"/>
          <w:b/>
          <w:color w:val="000000" w:themeColor="text1"/>
          <w14:textFill>
            <w14:solidFill>
              <w14:schemeClr w14:val="tx1"/>
            </w14:solidFill>
          </w14:textFill>
        </w:rPr>
        <w:t>GFS</w:t>
      </w:r>
      <w:r>
        <w:rPr>
          <w:rFonts w:cs="Times New Roman"/>
          <w:color w:val="000000" w:themeColor="text1"/>
          <w14:textFill>
            <w14:solidFill>
              <w14:schemeClr w14:val="tx1"/>
            </w14:solidFill>
          </w14:textFill>
        </w:rPr>
        <w:t xml:space="preserve"> to distribute our database.</w:t>
      </w:r>
    </w:p>
    <w:p>
      <w:pPr>
        <w:rPr>
          <w:rFonts w:cs="Times New Roman"/>
        </w:rPr>
      </w:pPr>
    </w:p>
    <w:p>
      <w:pPr>
        <w:rPr>
          <w:rFonts w:cs="Times New Roman"/>
        </w:rPr>
      </w:pPr>
      <w:r>
        <w:rPr>
          <w:rFonts w:cs="Times New Roman"/>
        </w:rPr>
        <w:t xml:space="preserve">The learning resource search engine also needs its specially designed ranking methods to achieve good performance. In Chapter 3, we have listed a number of search engine problems in the particular area of learning resources. The traditional </w:t>
      </w:r>
      <w:r>
        <w:rPr>
          <w:rFonts w:cs="Times New Roman"/>
          <w:b/>
          <w:bCs/>
        </w:rPr>
        <w:t xml:space="preserve">RD </w:t>
      </w:r>
      <w:r>
        <w:rPr>
          <w:rFonts w:cs="Times New Roman"/>
        </w:rPr>
        <w:t xml:space="preserve">approach calculates the significance of each keyword </w:t>
      </w:r>
      <w:r>
        <w:rPr>
          <w:rFonts w:cs="Times New Roman"/>
          <w:i/>
          <w:iCs/>
        </w:rPr>
        <w:t>[ w</w:t>
      </w:r>
      <w:r>
        <w:rPr>
          <w:rFonts w:cs="Times New Roman"/>
          <w:i/>
          <w:iCs/>
          <w:vertAlign w:val="subscript"/>
        </w:rPr>
        <w:t>1</w:t>
      </w:r>
      <w:r>
        <w:rPr>
          <w:rFonts w:cs="Times New Roman"/>
          <w:i/>
          <w:iCs/>
        </w:rPr>
        <w:t>, w</w:t>
      </w:r>
      <w:r>
        <w:rPr>
          <w:rFonts w:cs="Times New Roman"/>
          <w:i/>
          <w:iCs/>
          <w:vertAlign w:val="subscript"/>
        </w:rPr>
        <w:t>2</w:t>
      </w:r>
      <w:r>
        <w:rPr>
          <w:rFonts w:cs="Times New Roman"/>
          <w:i/>
          <w:iCs/>
        </w:rPr>
        <w:t xml:space="preserve"> ... w</w:t>
      </w:r>
      <w:r>
        <w:rPr>
          <w:rFonts w:cs="Times New Roman"/>
          <w:i/>
          <w:iCs/>
          <w:vertAlign w:val="subscript"/>
        </w:rPr>
        <w:t xml:space="preserve">n </w:t>
      </w:r>
      <w:r>
        <w:rPr>
          <w:rFonts w:cs="Times New Roman"/>
          <w:i/>
          <w:iCs/>
        </w:rPr>
        <w:t>]</w:t>
      </w:r>
      <w:r>
        <w:rPr>
          <w:rFonts w:cs="Times New Roman"/>
        </w:rPr>
        <w:t xml:space="preserve"> in a resource (as explained Section 2.4).</w:t>
      </w:r>
      <w:r>
        <w:rPr>
          <w:rFonts w:cs="Times New Roman"/>
          <w:color w:val="FF0000"/>
        </w:rPr>
        <w:t xml:space="preserve"> </w:t>
      </w:r>
      <w:r>
        <w:rPr>
          <w:rFonts w:cs="Times New Roman"/>
          <w:color w:val="000000" w:themeColor="text1"/>
          <w14:textFill>
            <w14:solidFill>
              <w14:schemeClr w14:val="tx1"/>
            </w14:solidFill>
          </w14:textFill>
        </w:rPr>
        <w:t xml:space="preserve">However, this score is too simple for learning resources. </w:t>
      </w:r>
      <w:r>
        <w:rPr>
          <w:rFonts w:cs="Times New Roman"/>
        </w:rPr>
        <w:t xml:space="preserve">Besides the degree of matching keywords and frequency of appearance, learning resources have more important attributes to determine the quality of the resources. In the section 3.2, Figure 3 displays the 6 vital attributes of a learning resource: Suitability, Popularity, Reliability, Practicality, Feedback and Cost. Among those attributes, the traditional </w:t>
      </w:r>
      <w:r>
        <w:rPr>
          <w:rFonts w:cs="Times New Roman"/>
          <w:b/>
          <w:bCs/>
        </w:rPr>
        <w:t xml:space="preserve">RDS </w:t>
      </w:r>
      <w:r>
        <w:rPr>
          <w:rFonts w:cs="Times New Roman"/>
        </w:rPr>
        <w:t xml:space="preserve">can measure only two of them: suitability and popularity. </w:t>
      </w:r>
    </w:p>
    <w:p>
      <w:pPr>
        <w:rPr>
          <w:rFonts w:cs="Times New Roman"/>
        </w:rPr>
      </w:pPr>
    </w:p>
    <w:p>
      <w:pPr>
        <w:rPr>
          <w:rFonts w:cs="Times New Roman"/>
        </w:rPr>
      </w:pPr>
      <w:r>
        <w:rPr>
          <w:rFonts w:cs="Times New Roman"/>
        </w:rPr>
        <w:t xml:space="preserve">The proposed learning resource search engine allows users to “like”, “comment”, “cite” and “recommend” resources. These features that incorporate human input give the proposed search engine more power to measure the value (quality) of resources. The learning resource system has its own ranking calculation systems to measure all of the 6 features. The differences between traditional </w:t>
      </w:r>
      <w:r>
        <w:rPr>
          <w:rFonts w:cs="Times New Roman"/>
          <w:b/>
          <w:bCs/>
        </w:rPr>
        <w:t xml:space="preserve">RD </w:t>
      </w:r>
      <w:r>
        <w:rPr>
          <w:rFonts w:cs="Times New Roman"/>
        </w:rPr>
        <w:t xml:space="preserve">and our </w:t>
      </w:r>
      <w:r>
        <w:rPr>
          <w:rFonts w:cs="Times New Roman"/>
          <w:b/>
          <w:bCs/>
        </w:rPr>
        <w:t xml:space="preserve">LRV </w:t>
      </w:r>
      <w:r>
        <w:rPr>
          <w:rFonts w:cs="Times New Roman"/>
        </w:rPr>
        <w:t>in ranking characteristics is listed in Table 2. More details are presented in the next sections.</w:t>
      </w:r>
    </w:p>
    <w:p>
      <w:pPr>
        <w:rPr>
          <w:rFonts w:cs="Times New Roman"/>
        </w:rPr>
      </w:pPr>
    </w:p>
    <w:p>
      <w:pPr>
        <w:pStyle w:val="38"/>
        <w:rPr>
          <w:rFonts w:cs="Times New Roman"/>
        </w:rPr>
      </w:pPr>
      <w:r>
        <w:rPr>
          <w:rFonts w:cs="Times New Roman"/>
        </w:rPr>
        <w:t>Table 2. Characteristics in RD and LRV</w:t>
      </w:r>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sz w:val="22"/>
              </w:rPr>
            </w:pPr>
          </w:p>
        </w:tc>
        <w:tc>
          <w:tcPr>
            <w:tcW w:w="1283" w:type="dxa"/>
            <w:vAlign w:val="center"/>
          </w:tcPr>
          <w:p>
            <w:pPr>
              <w:widowControl w:val="0"/>
              <w:jc w:val="center"/>
              <w:rPr>
                <w:rFonts w:cs="Times New Roman"/>
                <w:b/>
                <w:bCs/>
                <w:sz w:val="22"/>
              </w:rPr>
            </w:pPr>
            <w:r>
              <w:rPr>
                <w:rFonts w:cs="Times New Roman"/>
                <w:b/>
                <w:bCs/>
                <w:sz w:val="22"/>
              </w:rPr>
              <w:t>Suitability</w:t>
            </w:r>
          </w:p>
        </w:tc>
        <w:tc>
          <w:tcPr>
            <w:tcW w:w="1310" w:type="dxa"/>
            <w:vAlign w:val="center"/>
          </w:tcPr>
          <w:p>
            <w:pPr>
              <w:widowControl w:val="0"/>
              <w:jc w:val="center"/>
              <w:rPr>
                <w:rFonts w:cs="Times New Roman"/>
                <w:b/>
                <w:bCs/>
                <w:sz w:val="22"/>
              </w:rPr>
            </w:pPr>
            <w:r>
              <w:rPr>
                <w:rFonts w:cs="Times New Roman"/>
                <w:b/>
                <w:bCs/>
                <w:sz w:val="22"/>
              </w:rPr>
              <w:t>Popularity</w:t>
            </w:r>
          </w:p>
        </w:tc>
        <w:tc>
          <w:tcPr>
            <w:tcW w:w="1283" w:type="dxa"/>
            <w:vAlign w:val="center"/>
          </w:tcPr>
          <w:p>
            <w:pPr>
              <w:widowControl w:val="0"/>
              <w:jc w:val="center"/>
              <w:rPr>
                <w:rFonts w:cs="Times New Roman"/>
                <w:b/>
                <w:bCs/>
                <w:sz w:val="22"/>
              </w:rPr>
            </w:pPr>
            <w:r>
              <w:rPr>
                <w:rFonts w:cs="Times New Roman"/>
                <w:b/>
                <w:bCs/>
                <w:sz w:val="22"/>
              </w:rPr>
              <w:t>Reliability</w:t>
            </w:r>
          </w:p>
        </w:tc>
        <w:tc>
          <w:tcPr>
            <w:tcW w:w="1543" w:type="dxa"/>
            <w:vAlign w:val="center"/>
          </w:tcPr>
          <w:p>
            <w:pPr>
              <w:widowControl w:val="0"/>
              <w:jc w:val="center"/>
              <w:rPr>
                <w:rFonts w:cs="Times New Roman"/>
                <w:b/>
                <w:bCs/>
                <w:sz w:val="22"/>
              </w:rPr>
            </w:pPr>
            <w:r>
              <w:rPr>
                <w:rFonts w:cs="Times New Roman"/>
                <w:b/>
                <w:bCs/>
                <w:sz w:val="22"/>
              </w:rPr>
              <w:t>Practicality</w:t>
            </w:r>
          </w:p>
        </w:tc>
        <w:tc>
          <w:tcPr>
            <w:tcW w:w="1263" w:type="dxa"/>
            <w:vAlign w:val="center"/>
          </w:tcPr>
          <w:p>
            <w:pPr>
              <w:widowControl w:val="0"/>
              <w:jc w:val="center"/>
              <w:rPr>
                <w:rFonts w:cs="Times New Roman"/>
                <w:b/>
                <w:bCs/>
                <w:sz w:val="22"/>
              </w:rPr>
            </w:pPr>
            <w:r>
              <w:rPr>
                <w:rFonts w:cs="Times New Roman"/>
                <w:b/>
                <w:bCs/>
                <w:sz w:val="22"/>
              </w:rPr>
              <w:t>Feedback</w:t>
            </w:r>
          </w:p>
        </w:tc>
        <w:tc>
          <w:tcPr>
            <w:tcW w:w="1407" w:type="dxa"/>
            <w:vAlign w:val="center"/>
          </w:tcPr>
          <w:p>
            <w:pPr>
              <w:widowControl w:val="0"/>
              <w:jc w:val="center"/>
              <w:rPr>
                <w:rFonts w:cs="Times New Roman"/>
                <w:b/>
                <w:bCs/>
                <w:sz w:val="22"/>
              </w:rPr>
            </w:pPr>
            <w:r>
              <w:rPr>
                <w:rFonts w:cs="Times New Roman"/>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RD</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No</w:t>
            </w:r>
          </w:p>
        </w:tc>
        <w:tc>
          <w:tcPr>
            <w:tcW w:w="1543" w:type="dxa"/>
            <w:vAlign w:val="center"/>
          </w:tcPr>
          <w:p>
            <w:pPr>
              <w:widowControl w:val="0"/>
              <w:jc w:val="center"/>
              <w:rPr>
                <w:rFonts w:cs="Times New Roman"/>
                <w:sz w:val="22"/>
              </w:rPr>
            </w:pPr>
            <w:r>
              <w:rPr>
                <w:rFonts w:cs="Times New Roman"/>
                <w:sz w:val="22"/>
              </w:rPr>
              <w:t>No</w:t>
            </w:r>
          </w:p>
        </w:tc>
        <w:tc>
          <w:tcPr>
            <w:tcW w:w="1263" w:type="dxa"/>
            <w:vAlign w:val="center"/>
          </w:tcPr>
          <w:p>
            <w:pPr>
              <w:widowControl w:val="0"/>
              <w:jc w:val="center"/>
              <w:rPr>
                <w:rFonts w:cs="Times New Roman"/>
                <w:sz w:val="22"/>
              </w:rPr>
            </w:pPr>
            <w:r>
              <w:rPr>
                <w:rFonts w:cs="Times New Roman"/>
                <w:sz w:val="22"/>
              </w:rPr>
              <w:t>No</w:t>
            </w:r>
          </w:p>
        </w:tc>
        <w:tc>
          <w:tcPr>
            <w:tcW w:w="1407" w:type="dxa"/>
            <w:vAlign w:val="center"/>
          </w:tcPr>
          <w:p>
            <w:pPr>
              <w:widowControl w:val="0"/>
              <w:jc w:val="center"/>
              <w:rPr>
                <w:rFonts w:cs="Times New Roman"/>
                <w:sz w:val="22"/>
              </w:rPr>
            </w:pPr>
            <w:r>
              <w:rPr>
                <w:rFonts w:cs="Times New Roman"/>
                <w:sz w:val="22"/>
              </w:rPr>
              <w:t>Unknown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LRV</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Yes</w:t>
            </w:r>
          </w:p>
        </w:tc>
        <w:tc>
          <w:tcPr>
            <w:tcW w:w="1543" w:type="dxa"/>
            <w:vAlign w:val="center"/>
          </w:tcPr>
          <w:p>
            <w:pPr>
              <w:widowControl w:val="0"/>
              <w:jc w:val="center"/>
              <w:rPr>
                <w:rFonts w:cs="Times New Roman"/>
                <w:sz w:val="22"/>
              </w:rPr>
            </w:pPr>
            <w:r>
              <w:rPr>
                <w:rFonts w:cs="Times New Roman"/>
                <w:sz w:val="22"/>
              </w:rPr>
              <w:t>Yes</w:t>
            </w:r>
          </w:p>
        </w:tc>
        <w:tc>
          <w:tcPr>
            <w:tcW w:w="1263" w:type="dxa"/>
            <w:vAlign w:val="center"/>
          </w:tcPr>
          <w:p>
            <w:pPr>
              <w:widowControl w:val="0"/>
              <w:jc w:val="center"/>
              <w:rPr>
                <w:rFonts w:cs="Times New Roman"/>
                <w:sz w:val="22"/>
              </w:rPr>
            </w:pPr>
            <w:r>
              <w:rPr>
                <w:rFonts w:cs="Times New Roman"/>
                <w:sz w:val="22"/>
              </w:rPr>
              <w:t>Yes</w:t>
            </w:r>
          </w:p>
        </w:tc>
        <w:tc>
          <w:tcPr>
            <w:tcW w:w="1407" w:type="dxa"/>
            <w:vAlign w:val="center"/>
          </w:tcPr>
          <w:p>
            <w:pPr>
              <w:widowControl w:val="0"/>
              <w:jc w:val="center"/>
              <w:rPr>
                <w:rFonts w:cs="Times New Roman"/>
                <w:sz w:val="22"/>
              </w:rPr>
            </w:pPr>
            <w:r>
              <w:rPr>
                <w:rFonts w:cs="Times New Roman"/>
                <w:sz w:val="22"/>
              </w:rPr>
              <w:t>Yes</w:t>
            </w:r>
          </w:p>
        </w:tc>
      </w:tr>
    </w:tbl>
    <w:p>
      <w:pPr>
        <w:pStyle w:val="3"/>
        <w:rPr>
          <w:rFonts w:cs="Times New Roman"/>
        </w:rPr>
      </w:pPr>
      <w:bookmarkStart w:id="327" w:name="_Toc1447662311"/>
      <w:bookmarkStart w:id="328" w:name="_Toc496755763"/>
      <w:bookmarkStart w:id="329" w:name="_Toc1582831744"/>
      <w:bookmarkStart w:id="330" w:name="_Toc567"/>
      <w:bookmarkStart w:id="331" w:name="_Toc856342752"/>
      <w:bookmarkStart w:id="332" w:name="_Toc1594514671"/>
      <w:bookmarkStart w:id="333" w:name="_Toc517867042"/>
      <w:bookmarkStart w:id="334" w:name="_Toc749193018"/>
      <w:bookmarkStart w:id="335" w:name="_Toc5764"/>
      <w:bookmarkStart w:id="336" w:name="_Toc4407"/>
      <w:bookmarkStart w:id="337" w:name="_Toc178976530"/>
      <w:r>
        <w:rPr>
          <w:rFonts w:cs="Times New Roman"/>
        </w:rPr>
        <w:t>5.2</w:t>
      </w:r>
      <w:r>
        <w:rPr>
          <w:rFonts w:cs="Times New Roman"/>
          <w:lang w:val="en-US"/>
        </w:rPr>
        <w:t xml:space="preserve"> </w:t>
      </w:r>
      <w:r>
        <w:rPr>
          <w:rFonts w:cs="Times New Roman"/>
        </w:rPr>
        <w:t>Storage and Query</w:t>
      </w:r>
      <w:bookmarkEnd w:id="327"/>
      <w:r>
        <w:rPr>
          <w:rFonts w:cs="Times New Roman"/>
        </w:rPr>
        <w:t xml:space="preserve"> on LRV</w:t>
      </w:r>
      <w:bookmarkEnd w:id="328"/>
      <w:bookmarkEnd w:id="329"/>
      <w:bookmarkEnd w:id="330"/>
      <w:bookmarkEnd w:id="331"/>
      <w:bookmarkEnd w:id="332"/>
      <w:bookmarkEnd w:id="333"/>
      <w:bookmarkEnd w:id="334"/>
      <w:bookmarkEnd w:id="335"/>
      <w:bookmarkEnd w:id="336"/>
      <w:bookmarkEnd w:id="337"/>
    </w:p>
    <w:p>
      <w:pPr>
        <w:rPr>
          <w:rFonts w:cs="Times New Roman"/>
        </w:rPr>
      </w:pPr>
      <w:r>
        <w:rPr>
          <w:rFonts w:cs="Times New Roman"/>
        </w:rPr>
        <w:t xml:space="preserve">As explained in Section 5.1, there is no need to use distributed storage in a light learning resource system, especially a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the </w:t>
      </w:r>
      <w:r>
        <w:rPr>
          <w:rFonts w:cs="Times New Roman"/>
          <w:b/>
          <w:bCs/>
        </w:rPr>
        <w:t xml:space="preserve">LRV </w:t>
      </w:r>
      <w:r>
        <w:rPr>
          <w:rFonts w:cs="Times New Roman"/>
        </w:rPr>
        <w:t>system.</w:t>
      </w:r>
    </w:p>
    <w:p>
      <w:pPr>
        <w:rPr>
          <w:rFonts w:cs="Times New Roman"/>
        </w:rPr>
      </w:pPr>
    </w:p>
    <w:p>
      <w:pPr>
        <w:rPr>
          <w:rFonts w:cs="Times New Roman"/>
        </w:rPr>
      </w:pPr>
      <w:r>
        <w:rPr>
          <w:rFonts w:cs="Times New Roman"/>
          <w:lang w:val="en-US" w:eastAsia="en-US"/>
        </w:rPr>
        <w:drawing>
          <wp:inline distT="0" distB="0" distL="114300" distR="114300">
            <wp:extent cx="3145155" cy="1960880"/>
            <wp:effectExtent l="0" t="0" r="4445"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3"/>
                    <a:stretch>
                      <a:fillRect/>
                    </a:stretch>
                  </pic:blipFill>
                  <pic:spPr>
                    <a:xfrm>
                      <a:off x="0" y="0"/>
                      <a:ext cx="3165455" cy="1973898"/>
                    </a:xfrm>
                    <a:prstGeom prst="rect">
                      <a:avLst/>
                    </a:prstGeom>
                  </pic:spPr>
                </pic:pic>
              </a:graphicData>
            </a:graphic>
          </wp:inline>
        </w:drawing>
      </w:r>
    </w:p>
    <w:p>
      <w:pPr>
        <w:pStyle w:val="38"/>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Figure 14</w:t>
      </w:r>
      <w:r>
        <w:rPr>
          <w:rFonts w:hint="eastAsia" w:cs="Times New Roman"/>
          <w:color w:val="000000" w:themeColor="text1"/>
          <w:lang w:val="en-US"/>
          <w14:textFill>
            <w14:solidFill>
              <w14:schemeClr w14:val="tx1"/>
            </w14:solidFill>
          </w14:textFill>
        </w:rPr>
        <w:t>.</w:t>
      </w:r>
      <w:r>
        <w:rPr>
          <w:rFonts w:cs="Times New Roman"/>
          <w:color w:val="000000" w:themeColor="text1"/>
          <w14:textFill>
            <w14:solidFill>
              <w14:schemeClr w14:val="tx1"/>
            </w14:solidFill>
          </w14:textFill>
        </w:rPr>
        <w:t xml:space="preserve"> Database</w:t>
      </w:r>
      <w:r>
        <w:rPr>
          <w:rFonts w:cs="Times New Roman"/>
        </w:rPr>
        <w:t xml:space="preserve"> layers used in LRV</w:t>
      </w:r>
    </w:p>
    <w:p>
      <w:pPr>
        <w:rPr>
          <w:rFonts w:cs="Times New Roman"/>
        </w:rPr>
      </w:pPr>
    </w:p>
    <w:p>
      <w:pPr>
        <w:rPr>
          <w:rFonts w:cs="Times New Roman"/>
        </w:rPr>
      </w:pPr>
      <w:r>
        <w:rPr>
          <w:rFonts w:cs="Times New Roman"/>
        </w:rPr>
        <w:t xml:space="preserve">In </w:t>
      </w:r>
      <w:r>
        <w:rPr>
          <w:rFonts w:cs="Times New Roman"/>
          <w:b/>
          <w:bCs/>
        </w:rPr>
        <w:t xml:space="preserve">LRV </w:t>
      </w:r>
      <w:r>
        <w:rPr>
          <w:rFonts w:cs="Times New Roman"/>
        </w:rPr>
        <w:t>resources system, resources are stored in the traditional web storage mode, i.e., “database center driver”, which means all the basic information and relationships of resources are stored in the databases. Databases are divided into three layers in our system as shown in Figure 14: one relational database, one non-relational database on disk, and one non-relational database in memory cache. The different layers work together as outlined below:</w:t>
      </w:r>
    </w:p>
    <w:p>
      <w:pPr>
        <w:pStyle w:val="39"/>
        <w:numPr>
          <w:ilvl w:val="0"/>
          <w:numId w:val="14"/>
        </w:numPr>
        <w:tabs>
          <w:tab w:val="left" w:pos="420"/>
        </w:tabs>
        <w:rPr>
          <w:rFonts w:cs="Times New Roman"/>
        </w:rPr>
      </w:pPr>
      <w:r>
        <w:rPr>
          <w:rFonts w:cs="Times New Roman"/>
        </w:rPr>
        <w:t xml:space="preserve">The non-relational database on disk stores only pairs of keywords and its corresponding id list. The </w:t>
      </w:r>
      <w:r>
        <w:rPr>
          <w:rFonts w:cs="Times New Roman"/>
          <w:color w:val="000000" w:themeColor="text1"/>
          <w14:textFill>
            <w14:solidFill>
              <w14:schemeClr w14:val="tx1"/>
            </w14:solidFill>
          </w14:textFill>
        </w:rPr>
        <w:t xml:space="preserve">JSON data </w:t>
      </w:r>
      <w:r>
        <w:rPr>
          <w:rFonts w:cs="Times New Roman"/>
        </w:rPr>
        <w:t xml:space="preserve">has simple structure and small size and is indexed for quick query. The complexity of search time at this layer 2 is </w:t>
      </w:r>
      <w:r>
        <w:rPr>
          <w:rFonts w:cs="Times New Roman"/>
          <w:i/>
          <w:iCs/>
        </w:rPr>
        <w:t>O(logN)</w:t>
      </w:r>
      <w:r>
        <w:rPr>
          <w:rFonts w:cs="Times New Roman"/>
        </w:rPr>
        <w:t>.</w:t>
      </w:r>
    </w:p>
    <w:p>
      <w:pPr>
        <w:pStyle w:val="39"/>
        <w:numPr>
          <w:ilvl w:val="0"/>
          <w:numId w:val="14"/>
        </w:numPr>
        <w:tabs>
          <w:tab w:val="left" w:pos="420"/>
        </w:tabs>
        <w:rPr>
          <w:rFonts w:cs="Times New Roman"/>
          <w:color w:val="000000" w:themeColor="text1"/>
          <w14:textFill>
            <w14:solidFill>
              <w14:schemeClr w14:val="tx1"/>
            </w14:solidFill>
          </w14:textFill>
        </w:rPr>
      </w:pPr>
      <w:r>
        <w:rPr>
          <w:rFonts w:cs="Times New Roman"/>
        </w:rPr>
        <w:t>The non-relational database in memory cache is an additional layer, providing faster access because of media advantage</w:t>
      </w:r>
      <w:r>
        <w:rPr>
          <w:rFonts w:cs="Times New Roman"/>
          <w:color w:val="000000" w:themeColor="text1"/>
          <w14:textFill>
            <w14:solidFill>
              <w14:schemeClr w14:val="tx1"/>
            </w14:solidFill>
          </w14:textFill>
        </w:rPr>
        <w:t>. The data is stored as a hash map in this layer.</w:t>
      </w:r>
    </w:p>
    <w:p>
      <w:pPr>
        <w:pStyle w:val="39"/>
        <w:numPr>
          <w:ilvl w:val="0"/>
          <w:numId w:val="14"/>
        </w:numPr>
        <w:tabs>
          <w:tab w:val="left" w:pos="420"/>
        </w:tabs>
        <w:rPr>
          <w:rFonts w:cs="Times New Roman"/>
        </w:rPr>
      </w:pPr>
      <w:r>
        <w:rPr>
          <w:rFonts w:cs="Times New Roman"/>
        </w:rPr>
        <w:t xml:space="preserve">Once resource IDs are found, they are used to find complete resource information organized in the relational database. A primary index on resource IDs may help improve search speed; otherwise, the time complexity of “select” operations is </w:t>
      </w:r>
      <w:r>
        <w:rPr>
          <w:rFonts w:cs="Times New Roman"/>
          <w:i/>
          <w:iCs/>
        </w:rPr>
        <w:t>O(n).</w:t>
      </w:r>
    </w:p>
    <w:p>
      <w:pPr>
        <w:pStyle w:val="4"/>
        <w:rPr>
          <w:rFonts w:cs="Times New Roman"/>
          <w:color w:val="000000" w:themeColor="text1"/>
          <w14:textFill>
            <w14:solidFill>
              <w14:schemeClr w14:val="tx1"/>
            </w14:solidFill>
          </w14:textFill>
        </w:rPr>
      </w:pPr>
      <w:bookmarkStart w:id="338" w:name="_Toc2144062974"/>
      <w:bookmarkStart w:id="339" w:name="_Toc814103742"/>
      <w:bookmarkStart w:id="340" w:name="_Toc2999"/>
      <w:bookmarkStart w:id="341" w:name="_Toc10321"/>
      <w:bookmarkStart w:id="342" w:name="_Toc1029983900"/>
      <w:bookmarkStart w:id="343" w:name="_Toc1792646315"/>
      <w:bookmarkStart w:id="344" w:name="_Toc921484945"/>
      <w:bookmarkStart w:id="345" w:name="_Toc468116442"/>
      <w:bookmarkStart w:id="346" w:name="_Toc178370984"/>
      <w:bookmarkStart w:id="347" w:name="_Toc22662"/>
      <w:bookmarkStart w:id="348" w:name="_Toc1687216692"/>
      <w:r>
        <w:rPr>
          <w:rFonts w:cs="Times New Roman"/>
        </w:rPr>
        <w:t xml:space="preserve">5.2.1 </w:t>
      </w:r>
      <w:r>
        <w:rPr>
          <w:rFonts w:cs="Times New Roman"/>
          <w:color w:val="000000" w:themeColor="text1"/>
          <w14:textFill>
            <w14:solidFill>
              <w14:schemeClr w14:val="tx1"/>
            </w14:solidFill>
          </w14:textFill>
        </w:rPr>
        <w:t>Relational Database</w:t>
      </w:r>
      <w:bookmarkEnd w:id="338"/>
      <w:r>
        <w:rPr>
          <w:rFonts w:cs="Times New Roman"/>
          <w:color w:val="000000" w:themeColor="text1"/>
          <w14:textFill>
            <w14:solidFill>
              <w14:schemeClr w14:val="tx1"/>
            </w14:solidFill>
          </w14:textFill>
        </w:rPr>
        <w:t xml:space="preserve"> for Basic Storage</w:t>
      </w:r>
      <w:bookmarkEnd w:id="339"/>
      <w:bookmarkEnd w:id="340"/>
      <w:bookmarkEnd w:id="341"/>
      <w:bookmarkEnd w:id="342"/>
      <w:bookmarkEnd w:id="343"/>
      <w:bookmarkEnd w:id="344"/>
      <w:bookmarkEnd w:id="345"/>
      <w:bookmarkEnd w:id="346"/>
      <w:bookmarkEnd w:id="347"/>
      <w:bookmarkEnd w:id="348"/>
    </w:p>
    <w:p>
      <w:pPr>
        <w:rPr>
          <w:rFonts w:cs="Times New Roman"/>
        </w:rPr>
      </w:pPr>
      <w:r>
        <w:rPr>
          <w:rFonts w:cs="Times New Roman"/>
        </w:rPr>
        <w:t>A relational database is a digital database based on the relational model of data.</w:t>
      </w:r>
      <w:r>
        <w:rPr>
          <w:rStyle w:val="18"/>
          <w:rFonts w:cs="Times New Roman"/>
        </w:rPr>
        <w:t>[</w:t>
      </w:r>
      <w:r>
        <w:rPr>
          <w:rStyle w:val="18"/>
          <w:rFonts w:cs="Times New Roman"/>
        </w:rPr>
        <w:endnoteReference w:id="17"/>
      </w:r>
      <w:r>
        <w:rPr>
          <w:rStyle w:val="18"/>
          <w:rFonts w:cs="Times New Roman"/>
        </w:rPr>
        <w:t>]</w:t>
      </w:r>
      <w:r>
        <w:rPr>
          <w:rFonts w:cs="Times New Roman"/>
        </w:rPr>
        <w:t xml:space="preserve"> All data are logically managed in tables. Each instance of the data is called a row, which is stored in a table. In the </w:t>
      </w:r>
      <w:r>
        <w:rPr>
          <w:rFonts w:cs="Times New Roman"/>
          <w:b/>
          <w:bCs/>
        </w:rPr>
        <w:t xml:space="preserve">LRV </w:t>
      </w:r>
      <w:r>
        <w:rPr>
          <w:rFonts w:cs="Times New Roman"/>
        </w:rPr>
        <w:t>system, a relational database is used as our main data management format. Figure 15 shows some relationships and entities in the database. These relationships reflect the business logic functions of this search engine application, i.e., refer resources, publish resources, comment resources, etc.</w:t>
      </w:r>
    </w:p>
    <w:p>
      <w:pPr>
        <w:rPr>
          <w:rFonts w:cs="Times New Roman"/>
        </w:rPr>
      </w:pPr>
    </w:p>
    <w:p>
      <w:pPr>
        <w:rPr>
          <w:rFonts w:cs="Times New Roman"/>
        </w:rPr>
      </w:pPr>
      <w:r>
        <w:rPr>
          <w:rFonts w:cs="Times New Roman"/>
          <w:color w:val="000000" w:themeColor="text1"/>
          <w14:textFill>
            <w14:solidFill>
              <w14:schemeClr w14:val="tx1"/>
            </w14:solidFill>
          </w14:textFill>
        </w:rPr>
        <w:t>I</w:t>
      </w:r>
      <w:r>
        <w:rPr>
          <w:rFonts w:cs="Times New Roman"/>
        </w:rPr>
        <w:t xml:space="preserve">n </w:t>
      </w:r>
      <w:r>
        <w:rPr>
          <w:rFonts w:cs="Times New Roman"/>
          <w:b/>
          <w:bCs/>
        </w:rPr>
        <w:t xml:space="preserve">LRV </w:t>
      </w:r>
      <w:r>
        <w:rPr>
          <w:rFonts w:cs="Times New Roman"/>
        </w:rPr>
        <w:t>system, the relational database stores all the resources information and relationships among various e</w:t>
      </w:r>
      <w:r>
        <w:rPr>
          <w:rFonts w:cs="Times New Roman"/>
          <w:color w:val="000000" w:themeColor="text1"/>
          <w14:textFill>
            <w14:solidFill>
              <w14:schemeClr w14:val="tx1"/>
            </w14:solidFill>
          </w14:textFill>
        </w:rPr>
        <w:t>ntities. So the relational database in this syst</w:t>
      </w:r>
      <w:r>
        <w:rPr>
          <w:rFonts w:cs="Times New Roman"/>
        </w:rPr>
        <w:t xml:space="preserve">em is called the “layer 1 database”. It stores the most comprehensive data and it is the basic layer of storage structure in </w:t>
      </w:r>
      <w:r>
        <w:rPr>
          <w:rFonts w:cs="Times New Roman"/>
          <w:b/>
          <w:bCs/>
        </w:rPr>
        <w:t>LRV</w:t>
      </w:r>
      <w:r>
        <w:rPr>
          <w:rFonts w:cs="Times New Roman"/>
        </w:rPr>
        <w:t>. Next sections introduce (1) how the relational database cooperates with the non-relational database to manage data and (2) how to improve the speed of search.</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4"/>
                    <a:stretch>
                      <a:fillRect/>
                    </a:stretch>
                  </pic:blipFill>
                  <pic:spPr>
                    <a:xfrm>
                      <a:off x="0" y="0"/>
                      <a:ext cx="4113530" cy="3448685"/>
                    </a:xfrm>
                    <a:prstGeom prst="rect">
                      <a:avLst/>
                    </a:prstGeom>
                  </pic:spPr>
                </pic:pic>
              </a:graphicData>
            </a:graphic>
          </wp:inline>
        </w:drawing>
      </w:r>
    </w:p>
    <w:p>
      <w:pPr>
        <w:pStyle w:val="38"/>
        <w:rPr>
          <w:rFonts w:cs="Times New Roman"/>
        </w:rPr>
      </w:pPr>
      <w:r>
        <w:rPr>
          <w:rFonts w:cs="Times New Roman"/>
        </w:rPr>
        <w:t>Figure 15</w:t>
      </w:r>
      <w:r>
        <w:rPr>
          <w:rFonts w:cs="Times New Roman"/>
          <w:lang w:val="en-US"/>
        </w:rPr>
        <w:t>.</w:t>
      </w:r>
      <w:r>
        <w:rPr>
          <w:rFonts w:cs="Times New Roman"/>
        </w:rPr>
        <w:t xml:space="preserve"> Relational database used in LRV with entities and relationships in it</w:t>
      </w:r>
    </w:p>
    <w:p>
      <w:pPr>
        <w:pStyle w:val="4"/>
        <w:rPr>
          <w:rFonts w:cs="Times New Roman"/>
        </w:rPr>
      </w:pPr>
      <w:bookmarkStart w:id="349" w:name="_Toc194296592"/>
      <w:bookmarkStart w:id="350" w:name="_Toc10338"/>
      <w:bookmarkStart w:id="351" w:name="_Toc807458318"/>
      <w:bookmarkStart w:id="352" w:name="_Toc739383042"/>
      <w:bookmarkStart w:id="353" w:name="_Toc1969776509"/>
      <w:bookmarkStart w:id="354" w:name="_Toc12860"/>
      <w:bookmarkStart w:id="355" w:name="_Toc1969828419"/>
      <w:bookmarkStart w:id="356" w:name="_Toc44029279"/>
      <w:bookmarkStart w:id="357" w:name="_Toc1903242211"/>
      <w:bookmarkStart w:id="358" w:name="_Toc12924"/>
      <w:bookmarkStart w:id="359" w:name="_Toc1631579216"/>
      <w:r>
        <w:rPr>
          <w:rFonts w:cs="Times New Roman"/>
        </w:rPr>
        <w:t xml:space="preserve">5.2.2 Non-Relational Database </w:t>
      </w:r>
      <w:bookmarkEnd w:id="349"/>
      <w:r>
        <w:rPr>
          <w:rFonts w:cs="Times New Roman"/>
        </w:rPr>
        <w:t>for Keywords</w:t>
      </w:r>
      <w:bookmarkEnd w:id="350"/>
      <w:bookmarkEnd w:id="351"/>
      <w:bookmarkEnd w:id="352"/>
      <w:bookmarkEnd w:id="353"/>
      <w:bookmarkEnd w:id="354"/>
      <w:bookmarkEnd w:id="355"/>
      <w:bookmarkEnd w:id="356"/>
      <w:bookmarkEnd w:id="357"/>
      <w:bookmarkEnd w:id="358"/>
      <w:bookmarkEnd w:id="359"/>
      <w:r>
        <w:rPr>
          <w:rFonts w:cs="Times New Roman"/>
        </w:rPr>
        <w:t xml:space="preserve"> </w:t>
      </w:r>
    </w:p>
    <w:p>
      <w:pPr>
        <w:rPr>
          <w:rFonts w:cs="Times New Roman"/>
        </w:rPr>
      </w:pPr>
      <w:r>
        <w:rPr>
          <w:rFonts w:cs="Times New Roman"/>
        </w:rPr>
        <w:t xml:space="preserve">The structure of non-relational database is very simple, without the need of recording dependent relationships among data. When retrieving a piece of data, its reading speed is relatively faster, especially in the case of large amounts of data. Figure 14 shows a set of storage solutions containing three databases. Two of them are </w:t>
      </w:r>
      <w:r>
        <w:rPr>
          <w:rFonts w:cs="Times New Roman"/>
          <w:color w:val="000000" w:themeColor="text1"/>
          <w14:textFill>
            <w14:solidFill>
              <w14:schemeClr w14:val="tx1"/>
            </w14:solidFill>
          </w14:textFill>
        </w:rPr>
        <w:t xml:space="preserve">persistent storage </w:t>
      </w:r>
      <w:r>
        <w:rPr>
          <w:rFonts w:cs="Times New Roman"/>
        </w:rPr>
        <w:t>databases on hard disks, and the other is a cache database in memory. Among the three, the worst case reading speed would be the following: cache database (non-relational) is highest, on-disk database (non-relational) is intermediate, and on-disk database (relational) is slowest.</w:t>
      </w:r>
    </w:p>
    <w:p>
      <w:pPr>
        <w:rPr>
          <w:rFonts w:cs="Times New Roman"/>
        </w:rPr>
      </w:pPr>
    </w:p>
    <w:p>
      <w:pPr>
        <w:rPr>
          <w:rFonts w:cs="Times New Roman"/>
        </w:rPr>
      </w:pPr>
      <w:r>
        <w:rPr>
          <w:rFonts w:cs="Times New Roman"/>
        </w:rPr>
        <w:t>Overall empirical query performances of different modern database systems are compared in the following table</w:t>
      </w:r>
      <w:r>
        <w:rPr>
          <w:rStyle w:val="19"/>
          <w:rFonts w:cs="Times New Roman"/>
        </w:rPr>
        <w:footnoteReference w:id="6"/>
      </w:r>
      <w:r>
        <w:rPr>
          <w:rFonts w:cs="Times New Roman"/>
        </w:rPr>
        <w:t xml:space="preserve">. All the experiments were performed on a 2015 </w:t>
      </w:r>
      <w:r>
        <w:rPr>
          <w:rFonts w:cs="Times New Roman"/>
          <w:b/>
          <w:bCs/>
        </w:rPr>
        <w:t>MacBook Pro</w:t>
      </w:r>
      <w:r>
        <w:rPr>
          <w:rFonts w:cs="Times New Roman"/>
        </w:rPr>
        <w:t xml:space="preserve"> with 8GB RAM and Intel i5 CPU.</w:t>
      </w:r>
      <w:r>
        <w:rPr>
          <w:rStyle w:val="18"/>
          <w:rFonts w:cs="Times New Roman"/>
        </w:rPr>
        <w:t>[</w:t>
      </w:r>
      <w:r>
        <w:rPr>
          <w:rStyle w:val="18"/>
          <w:rFonts w:cs="Times New Roman"/>
        </w:rPr>
        <w:endnoteReference w:id="18"/>
      </w:r>
      <w:r>
        <w:rPr>
          <w:rStyle w:val="18"/>
          <w:rFonts w:cs="Times New Roman"/>
        </w:rPr>
        <w:t>]</w:t>
      </w:r>
    </w:p>
    <w:p>
      <w:pPr>
        <w:rPr>
          <w:rFonts w:cs="Times New Roman"/>
        </w:rPr>
      </w:pPr>
    </w:p>
    <w:p>
      <w:pPr>
        <w:pStyle w:val="38"/>
        <w:rPr>
          <w:rFonts w:cs="Times New Roman"/>
        </w:rPr>
      </w:pPr>
      <w:r>
        <w:rPr>
          <w:rFonts w:cs="Times New Roman"/>
        </w:rPr>
        <w:t>Table 3. Query performance of databases with 10,000 records in milliseconds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rPr>
            </w:pPr>
            <w:r>
              <w:rPr>
                <w:rFonts w:cs="Times New Roman"/>
              </w:rPr>
              <w:t>Operation</w:t>
            </w:r>
          </w:p>
        </w:tc>
        <w:tc>
          <w:tcPr>
            <w:tcW w:w="1100" w:type="dxa"/>
            <w:vAlign w:val="center"/>
          </w:tcPr>
          <w:p>
            <w:pPr>
              <w:widowControl w:val="0"/>
              <w:rPr>
                <w:rFonts w:cs="Times New Roman"/>
              </w:rPr>
            </w:pPr>
            <w:r>
              <w:rPr>
                <w:rFonts w:cs="Times New Roman"/>
              </w:rPr>
              <w:t>Oracle</w:t>
            </w:r>
          </w:p>
        </w:tc>
        <w:tc>
          <w:tcPr>
            <w:tcW w:w="1212" w:type="dxa"/>
            <w:vAlign w:val="center"/>
          </w:tcPr>
          <w:p>
            <w:pPr>
              <w:widowControl w:val="0"/>
              <w:rPr>
                <w:rFonts w:cs="Times New Roman"/>
              </w:rPr>
            </w:pPr>
            <w:r>
              <w:rPr>
                <w:rFonts w:cs="Times New Roman"/>
              </w:rPr>
              <w:t>MySql</w:t>
            </w:r>
          </w:p>
        </w:tc>
        <w:tc>
          <w:tcPr>
            <w:tcW w:w="1413" w:type="dxa"/>
            <w:vAlign w:val="center"/>
          </w:tcPr>
          <w:p>
            <w:pPr>
              <w:widowControl w:val="0"/>
              <w:rPr>
                <w:rFonts w:cs="Times New Roman"/>
              </w:rPr>
            </w:pPr>
            <w:r>
              <w:rPr>
                <w:rFonts w:cs="Times New Roman"/>
              </w:rPr>
              <w:t>Mongo</w:t>
            </w:r>
          </w:p>
        </w:tc>
        <w:tc>
          <w:tcPr>
            <w:tcW w:w="1362" w:type="dxa"/>
            <w:vAlign w:val="center"/>
          </w:tcPr>
          <w:p>
            <w:pPr>
              <w:widowControl w:val="0"/>
              <w:rPr>
                <w:rFonts w:cs="Times New Roman"/>
              </w:rPr>
            </w:pPr>
            <w:r>
              <w:rPr>
                <w:rFonts w:cs="Times New Roman"/>
              </w:rPr>
              <w:t>Redis</w:t>
            </w:r>
          </w:p>
        </w:tc>
        <w:tc>
          <w:tcPr>
            <w:tcW w:w="1338" w:type="dxa"/>
            <w:vAlign w:val="center"/>
          </w:tcPr>
          <w:p>
            <w:pPr>
              <w:widowControl w:val="0"/>
              <w:rPr>
                <w:rFonts w:cs="Times New Roman"/>
              </w:rPr>
            </w:pPr>
            <w:r>
              <w:rPr>
                <w:rFonts w:cs="Times New Roman"/>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Insert</w:t>
            </w:r>
          </w:p>
        </w:tc>
        <w:tc>
          <w:tcPr>
            <w:tcW w:w="1100" w:type="dxa"/>
            <w:vAlign w:val="center"/>
          </w:tcPr>
          <w:p>
            <w:pPr>
              <w:widowControl w:val="0"/>
              <w:rPr>
                <w:rFonts w:cs="Times New Roman"/>
                <w:sz w:val="22"/>
              </w:rPr>
            </w:pPr>
            <w:r>
              <w:rPr>
                <w:rFonts w:cs="Times New Roman"/>
                <w:sz w:val="22"/>
              </w:rPr>
              <w:t>0.091</w:t>
            </w:r>
          </w:p>
        </w:tc>
        <w:tc>
          <w:tcPr>
            <w:tcW w:w="1212" w:type="dxa"/>
            <w:vAlign w:val="center"/>
          </w:tcPr>
          <w:p>
            <w:pPr>
              <w:widowControl w:val="0"/>
              <w:rPr>
                <w:rFonts w:cs="Times New Roman"/>
                <w:sz w:val="22"/>
              </w:rPr>
            </w:pPr>
            <w:r>
              <w:rPr>
                <w:rFonts w:cs="Times New Roman"/>
                <w:sz w:val="22"/>
              </w:rPr>
              <w:t>0.038</w:t>
            </w:r>
          </w:p>
        </w:tc>
        <w:tc>
          <w:tcPr>
            <w:tcW w:w="1413" w:type="dxa"/>
            <w:vAlign w:val="center"/>
          </w:tcPr>
          <w:p>
            <w:pPr>
              <w:widowControl w:val="0"/>
              <w:rPr>
                <w:rFonts w:cs="Times New Roman"/>
                <w:sz w:val="22"/>
              </w:rPr>
            </w:pPr>
            <w:r>
              <w:rPr>
                <w:rFonts w:cs="Times New Roman"/>
                <w:sz w:val="22"/>
              </w:rPr>
              <w:t>0.005</w:t>
            </w:r>
          </w:p>
        </w:tc>
        <w:tc>
          <w:tcPr>
            <w:tcW w:w="1362" w:type="dxa"/>
            <w:vAlign w:val="center"/>
          </w:tcPr>
          <w:p>
            <w:pPr>
              <w:widowControl w:val="0"/>
              <w:rPr>
                <w:rFonts w:cs="Times New Roman"/>
                <w:sz w:val="22"/>
              </w:rPr>
            </w:pPr>
            <w:r>
              <w:rPr>
                <w:rFonts w:cs="Times New Roman"/>
                <w:sz w:val="22"/>
              </w:rPr>
              <w:t>0.010</w:t>
            </w:r>
          </w:p>
        </w:tc>
        <w:tc>
          <w:tcPr>
            <w:tcW w:w="1338" w:type="dxa"/>
            <w:vAlign w:val="center"/>
          </w:tcPr>
          <w:p>
            <w:pPr>
              <w:widowControl w:val="0"/>
              <w:rPr>
                <w:rFonts w:cs="Times New Roman"/>
                <w:sz w:val="22"/>
              </w:rPr>
            </w:pPr>
            <w:r>
              <w:rPr>
                <w:rFonts w:cs="Times New Roman"/>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Update</w:t>
            </w:r>
          </w:p>
        </w:tc>
        <w:tc>
          <w:tcPr>
            <w:tcW w:w="1100" w:type="dxa"/>
            <w:vAlign w:val="center"/>
          </w:tcPr>
          <w:p>
            <w:pPr>
              <w:widowControl w:val="0"/>
              <w:rPr>
                <w:rFonts w:cs="Times New Roman"/>
                <w:sz w:val="22"/>
              </w:rPr>
            </w:pPr>
            <w:r>
              <w:rPr>
                <w:rFonts w:cs="Times New Roman"/>
                <w:sz w:val="22"/>
              </w:rPr>
              <w:t>0.092</w:t>
            </w:r>
          </w:p>
        </w:tc>
        <w:tc>
          <w:tcPr>
            <w:tcW w:w="1212" w:type="dxa"/>
            <w:vAlign w:val="center"/>
          </w:tcPr>
          <w:p>
            <w:pPr>
              <w:widowControl w:val="0"/>
              <w:rPr>
                <w:rFonts w:cs="Times New Roman"/>
                <w:sz w:val="22"/>
              </w:rPr>
            </w:pPr>
            <w:r>
              <w:rPr>
                <w:rFonts w:cs="Times New Roman"/>
                <w:sz w:val="22"/>
              </w:rPr>
              <w:t>0.068</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0.013</w:t>
            </w:r>
          </w:p>
        </w:tc>
        <w:tc>
          <w:tcPr>
            <w:tcW w:w="1338" w:type="dxa"/>
            <w:vAlign w:val="center"/>
          </w:tcPr>
          <w:p>
            <w:pPr>
              <w:widowControl w:val="0"/>
              <w:rPr>
                <w:rFonts w:cs="Times New Roman"/>
                <w:sz w:val="22"/>
              </w:rPr>
            </w:pPr>
            <w:r>
              <w:rPr>
                <w:rFonts w:cs="Times New Roman"/>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sz w:val="22"/>
              </w:rPr>
            </w:pPr>
            <w:r>
              <w:rPr>
                <w:rFonts w:cs="Times New Roman"/>
                <w:sz w:val="22"/>
              </w:rPr>
              <w:t>Delete</w:t>
            </w:r>
          </w:p>
        </w:tc>
        <w:tc>
          <w:tcPr>
            <w:tcW w:w="1100" w:type="dxa"/>
            <w:vAlign w:val="center"/>
          </w:tcPr>
          <w:p>
            <w:pPr>
              <w:widowControl w:val="0"/>
              <w:rPr>
                <w:rFonts w:cs="Times New Roman"/>
                <w:sz w:val="22"/>
              </w:rPr>
            </w:pPr>
            <w:r>
              <w:rPr>
                <w:rFonts w:cs="Times New Roman"/>
                <w:sz w:val="22"/>
              </w:rPr>
              <w:t>0.119</w:t>
            </w:r>
          </w:p>
        </w:tc>
        <w:tc>
          <w:tcPr>
            <w:tcW w:w="1212" w:type="dxa"/>
            <w:vAlign w:val="center"/>
          </w:tcPr>
          <w:p>
            <w:pPr>
              <w:widowControl w:val="0"/>
              <w:rPr>
                <w:rFonts w:cs="Times New Roman"/>
                <w:sz w:val="22"/>
              </w:rPr>
            </w:pPr>
            <w:r>
              <w:rPr>
                <w:rFonts w:cs="Times New Roman"/>
                <w:sz w:val="22"/>
              </w:rPr>
              <w:t>0.047</w:t>
            </w:r>
          </w:p>
        </w:tc>
        <w:tc>
          <w:tcPr>
            <w:tcW w:w="1413" w:type="dxa"/>
            <w:vAlign w:val="center"/>
          </w:tcPr>
          <w:p>
            <w:pPr>
              <w:widowControl w:val="0"/>
              <w:rPr>
                <w:rFonts w:cs="Times New Roman"/>
                <w:sz w:val="22"/>
              </w:rPr>
            </w:pPr>
            <w:r>
              <w:rPr>
                <w:rFonts w:cs="Times New Roman"/>
                <w:sz w:val="22"/>
              </w:rPr>
              <w:t>0.015</w:t>
            </w:r>
          </w:p>
        </w:tc>
        <w:tc>
          <w:tcPr>
            <w:tcW w:w="1362" w:type="dxa"/>
            <w:vAlign w:val="center"/>
          </w:tcPr>
          <w:p>
            <w:pPr>
              <w:widowControl w:val="0"/>
              <w:rPr>
                <w:rFonts w:cs="Times New Roman"/>
                <w:sz w:val="22"/>
              </w:rPr>
            </w:pPr>
            <w:r>
              <w:rPr>
                <w:rFonts w:cs="Times New Roman"/>
                <w:sz w:val="22"/>
              </w:rPr>
              <w:t>0.021</w:t>
            </w:r>
          </w:p>
        </w:tc>
        <w:tc>
          <w:tcPr>
            <w:tcW w:w="1338" w:type="dxa"/>
            <w:vAlign w:val="center"/>
          </w:tcPr>
          <w:p>
            <w:pPr>
              <w:widowControl w:val="0"/>
              <w:rPr>
                <w:rFonts w:cs="Times New Roman"/>
                <w:sz w:val="22"/>
              </w:rPr>
            </w:pPr>
            <w:r>
              <w:rPr>
                <w:rFonts w:cs="Times New Roman"/>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Select</w:t>
            </w:r>
          </w:p>
        </w:tc>
        <w:tc>
          <w:tcPr>
            <w:tcW w:w="1100" w:type="dxa"/>
            <w:vAlign w:val="center"/>
          </w:tcPr>
          <w:p>
            <w:pPr>
              <w:widowControl w:val="0"/>
              <w:rPr>
                <w:rFonts w:cs="Times New Roman"/>
                <w:sz w:val="22"/>
              </w:rPr>
            </w:pPr>
            <w:r>
              <w:rPr>
                <w:rFonts w:cs="Times New Roman"/>
                <w:sz w:val="22"/>
              </w:rPr>
              <w:t>0.062</w:t>
            </w:r>
          </w:p>
        </w:tc>
        <w:tc>
          <w:tcPr>
            <w:tcW w:w="1212" w:type="dxa"/>
            <w:vAlign w:val="center"/>
          </w:tcPr>
          <w:p>
            <w:pPr>
              <w:widowControl w:val="0"/>
              <w:rPr>
                <w:rFonts w:cs="Times New Roman"/>
                <w:sz w:val="22"/>
              </w:rPr>
            </w:pPr>
            <w:r>
              <w:rPr>
                <w:rFonts w:cs="Times New Roman"/>
                <w:sz w:val="22"/>
              </w:rPr>
              <w:t>0.067</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0.015</w:t>
            </w:r>
          </w:p>
        </w:tc>
        <w:tc>
          <w:tcPr>
            <w:tcW w:w="1338" w:type="dxa"/>
            <w:vAlign w:val="center"/>
          </w:tcPr>
          <w:p>
            <w:pPr>
              <w:widowControl w:val="0"/>
              <w:rPr>
                <w:rFonts w:cs="Times New Roman"/>
                <w:sz w:val="22"/>
              </w:rPr>
            </w:pPr>
            <w:r>
              <w:rPr>
                <w:rFonts w:cs="Times New Roman"/>
                <w:sz w:val="22"/>
              </w:rPr>
              <w:t>0.011</w:t>
            </w:r>
          </w:p>
        </w:tc>
      </w:tr>
    </w:tbl>
    <w:p>
      <w:pPr>
        <w:rPr>
          <w:rFonts w:cs="Times New Roman"/>
        </w:rPr>
      </w:pPr>
    </w:p>
    <w:p>
      <w:pPr>
        <w:rPr>
          <w:rFonts w:cs="Times New Roman"/>
        </w:rPr>
      </w:pPr>
      <w:r>
        <w:rPr>
          <w:rFonts w:cs="Times New Roman"/>
        </w:rPr>
        <w:t xml:space="preserve">Of these database systems, Mongo, Redis and GraphQL are non-relational databases. They can be chosen as the non-relational database layer (layer 2) in our search engine system. Searching keywords at layer 2 is very fast, and these keys can be further encoded to reduce storage. </w:t>
      </w:r>
    </w:p>
    <w:p>
      <w:pPr>
        <w:rPr>
          <w:rFonts w:cs="Times New Roman"/>
        </w:rPr>
      </w:pPr>
      <w:r>
        <w:rPr>
          <w:rFonts w:cs="Times New Roman"/>
          <w:lang w:val="en-US" w:eastAsia="en-US"/>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5"/>
                    <a:stretch>
                      <a:fillRect/>
                    </a:stretch>
                  </pic:blipFill>
                  <pic:spPr>
                    <a:xfrm>
                      <a:off x="0" y="0"/>
                      <a:ext cx="2043430" cy="2262505"/>
                    </a:xfrm>
                    <a:prstGeom prst="rect">
                      <a:avLst/>
                    </a:prstGeom>
                  </pic:spPr>
                </pic:pic>
              </a:graphicData>
            </a:graphic>
          </wp:inline>
        </w:drawing>
      </w:r>
    </w:p>
    <w:p>
      <w:pPr>
        <w:pStyle w:val="38"/>
        <w:rPr>
          <w:rFonts w:cs="Times New Roman"/>
        </w:rPr>
      </w:pPr>
      <w:r>
        <w:rPr>
          <w:rFonts w:cs="Times New Roman"/>
        </w:rPr>
        <w:t>Figure 16</w:t>
      </w:r>
      <w:r>
        <w:rPr>
          <w:rFonts w:cs="Times New Roman"/>
          <w:lang w:val="en-US"/>
        </w:rPr>
        <w:t>.</w:t>
      </w:r>
      <w:r>
        <w:rPr>
          <w:rFonts w:cs="Times New Roman"/>
        </w:rPr>
        <w:t xml:space="preserve"> Non-relational database storage structure in layer 2 in LRV</w:t>
      </w:r>
    </w:p>
    <w:p>
      <w:pPr>
        <w:pStyle w:val="38"/>
        <w:jc w:val="both"/>
        <w:rPr>
          <w:rFonts w:cs="Times New Roman"/>
          <w:i w:val="0"/>
        </w:rPr>
      </w:pPr>
    </w:p>
    <w:p>
      <w:pPr>
        <w:rPr>
          <w:rFonts w:cs="Times New Roman"/>
        </w:rPr>
      </w:pPr>
      <w:r>
        <w:rPr>
          <w:rFonts w:cs="Times New Roman"/>
        </w:rPr>
        <w:t xml:space="preserve">Figure 16 shows the ‘key-value’ data structure used to manage data in the non-relational database. The ‘key-value’ data structure is very common in non-relational databases, storing “one key to one value”. The ‘key-value’ data structure is stored as “JSON-like” documents with optional schema by </w:t>
      </w:r>
      <w:r>
        <w:rPr>
          <w:rFonts w:cs="Times New Roman"/>
          <w:b/>
          <w:bCs/>
        </w:rPr>
        <w:t>MongoDB</w:t>
      </w:r>
      <w:r>
        <w:rPr>
          <w:rStyle w:val="19"/>
          <w:rFonts w:cs="Times New Roman"/>
          <w:b/>
          <w:bCs/>
        </w:rPr>
        <w:footnoteReference w:id="7"/>
      </w:r>
      <w:r>
        <w:rPr>
          <w:rFonts w:cs="Times New Roman"/>
          <w:b/>
          <w:bCs/>
        </w:rPr>
        <w:t xml:space="preserve"> </w:t>
      </w:r>
      <w:r>
        <w:rPr>
          <w:rFonts w:cs="Times New Roman"/>
        </w:rPr>
        <w:t>in the second layer, indexed with a B-tree</w:t>
      </w:r>
      <w:r>
        <w:rPr>
          <w:rStyle w:val="19"/>
          <w:rFonts w:cs="Times New Roman"/>
        </w:rPr>
        <w:footnoteReference w:id="8"/>
      </w:r>
      <w:r>
        <w:rPr>
          <w:rFonts w:cs="Times New Roman"/>
        </w:rPr>
        <w:t xml:space="preserve">. In this database, the data type format is JSON and the search time complexity of the B-tree is </w:t>
      </w:r>
      <w:r>
        <w:rPr>
          <w:rFonts w:cs="Times New Roman"/>
          <w:i/>
          <w:iCs/>
        </w:rPr>
        <w:t>O(logN)</w:t>
      </w:r>
      <w:r>
        <w:rPr>
          <w:rFonts w:cs="Times New Roman"/>
        </w:rPr>
        <w:t>.</w:t>
      </w:r>
    </w:p>
    <w:p>
      <w:pPr>
        <w:rPr>
          <w:rFonts w:cs="Times New Roman"/>
        </w:rPr>
      </w:pPr>
    </w:p>
    <w:p>
      <w:pPr>
        <w:rPr>
          <w:rFonts w:cs="Times New Roman"/>
        </w:rPr>
      </w:pPr>
      <w:r>
        <w:rPr>
          <w:rFonts w:cs="Times New Roman"/>
        </w:rPr>
        <w:t xml:space="preserve">Because one keyword can map to multiple resources, a keyword will filter out multiple resource entries (as IDs) in the database. In a non-relational database, referring to Figure 16, the “key” is a word parsed from the title, tags and description from a resource, and the “value” is a set of resource IDs stored in an array </w:t>
      </w:r>
      <w:r>
        <w:rPr>
          <w:rFonts w:cs="Times New Roman"/>
          <w:i/>
          <w:iCs/>
        </w:rPr>
        <w:t>[id</w:t>
      </w:r>
      <w:r>
        <w:rPr>
          <w:rFonts w:cs="Times New Roman"/>
          <w:i/>
          <w:iCs/>
          <w:vertAlign w:val="subscript"/>
        </w:rPr>
        <w:t>1</w:t>
      </w:r>
      <w:r>
        <w:rPr>
          <w:rFonts w:cs="Times New Roman"/>
          <w:i/>
          <w:iCs/>
        </w:rPr>
        <w:t>, id</w:t>
      </w:r>
      <w:r>
        <w:rPr>
          <w:rFonts w:cs="Times New Roman"/>
          <w:i/>
          <w:iCs/>
          <w:vertAlign w:val="subscript"/>
        </w:rPr>
        <w:t>2</w:t>
      </w:r>
      <w:r>
        <w:rPr>
          <w:rFonts w:cs="Times New Roman"/>
          <w:i/>
          <w:iCs/>
        </w:rPr>
        <w:t>, id</w:t>
      </w:r>
      <w:r>
        <w:rPr>
          <w:rFonts w:cs="Times New Roman"/>
          <w:i/>
          <w:iCs/>
          <w:vertAlign w:val="subscript"/>
        </w:rPr>
        <w:t>3</w:t>
      </w:r>
      <w:r>
        <w:rPr>
          <w:rFonts w:cs="Times New Roman"/>
          <w:i/>
          <w:iCs/>
        </w:rPr>
        <w:t>, …]</w:t>
      </w:r>
      <w:r>
        <w:rPr>
          <w:rFonts w:cs="Times New Roman"/>
        </w:rPr>
        <w:t>.</w:t>
      </w:r>
    </w:p>
    <w:p>
      <w:pPr>
        <w:rPr>
          <w:rFonts w:cs="Times New Roman"/>
        </w:rPr>
      </w:pPr>
    </w:p>
    <w:p>
      <w:pPr>
        <w:rPr>
          <w:rFonts w:cs="Times New Roman"/>
        </w:rPr>
      </w:pPr>
      <w:r>
        <w:rPr>
          <w:rFonts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cs="Times New Roman"/>
        </w:rPr>
      </w:pPr>
    </w:p>
    <w:p>
      <w:pPr>
        <w:pStyle w:val="38"/>
        <w:rPr>
          <w:rFonts w:cs="Times New Roman"/>
        </w:rPr>
      </w:pPr>
      <w:r>
        <w:rPr>
          <w:rFonts w:cs="Times New Roman"/>
        </w:rPr>
        <w:t>Table 4. Key-value pairs stored in non-relational database</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5"/>
        <w:gridCol w:w="3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b/>
                <w:bCs/>
              </w:rPr>
            </w:pPr>
            <w:r>
              <w:rPr>
                <w:rFonts w:cs="Times New Roman"/>
                <w:b/>
                <w:bCs/>
              </w:rPr>
              <w:t>Key (keywords, tags)</w:t>
            </w:r>
          </w:p>
        </w:tc>
        <w:tc>
          <w:tcPr>
            <w:tcW w:w="7087" w:type="dxa"/>
            <w:vAlign w:val="center"/>
          </w:tcPr>
          <w:p>
            <w:pPr>
              <w:widowControl w:val="0"/>
              <w:rPr>
                <w:rFonts w:cs="Times New Roman"/>
                <w:b/>
                <w:bCs/>
              </w:rPr>
            </w:pPr>
            <w:r>
              <w:rPr>
                <w:rFonts w:cs="Times New Roman"/>
                <w:b/>
                <w:bCs/>
              </w:rPr>
              <w:t>Value (resource ids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ba0a6ddd94c73698a3658f92ac222f8a</w:t>
            </w:r>
          </w:p>
        </w:tc>
        <w:tc>
          <w:tcPr>
            <w:tcW w:w="7087" w:type="dxa"/>
            <w:vAlign w:val="center"/>
          </w:tcPr>
          <w:p>
            <w:pPr>
              <w:widowControl w:val="0"/>
              <w:rPr>
                <w:rFonts w:cs="Times New Roman"/>
              </w:rPr>
            </w:pPr>
            <w:r>
              <w:rPr>
                <w:rFonts w:cs="Times New Roman"/>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c31b32364ce19ca8fcd150a417ecce58</w:t>
            </w:r>
          </w:p>
        </w:tc>
        <w:tc>
          <w:tcPr>
            <w:tcW w:w="7087" w:type="dxa"/>
            <w:vAlign w:val="center"/>
          </w:tcPr>
          <w:p>
            <w:pPr>
              <w:widowControl w:val="0"/>
              <w:rPr>
                <w:rFonts w:cs="Times New Roman"/>
              </w:rPr>
            </w:pPr>
            <w:r>
              <w:rPr>
                <w:rFonts w:cs="Times New Roman"/>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rPr>
                <w:rFonts w:cs="Times New Roman"/>
              </w:rPr>
            </w:pPr>
            <w:r>
              <w:rPr>
                <w:rFonts w:cs="Times New Roman"/>
                <w:lang w:val="en-US"/>
              </w:rPr>
              <w:t>4dbe9ff7f2742c912b53b9feab9f343e</w:t>
            </w:r>
          </w:p>
        </w:tc>
        <w:tc>
          <w:tcPr>
            <w:tcW w:w="7087" w:type="dxa"/>
            <w:vAlign w:val="center"/>
          </w:tcPr>
          <w:p>
            <w:pPr>
              <w:widowControl w:val="0"/>
              <w:rPr>
                <w:rFonts w:cs="Times New Roman"/>
              </w:rPr>
            </w:pPr>
            <w:r>
              <w:rPr>
                <w:rFonts w:cs="Times New Roman"/>
              </w:rPr>
              <w:t>6</w:t>
            </w:r>
          </w:p>
        </w:tc>
      </w:tr>
    </w:tbl>
    <w:p>
      <w:pPr>
        <w:rPr>
          <w:rFonts w:cs="Times New Roman"/>
        </w:rPr>
      </w:pPr>
    </w:p>
    <w:p>
      <w:pPr>
        <w:rPr>
          <w:rFonts w:cs="Times New Roman"/>
        </w:rPr>
      </w:pPr>
      <w:r>
        <w:rPr>
          <w:rFonts w:cs="Times New Roman"/>
        </w:rPr>
        <w:t>When search keywords are received, if there was only a relational database (layer 1), the search would be directly processed through a scan of rows in the resource table</w:t>
      </w:r>
      <w:r>
        <w:rPr>
          <w:rStyle w:val="19"/>
          <w:rFonts w:cs="Times New Roman"/>
          <w:i/>
          <w:iCs/>
        </w:rPr>
        <w:footnoteReference w:id="9"/>
      </w:r>
      <w:r>
        <w:rPr>
          <w:rFonts w:cs="Times New Roman"/>
        </w:rPr>
        <w:t xml:space="preserve">, sequentially accessing records to find resources matching a keyword, and comparing with title, tags, descriptions at the same time. With the addition of a non-relational database (layer 2) with an index built in, the search speed can be significantly improved. Here are two steps working together in the simplest scenario considered: </w:t>
      </w:r>
    </w:p>
    <w:p>
      <w:pPr>
        <w:rPr>
          <w:rFonts w:cs="Times New Roman"/>
        </w:rPr>
      </w:pPr>
    </w:p>
    <w:p>
      <w:pPr>
        <w:ind w:firstLine="720"/>
        <w:rPr>
          <w:rFonts w:cs="Times New Roman"/>
        </w:rPr>
      </w:pPr>
      <w:r>
        <w:rPr>
          <w:rFonts w:cs="Times New Roman"/>
        </w:rPr>
        <w:t>(1) Find resource IDs at layer 2.</w:t>
      </w:r>
    </w:p>
    <w:p>
      <w:pPr>
        <w:ind w:firstLine="720"/>
        <w:rPr>
          <w:rFonts w:cs="Times New Roman"/>
        </w:rPr>
      </w:pPr>
      <w:r>
        <w:rPr>
          <w:rFonts w:cs="Times New Roman"/>
        </w:rPr>
        <w:t xml:space="preserve">(2) Find detailed resource information at layer 1. </w:t>
      </w:r>
    </w:p>
    <w:p>
      <w:pPr>
        <w:rPr>
          <w:rFonts w:cs="Times New Roman"/>
        </w:rPr>
      </w:pPr>
    </w:p>
    <w:p>
      <w:pPr>
        <w:rPr>
          <w:rFonts w:cs="Times New Roman"/>
        </w:rPr>
      </w:pPr>
      <w:r>
        <w:rPr>
          <w:rFonts w:cs="Times New Roman"/>
        </w:rPr>
        <w:t xml:space="preserve">In addition, </w:t>
      </w:r>
      <w:r>
        <w:rPr>
          <w:rFonts w:cs="Times New Roman"/>
          <w:b/>
          <w:bCs/>
        </w:rPr>
        <w:t xml:space="preserve">MD5 </w:t>
      </w:r>
      <w:r>
        <w:rPr>
          <w:rFonts w:cs="Times New Roman"/>
        </w:rPr>
        <w:t xml:space="preserve">is used to encode the key in the “key-value” pair. </w:t>
      </w:r>
      <w:r>
        <w:rPr>
          <w:rFonts w:cs="Times New Roman"/>
          <w:b/>
          <w:bCs/>
        </w:rPr>
        <w:t xml:space="preserve">MD5 </w:t>
      </w:r>
      <w:r>
        <w:rPr>
          <w:rFonts w:cs="Times New Roman"/>
        </w:rPr>
        <w:t>is an algorithm for inputting variable length information and outputting 128 bits of fixed length, as seen in Table 4. The purpose of storing keywords in this way is to ensure that each key stored is 128 bits long. The advantage is that the storage space for a key is fixed.</w:t>
      </w:r>
      <w:r>
        <w:rPr>
          <w:rFonts w:cs="Times New Roman"/>
          <w:lang w:val="en-US"/>
        </w:rPr>
        <w:t xml:space="preserve"> In </w:t>
      </w:r>
      <w:r>
        <w:rPr>
          <w:rFonts w:cs="Times New Roman"/>
        </w:rPr>
        <w:t xml:space="preserve">Table 4, the left column contains </w:t>
      </w:r>
      <w:r>
        <w:rPr>
          <w:rFonts w:cs="Times New Roman"/>
          <w:b/>
          <w:bCs/>
        </w:rPr>
        <w:t>MD5-</w:t>
      </w:r>
      <w:r>
        <w:rPr>
          <w:rFonts w:cs="Times New Roman"/>
        </w:rPr>
        <w:t>encoded keys. They can be tags, keywords, titles and any other words parsed from long search strings submitted by users. The right column contains the list of IDs corresponding to the resources.</w:t>
      </w:r>
    </w:p>
    <w:p>
      <w:pPr>
        <w:rPr>
          <w:rFonts w:cs="Times New Roman"/>
        </w:rPr>
      </w:pPr>
    </w:p>
    <w:p>
      <w:pPr>
        <w:rPr>
          <w:rFonts w:cs="Times New Roman"/>
        </w:rPr>
      </w:pPr>
      <w:r>
        <w:rPr>
          <w:rFonts w:cs="Times New Roman"/>
        </w:rPr>
        <w:t xml:space="preserve">The full search process in layers 1 and 2 as displayed in Figure 17 is as follows: first, take a search keyword; then, encode the keyword using </w:t>
      </w:r>
      <w:r>
        <w:rPr>
          <w:rFonts w:cs="Times New Roman"/>
          <w:b/>
          <w:bCs/>
        </w:rPr>
        <w:t xml:space="preserve">MD5 </w:t>
      </w:r>
      <w:r>
        <w:rPr>
          <w:rFonts w:cs="Times New Roman"/>
        </w:rPr>
        <w:t>to get the “key”; then, use the “key” to get the IDs of relevant resources; and finally retrieve the resources’ related information according to the ID list. Here, ID is the primary key in the resource table, which also serves to speed up the search</w:t>
      </w:r>
      <w:r>
        <w:rPr>
          <w:rStyle w:val="19"/>
          <w:rFonts w:cs="Times New Roman"/>
        </w:rPr>
        <w:footnoteReference w:id="10"/>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2403475" cy="3422015"/>
            <wp:effectExtent l="0" t="0" r="15875" b="6985"/>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6"/>
                    <a:stretch>
                      <a:fillRect/>
                    </a:stretch>
                  </pic:blipFill>
                  <pic:spPr>
                    <a:xfrm>
                      <a:off x="0" y="0"/>
                      <a:ext cx="2403475" cy="3422015"/>
                    </a:xfrm>
                    <a:prstGeom prst="rect">
                      <a:avLst/>
                    </a:prstGeom>
                  </pic:spPr>
                </pic:pic>
              </a:graphicData>
            </a:graphic>
          </wp:inline>
        </w:drawing>
      </w:r>
    </w:p>
    <w:p>
      <w:pPr>
        <w:pStyle w:val="38"/>
        <w:rPr>
          <w:rFonts w:cs="Times New Roman"/>
        </w:rPr>
      </w:pPr>
      <w:r>
        <w:rPr>
          <w:rFonts w:cs="Times New Roman"/>
        </w:rPr>
        <w:t>Figure 17</w:t>
      </w:r>
      <w:r>
        <w:rPr>
          <w:rFonts w:cs="Times New Roman"/>
          <w:lang w:val="en-US"/>
        </w:rPr>
        <w:t>.</w:t>
      </w:r>
      <w:r>
        <w:rPr>
          <w:rFonts w:cs="Times New Roman"/>
        </w:rPr>
        <w:t xml:space="preserve"> The search process from layer 2 to layer 1</w:t>
      </w:r>
    </w:p>
    <w:p>
      <w:pPr>
        <w:pStyle w:val="23"/>
        <w:rPr>
          <w:rFonts w:cs="Times New Roman"/>
          <w:i/>
          <w:sz w:val="20"/>
        </w:rPr>
      </w:pPr>
    </w:p>
    <w:p>
      <w:pPr>
        <w:pStyle w:val="23"/>
        <w:rPr>
          <w:rFonts w:cs="Times New Roman"/>
        </w:rPr>
      </w:pPr>
      <w:r>
        <w:rPr>
          <w:rFonts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It should be noted that non-relational database typically has advantage when data can be simply represented, so it is a best practice to hold the whole database as non-relational. Further, non-relational database does not support fuzzy search very well because of possible “result loss”. Therefore, in our design, the complete data are stored in a relational database in layer 1 to ensure data integrity.</w:t>
      </w:r>
    </w:p>
    <w:p>
      <w:pPr>
        <w:pStyle w:val="4"/>
        <w:rPr>
          <w:rFonts w:cs="Times New Roman"/>
        </w:rPr>
      </w:pPr>
      <w:bookmarkStart w:id="360" w:name="_Toc1433862258"/>
      <w:bookmarkStart w:id="361" w:name="_Toc1560916720"/>
      <w:bookmarkStart w:id="362" w:name="_Toc26049"/>
      <w:bookmarkStart w:id="363" w:name="_Toc963"/>
      <w:bookmarkStart w:id="364" w:name="_Toc1772611684"/>
      <w:bookmarkStart w:id="365" w:name="_Toc1066932479"/>
      <w:bookmarkStart w:id="366" w:name="_Toc292115387"/>
      <w:bookmarkStart w:id="367" w:name="_Toc1134804133"/>
      <w:bookmarkStart w:id="368" w:name="_Toc5093"/>
      <w:bookmarkStart w:id="369" w:name="_Toc1790703294"/>
      <w:bookmarkStart w:id="370" w:name="_Toc1853283623"/>
      <w:r>
        <w:rPr>
          <w:rFonts w:cs="Times New Roman"/>
        </w:rPr>
        <w:t xml:space="preserve">5.2.3 Non-Relational Database </w:t>
      </w:r>
      <w:bookmarkEnd w:id="360"/>
      <w:r>
        <w:rPr>
          <w:rFonts w:cs="Times New Roman"/>
        </w:rPr>
        <w:t>for Cache</w:t>
      </w:r>
      <w:bookmarkEnd w:id="361"/>
      <w:bookmarkEnd w:id="362"/>
      <w:bookmarkEnd w:id="363"/>
      <w:bookmarkEnd w:id="364"/>
      <w:bookmarkEnd w:id="365"/>
      <w:bookmarkEnd w:id="366"/>
      <w:bookmarkEnd w:id="367"/>
      <w:bookmarkEnd w:id="368"/>
      <w:bookmarkEnd w:id="369"/>
      <w:bookmarkEnd w:id="370"/>
    </w:p>
    <w:p>
      <w:pPr>
        <w:rPr>
          <w:rFonts w:cs="Times New Roman"/>
        </w:rPr>
      </w:pPr>
      <w:r>
        <w:rPr>
          <w:rFonts w:cs="Times New Roman"/>
        </w:rPr>
        <w:t xml:space="preserve">Cache database is often used to speed up searches. Our system adopts </w:t>
      </w:r>
      <w:r>
        <w:rPr>
          <w:rFonts w:cs="Times New Roman"/>
          <w:b/>
          <w:bCs/>
        </w:rPr>
        <w:t>Redis</w:t>
      </w:r>
      <w:r>
        <w:rPr>
          <w:rFonts w:cs="Times New Roman"/>
        </w:rPr>
        <w:t>, which is an in-memory database system. Redis has several advantages:</w:t>
      </w:r>
    </w:p>
    <w:p>
      <w:pPr>
        <w:rPr>
          <w:rFonts w:cs="Times New Roman"/>
        </w:rPr>
      </w:pPr>
    </w:p>
    <w:p>
      <w:pPr>
        <w:pStyle w:val="39"/>
        <w:numPr>
          <w:ilvl w:val="0"/>
          <w:numId w:val="14"/>
        </w:numPr>
        <w:rPr>
          <w:rFonts w:cs="Times New Roman"/>
        </w:rPr>
      </w:pPr>
      <w:r>
        <w:rPr>
          <w:rFonts w:cs="Times New Roman"/>
        </w:rPr>
        <w:t>Redis can store a large amount of data. It supports the 2^32 keys in hash map, and the maximum size of each key or value is 512M.</w:t>
      </w:r>
    </w:p>
    <w:p>
      <w:pPr>
        <w:pStyle w:val="39"/>
        <w:numPr>
          <w:ilvl w:val="0"/>
          <w:numId w:val="14"/>
        </w:numPr>
        <w:rPr>
          <w:rFonts w:cs="Times New Roman"/>
        </w:rPr>
      </w:pPr>
      <w:r>
        <w:rPr>
          <w:rFonts w:cs="Times New Roman"/>
        </w:rPr>
        <w:t>Redis can be scalable and distributed.</w:t>
      </w:r>
    </w:p>
    <w:p>
      <w:pPr>
        <w:pStyle w:val="38"/>
        <w:jc w:val="both"/>
        <w:rPr>
          <w:rFonts w:cs="Times New Roman"/>
          <w:i w:val="0"/>
        </w:rPr>
      </w:pPr>
    </w:p>
    <w:p>
      <w:pPr>
        <w:rPr>
          <w:rFonts w:cs="Times New Roman"/>
        </w:rPr>
      </w:pPr>
      <w:r>
        <w:rPr>
          <w:rFonts w:cs="Times New Roman"/>
        </w:rPr>
        <w:t xml:space="preserve">The purpose of using a cache non-relational database is to further improve search performance gained from layer 2. At layer 2, when the amount of data reaches millions of rows of storage each day, the storage space will become insufficient, and the query speed via B-tree will be significantly slowed. The cache database can take advantage of the hashing structure supported in Redis, whose search time complexity is </w:t>
      </w:r>
      <w:r>
        <w:rPr>
          <w:rFonts w:cs="Times New Roman"/>
          <w:i/>
          <w:iCs/>
        </w:rPr>
        <w:t>O(1)</w:t>
      </w:r>
      <w:r>
        <w:rPr>
          <w:rFonts w:cs="Times New Roman"/>
        </w:rPr>
        <w:t>. So, layer 3 is the fastest layer.</w:t>
      </w:r>
    </w:p>
    <w:p>
      <w:pPr>
        <w:rPr>
          <w:rFonts w:cs="Times New Roman"/>
        </w:rPr>
      </w:pPr>
    </w:p>
    <w:p>
      <w:pPr>
        <w:rPr>
          <w:rFonts w:cs="Times New Roman"/>
        </w:rPr>
      </w:pPr>
      <w:r>
        <w:rPr>
          <w:rFonts w:cs="Times New Roman"/>
        </w:rPr>
        <w:t>The benefits of using a cache database like Redis include the following:</w:t>
      </w:r>
    </w:p>
    <w:p>
      <w:pPr>
        <w:rPr>
          <w:rFonts w:cs="Times New Roman"/>
        </w:rPr>
      </w:pPr>
    </w:p>
    <w:p>
      <w:pPr>
        <w:pStyle w:val="39"/>
        <w:numPr>
          <w:ilvl w:val="0"/>
          <w:numId w:val="14"/>
        </w:numPr>
        <w:tabs>
          <w:tab w:val="left" w:pos="420"/>
        </w:tabs>
        <w:rPr>
          <w:rFonts w:cs="Times New Roman"/>
        </w:rPr>
      </w:pPr>
      <w:r>
        <w:rPr>
          <w:rFonts w:cs="Times New Roman"/>
        </w:rPr>
        <w:t>Using distributed storage allows dividing data onto several servers, to balance the storage pressure.</w:t>
      </w:r>
    </w:p>
    <w:p>
      <w:pPr>
        <w:pStyle w:val="39"/>
        <w:numPr>
          <w:ilvl w:val="0"/>
          <w:numId w:val="14"/>
        </w:numPr>
        <w:tabs>
          <w:tab w:val="left" w:pos="420"/>
        </w:tabs>
        <w:rPr>
          <w:rFonts w:cs="Times New Roman"/>
        </w:rPr>
      </w:pPr>
      <w:r>
        <w:rPr>
          <w:rFonts w:cs="Times New Roman"/>
        </w:rPr>
        <w:t>The speed of reading and writing in memory is far higher than that of hard disk, which is especially beneficial for frequently accessed data.</w:t>
      </w:r>
    </w:p>
    <w:p>
      <w:pPr>
        <w:rPr>
          <w:rFonts w:cs="Times New Roman"/>
          <w:color w:val="FF0000"/>
        </w:rPr>
      </w:pPr>
    </w:p>
    <w:p>
      <w:pPr>
        <w:rPr>
          <w:rFonts w:cs="Times New Roman"/>
        </w:rPr>
      </w:pPr>
      <w:r>
        <w:rPr>
          <w:rFonts w:cs="Times New Roman"/>
        </w:rPr>
        <w:t xml:space="preserve">However, layer 3 has its own limitations. Although the memory speed is much faster than the hard disk, its storage capacity is far less. Take a personal computer with 16GB memory and 1TB hard disk as an example. The memory capacity is only 1% of the hard disk capacity. What is more, the price of memory is much higher than that of hard disk. Therefore, we store less data in the third layer than in the second layer, which indicates that the query loss rate of layer 3 is higher. Ways to work around this limitation are presented in Sections 5.2.4 and 5.2.5. </w:t>
      </w:r>
    </w:p>
    <w:p>
      <w:pPr>
        <w:pStyle w:val="4"/>
        <w:rPr>
          <w:rFonts w:cs="Times New Roman"/>
        </w:rPr>
      </w:pPr>
      <w:bookmarkStart w:id="371" w:name="_Toc6856"/>
      <w:bookmarkStart w:id="372" w:name="_Toc2082588269"/>
      <w:bookmarkStart w:id="373" w:name="_Toc714357763"/>
      <w:bookmarkStart w:id="374" w:name="_Toc254562904"/>
      <w:bookmarkStart w:id="375" w:name="_Toc833981356"/>
      <w:bookmarkStart w:id="376" w:name="_Toc29983"/>
      <w:bookmarkStart w:id="377" w:name="_Toc155829331"/>
      <w:bookmarkStart w:id="378" w:name="_Toc17810"/>
      <w:bookmarkStart w:id="379" w:name="_Toc204525893"/>
      <w:bookmarkStart w:id="380" w:name="_Toc935123689"/>
      <w:bookmarkStart w:id="381" w:name="_Toc163939619"/>
      <w:r>
        <w:rPr>
          <w:rFonts w:cs="Times New Roman"/>
        </w:rPr>
        <w:t>5.2.4 Three-Layered Search</w:t>
      </w:r>
      <w:bookmarkEnd w:id="371"/>
      <w:bookmarkEnd w:id="372"/>
      <w:bookmarkEnd w:id="373"/>
      <w:bookmarkEnd w:id="374"/>
      <w:bookmarkEnd w:id="375"/>
      <w:bookmarkEnd w:id="376"/>
      <w:bookmarkEnd w:id="377"/>
      <w:bookmarkEnd w:id="378"/>
      <w:bookmarkEnd w:id="379"/>
      <w:bookmarkEnd w:id="380"/>
      <w:bookmarkEnd w:id="381"/>
    </w:p>
    <w:p>
      <w:pPr>
        <w:rPr>
          <w:rFonts w:cs="Times New Roman"/>
        </w:rPr>
      </w:pPr>
      <w:r>
        <w:rPr>
          <w:rFonts w:cs="Times New Roman"/>
        </w:rPr>
        <w:t>The data storage system of the search engine is implemented with three layers, as shown in Figure 18. Each layer has its own features and purpose, working together to improve the speed of keyword search. To sum up, the data stored in memory, layer 3, are the keywords with high search frequency. These keywords (keys) and the IDs of the corresponding resources (values) are saved in “key-value” form, just like those stored in layer 2. But the differences between layer 2 (B-tree) and layer 3 (Hash) causes a large speed gap between them.</w:t>
      </w:r>
    </w:p>
    <w:p>
      <w:pPr>
        <w:rPr>
          <w:rFonts w:cs="Times New Roman"/>
        </w:rPr>
      </w:pPr>
    </w:p>
    <w:p>
      <w:pPr>
        <w:rPr>
          <w:rFonts w:cs="Times New Roman"/>
        </w:rPr>
      </w:pPr>
      <w:r>
        <w:rPr>
          <w:rFonts w:cs="Times New Roman"/>
          <w:lang w:val="en-US" w:eastAsia="en-US"/>
        </w:rPr>
        <w:drawing>
          <wp:inline distT="0" distB="0" distL="114300" distR="114300">
            <wp:extent cx="5732780" cy="5436235"/>
            <wp:effectExtent l="0" t="0" r="1270" b="12065"/>
            <wp:docPr id="4" name="Picture 4"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Concurrent search"/>
                    <pic:cNvPicPr>
                      <a:picLocks noChangeAspect="true"/>
                    </pic:cNvPicPr>
                  </pic:nvPicPr>
                  <pic:blipFill>
                    <a:blip r:embed="rId37"/>
                    <a:stretch>
                      <a:fillRect/>
                    </a:stretch>
                  </pic:blipFill>
                  <pic:spPr>
                    <a:xfrm>
                      <a:off x="0" y="0"/>
                      <a:ext cx="5732780" cy="5436235"/>
                    </a:xfrm>
                    <a:prstGeom prst="rect">
                      <a:avLst/>
                    </a:prstGeom>
                  </pic:spPr>
                </pic:pic>
              </a:graphicData>
            </a:graphic>
          </wp:inline>
        </w:drawing>
      </w:r>
    </w:p>
    <w:p>
      <w:pPr>
        <w:pStyle w:val="38"/>
        <w:rPr>
          <w:rFonts w:cs="Times New Roman"/>
        </w:rPr>
      </w:pPr>
      <w:r>
        <w:rPr>
          <w:rFonts w:cs="Times New Roman"/>
        </w:rPr>
        <w:t>Figure 18</w:t>
      </w:r>
      <w:r>
        <w:rPr>
          <w:rFonts w:hint="eastAsia" w:cs="Times New Roman"/>
          <w:lang w:val="en-US"/>
        </w:rPr>
        <w:t>.</w:t>
      </w:r>
      <w:r>
        <w:rPr>
          <w:rFonts w:cs="Times New Roman"/>
        </w:rPr>
        <w:t xml:space="preserve"> Three-layer storage system with different speeds</w:t>
      </w:r>
    </w:p>
    <w:p>
      <w:pPr>
        <w:rPr>
          <w:rFonts w:cs="Times New Roman"/>
        </w:rPr>
      </w:pPr>
    </w:p>
    <w:p>
      <w:pPr>
        <w:rPr>
          <w:rFonts w:cs="Times New Roman"/>
        </w:rPr>
      </w:pPr>
      <w:r>
        <w:rPr>
          <w:rFonts w:cs="Times New Roman"/>
        </w:rPr>
        <w:t>As shown in Figure 19, when a user searches for resources, the input keywords first reach the non-relational cache database to find the IDs of the relevant resources. If found, the search goes to the relational database for whole resource information retrieval. Otherwise, the search takes a detour to the non-relational disk database. It should be noted that the non-relational disk database tries to hold all possible keywords and tags, but there is no guarantee that it will contain them. In rare cases, if the controller still cannot find the keywords in non-relational disk database, the search will have to be done in the relational database directly.</w:t>
      </w:r>
    </w:p>
    <w:p>
      <w:pPr>
        <w:rPr>
          <w:rFonts w:cs="Times New Roman"/>
        </w:rPr>
      </w:pPr>
    </w:p>
    <w:p>
      <w:pPr>
        <w:rPr>
          <w:rFonts w:cs="Times New Roman"/>
        </w:rPr>
      </w:pPr>
      <w:r>
        <w:rPr>
          <w:rFonts w:cs="Times New Roman"/>
          <w:lang w:val="en-US" w:eastAsia="en-US"/>
        </w:rPr>
        <w:drawing>
          <wp:inline distT="0" distB="0" distL="114300" distR="114300">
            <wp:extent cx="4309110" cy="8162925"/>
            <wp:effectExtent l="0" t="0" r="15240" b="952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38"/>
                    <a:stretch>
                      <a:fillRect/>
                    </a:stretch>
                  </pic:blipFill>
                  <pic:spPr>
                    <a:xfrm>
                      <a:off x="0" y="0"/>
                      <a:ext cx="4309110" cy="8162925"/>
                    </a:xfrm>
                    <a:prstGeom prst="rect">
                      <a:avLst/>
                    </a:prstGeom>
                  </pic:spPr>
                </pic:pic>
              </a:graphicData>
            </a:graphic>
          </wp:inline>
        </w:drawing>
      </w:r>
    </w:p>
    <w:p>
      <w:pPr>
        <w:pStyle w:val="38"/>
        <w:rPr>
          <w:rFonts w:cs="Times New Roman"/>
        </w:rPr>
      </w:pPr>
      <w:r>
        <w:rPr>
          <w:rFonts w:cs="Times New Roman"/>
        </w:rPr>
        <w:t>Figure 19</w:t>
      </w:r>
      <w:r>
        <w:rPr>
          <w:rFonts w:hint="eastAsia" w:cs="Times New Roman"/>
          <w:lang w:val="en-US"/>
        </w:rPr>
        <w:t>.</w:t>
      </w:r>
      <w:r>
        <w:rPr>
          <w:rFonts w:cs="Times New Roman"/>
        </w:rPr>
        <w:t xml:space="preserve"> Three-layer search process</w:t>
      </w:r>
    </w:p>
    <w:p>
      <w:pPr>
        <w:pStyle w:val="4"/>
        <w:rPr>
          <w:rFonts w:cs="Times New Roman"/>
        </w:rPr>
      </w:pPr>
      <w:bookmarkStart w:id="382" w:name="_Toc488568444"/>
      <w:bookmarkStart w:id="383" w:name="_Toc1797919152"/>
      <w:bookmarkStart w:id="384" w:name="_Toc597920457"/>
      <w:bookmarkStart w:id="385" w:name="_Toc282885613"/>
      <w:bookmarkStart w:id="386" w:name="_Toc4005"/>
      <w:bookmarkStart w:id="387" w:name="_Toc11378"/>
      <w:bookmarkStart w:id="388" w:name="_Toc171073569"/>
      <w:bookmarkStart w:id="389" w:name="_Toc22988"/>
      <w:bookmarkStart w:id="390" w:name="_Toc531844896"/>
      <w:bookmarkStart w:id="391" w:name="_Toc1634353965"/>
      <w:bookmarkStart w:id="392" w:name="_Toc1352142169"/>
      <w:r>
        <w:rPr>
          <w:rFonts w:cs="Times New Roman"/>
        </w:rPr>
        <w:t>5.2.5 Cache Switch</w:t>
      </w:r>
      <w:bookmarkEnd w:id="382"/>
      <w:bookmarkEnd w:id="383"/>
      <w:bookmarkEnd w:id="384"/>
      <w:bookmarkEnd w:id="385"/>
      <w:bookmarkEnd w:id="386"/>
      <w:bookmarkEnd w:id="387"/>
      <w:bookmarkEnd w:id="388"/>
      <w:bookmarkEnd w:id="389"/>
      <w:bookmarkEnd w:id="390"/>
      <w:bookmarkEnd w:id="391"/>
      <w:bookmarkEnd w:id="392"/>
    </w:p>
    <w:p>
      <w:pPr>
        <w:rPr>
          <w:rFonts w:cs="Times New Roman"/>
        </w:rPr>
      </w:pPr>
      <w:r>
        <w:rPr>
          <w:rFonts w:cs="Times New Roman"/>
        </w:rPr>
        <w:t>Memory size is limited, even taking distributed storage into consideration. It is important to reserve sufficient memory space for smooth operating system function. Special care via algorithms and methods is needed to keep the size of the non-relational database cache within a reasonable range. As a result, it is impossible to index all the keywords in the non-relational cache database, considering the growing amount of data. Exploiting the idea of page switching in operating systems, similar strategies are proposed to manage the non-relational database cache.</w:t>
      </w:r>
    </w:p>
    <w:p>
      <w:pPr>
        <w:rPr>
          <w:rFonts w:cs="Times New Roman"/>
        </w:rPr>
      </w:pPr>
    </w:p>
    <w:p>
      <w:pPr>
        <w:rPr>
          <w:rFonts w:cs="Times New Roman"/>
        </w:rPr>
      </w:pPr>
      <w:r>
        <w:rPr>
          <w:rFonts w:cs="Times New Roman"/>
        </w:rPr>
        <w:t>Paging is a concept used in memory management of traditional operating systems. It enables the main memory of a computer to effectively manage data stored in auxiliary memory, typically hard disk. Page is the unit that the operating system sets as fixed numbers of blocks for transferring data between memory and disk</w:t>
      </w:r>
      <w:r>
        <w:rPr>
          <w:rStyle w:val="18"/>
          <w:rFonts w:cs="Times New Roman"/>
        </w:rPr>
        <w:t>[</w:t>
      </w:r>
      <w:r>
        <w:rPr>
          <w:rStyle w:val="18"/>
          <w:rFonts w:cs="Times New Roman"/>
        </w:rPr>
        <w:endnoteReference w:id="19"/>
      </w:r>
      <w:r>
        <w:rPr>
          <w:rStyle w:val="18"/>
          <w:rFonts w:cs="Times New Roman"/>
        </w:rPr>
        <w:t>]</w:t>
      </w:r>
      <w:r>
        <w:rPr>
          <w:rFonts w:cs="Times New Roman"/>
        </w:rPr>
        <w:t xml:space="preserve">. In our search engine system, one “page” is a unit with the </w:t>
      </w:r>
      <w:r>
        <w:rPr>
          <w:rFonts w:cs="Times New Roman"/>
          <w:i/>
          <w:iCs/>
        </w:rPr>
        <w:t>&lt;key, ids&gt;</w:t>
      </w:r>
      <w:r>
        <w:rPr>
          <w:rFonts w:cs="Times New Roman"/>
        </w:rPr>
        <w:t xml:space="preserve"> entries in Redis. In Redis, one hashing file can store up to more than 4 billion entries.</w:t>
      </w:r>
      <w:r>
        <w:rPr>
          <w:rStyle w:val="19"/>
          <w:rFonts w:cs="Times New Roman"/>
        </w:rPr>
        <w:footnoteReference w:id="11"/>
      </w:r>
      <w:r>
        <w:rPr>
          <w:rFonts w:cs="Times New Roman"/>
        </w:rPr>
        <w:t xml:space="preserve"> As an example, when searching “1” on Google, there are more than 25 billion results. If we take this number as the max search results in our system, a &lt;</w:t>
      </w:r>
      <w:r>
        <w:rPr>
          <w:rFonts w:cs="Times New Roman"/>
          <w:i/>
        </w:rPr>
        <w:t>key</w:t>
      </w:r>
      <w:r>
        <w:rPr>
          <w:rFonts w:cs="Times New Roman"/>
        </w:rPr>
        <w:t>, i</w:t>
      </w:r>
      <w:r>
        <w:rPr>
          <w:rFonts w:cs="Times New Roman"/>
          <w:i/>
        </w:rPr>
        <w:t>ds</w:t>
      </w:r>
      <w:r>
        <w:rPr>
          <w:rFonts w:cs="Times New Roman"/>
        </w:rPr>
        <w:t>&gt; entry can store up to 25 billion IDs, which Redis cannot normally handle. Therefore, the third layer only allows the system to store limited IDs of a keyword, and the rest of the IDs are stored in layer 2 on the disk. Actually, it is not just the limitation of Redis itself, but rather the real memory size on a server also limits the size of all IDs. To solve this problem, paging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18"/>
          <w:rFonts w:cs="Times New Roman" w:eastAsiaTheme="minorEastAsia"/>
        </w:rPr>
        <w:t>[</w:t>
      </w:r>
      <w:r>
        <w:rPr>
          <w:rStyle w:val="18"/>
          <w:rFonts w:cs="Times New Roman" w:eastAsiaTheme="minorEastAsia"/>
        </w:rPr>
        <w:endnoteReference w:id="20"/>
      </w:r>
      <w:r>
        <w:rPr>
          <w:rStyle w:val="18"/>
          <w:rFonts w:cs="Times New Roman" w:eastAsiaTheme="minorEastAsia"/>
        </w:rPr>
        <w:t>]</w:t>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was found to be most suitable for the proposed search engine system. Following the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be moved out of cache. Table 5 shows an example of keywords, IDs and frequency in the cache database.</w:t>
      </w:r>
    </w:p>
    <w:p>
      <w:pPr>
        <w:rPr>
          <w:rFonts w:cs="Times New Roman"/>
        </w:rPr>
      </w:pPr>
    </w:p>
    <w:p>
      <w:pPr>
        <w:pStyle w:val="38"/>
        <w:rPr>
          <w:rFonts w:cs="Times New Roman"/>
        </w:rPr>
      </w:pPr>
      <w:r>
        <w:rPr>
          <w:rFonts w:cs="Times New Roman"/>
        </w:rPr>
        <w:t>Table 5. Keys, values and frequency in the cache non-relational database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b/>
                <w:bCs/>
              </w:rPr>
            </w:pPr>
            <w:r>
              <w:rPr>
                <w:rFonts w:cs="Times New Roman"/>
                <w:b/>
                <w:bCs/>
              </w:rPr>
              <w:t>Key</w:t>
            </w:r>
          </w:p>
        </w:tc>
        <w:tc>
          <w:tcPr>
            <w:tcW w:w="3316" w:type="dxa"/>
          </w:tcPr>
          <w:p>
            <w:pPr>
              <w:widowControl w:val="0"/>
              <w:rPr>
                <w:rFonts w:cs="Times New Roman"/>
                <w:b/>
                <w:bCs/>
              </w:rPr>
            </w:pPr>
            <w:r>
              <w:rPr>
                <w:rFonts w:cs="Times New Roman"/>
                <w:b/>
                <w:bCs/>
              </w:rPr>
              <w:t>ID</w:t>
            </w:r>
          </w:p>
        </w:tc>
        <w:tc>
          <w:tcPr>
            <w:tcW w:w="1350" w:type="dxa"/>
          </w:tcPr>
          <w:p>
            <w:pPr>
              <w:widowControl w:val="0"/>
              <w:rPr>
                <w:rFonts w:cs="Times New Roman"/>
                <w:b/>
                <w:bCs/>
              </w:rPr>
            </w:pPr>
            <w:r>
              <w:rPr>
                <w:rFonts w:cs="Times New Roman"/>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Key1</w:t>
            </w:r>
          </w:p>
        </w:tc>
        <w:tc>
          <w:tcPr>
            <w:tcW w:w="3316" w:type="dxa"/>
          </w:tcPr>
          <w:p>
            <w:pPr>
              <w:widowControl w:val="0"/>
              <w:rPr>
                <w:rFonts w:cs="Times New Roman"/>
                <w:i/>
                <w:sz w:val="22"/>
              </w:rPr>
            </w:pPr>
            <w:r>
              <w:rPr>
                <w:rFonts w:cs="Times New Roman"/>
                <w:i/>
                <w:sz w:val="22"/>
              </w:rPr>
              <w:t>1,2,3,4,5</w:t>
            </w:r>
          </w:p>
        </w:tc>
        <w:tc>
          <w:tcPr>
            <w:tcW w:w="1350" w:type="dxa"/>
          </w:tcPr>
          <w:p>
            <w:pPr>
              <w:widowControl w:val="0"/>
              <w:rPr>
                <w:rFonts w:cs="Times New Roman"/>
                <w:sz w:val="22"/>
              </w:rPr>
            </w:pPr>
            <w:r>
              <w:rPr>
                <w:rFonts w:cs="Times New Roman"/>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Key2</w:t>
            </w:r>
          </w:p>
        </w:tc>
        <w:tc>
          <w:tcPr>
            <w:tcW w:w="3316" w:type="dxa"/>
          </w:tcPr>
          <w:p>
            <w:pPr>
              <w:widowControl w:val="0"/>
              <w:rPr>
                <w:rFonts w:cs="Times New Roman"/>
                <w:i/>
                <w:sz w:val="22"/>
              </w:rPr>
            </w:pPr>
            <w:r>
              <w:rPr>
                <w:rFonts w:cs="Times New Roman"/>
                <w:i/>
                <w:sz w:val="22"/>
              </w:rPr>
              <w:t>6,7,8,9,10</w:t>
            </w:r>
          </w:p>
        </w:tc>
        <w:tc>
          <w:tcPr>
            <w:tcW w:w="1350" w:type="dxa"/>
          </w:tcPr>
          <w:p>
            <w:pPr>
              <w:widowControl w:val="0"/>
              <w:rPr>
                <w:rFonts w:cs="Times New Roman"/>
                <w:sz w:val="22"/>
              </w:rPr>
            </w:pPr>
            <w:r>
              <w:rPr>
                <w:rFonts w:cs="Times New Roman"/>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rFonts w:cs="Times New Roman"/>
                <w:i/>
                <w:sz w:val="22"/>
              </w:rPr>
            </w:pPr>
            <w:r>
              <w:rPr>
                <w:rFonts w:cs="Times New Roman"/>
                <w:i/>
                <w:sz w:val="22"/>
              </w:rPr>
              <w:t>Key3</w:t>
            </w:r>
          </w:p>
        </w:tc>
        <w:tc>
          <w:tcPr>
            <w:tcW w:w="3316" w:type="dxa"/>
          </w:tcPr>
          <w:p>
            <w:pPr>
              <w:widowControl w:val="0"/>
              <w:rPr>
                <w:rFonts w:cs="Times New Roman"/>
                <w:i/>
                <w:sz w:val="22"/>
              </w:rPr>
            </w:pPr>
            <w:r>
              <w:rPr>
                <w:rFonts w:cs="Times New Roman"/>
                <w:i/>
                <w:sz w:val="22"/>
              </w:rPr>
              <w:t>1,3,9,11,12</w:t>
            </w:r>
          </w:p>
        </w:tc>
        <w:tc>
          <w:tcPr>
            <w:tcW w:w="1350" w:type="dxa"/>
          </w:tcPr>
          <w:p>
            <w:pPr>
              <w:widowControl w:val="0"/>
              <w:rPr>
                <w:rFonts w:cs="Times New Roman"/>
                <w:sz w:val="22"/>
              </w:rPr>
            </w:pPr>
            <w:r>
              <w:rPr>
                <w:rFonts w:cs="Times New Roman"/>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Key4</w:t>
            </w:r>
          </w:p>
        </w:tc>
        <w:tc>
          <w:tcPr>
            <w:tcW w:w="3316" w:type="dxa"/>
          </w:tcPr>
          <w:p>
            <w:pPr>
              <w:widowControl w:val="0"/>
              <w:rPr>
                <w:rFonts w:cs="Times New Roman"/>
                <w:i/>
                <w:sz w:val="22"/>
              </w:rPr>
            </w:pPr>
            <w:r>
              <w:rPr>
                <w:rFonts w:cs="Times New Roman"/>
                <w:i/>
                <w:sz w:val="22"/>
              </w:rPr>
              <w:t>12,23,45,222,657,12321</w:t>
            </w:r>
          </w:p>
        </w:tc>
        <w:tc>
          <w:tcPr>
            <w:tcW w:w="1350" w:type="dxa"/>
          </w:tcPr>
          <w:p>
            <w:pPr>
              <w:widowControl w:val="0"/>
              <w:rPr>
                <w:rFonts w:cs="Times New Roman"/>
                <w:sz w:val="22"/>
              </w:rPr>
            </w:pPr>
            <w:r>
              <w:rPr>
                <w:rFonts w:cs="Times New Roman"/>
                <w:sz w:val="22"/>
              </w:rPr>
              <w:t>50000</w:t>
            </w:r>
          </w:p>
        </w:tc>
      </w:tr>
    </w:tbl>
    <w:p>
      <w:pPr>
        <w:rPr>
          <w:rFonts w:cs="Times New Roman"/>
        </w:rPr>
      </w:pPr>
    </w:p>
    <w:p>
      <w:pPr>
        <w:rPr>
          <w:rFonts w:cs="Times New Roman"/>
        </w:rPr>
      </w:pPr>
      <w:r>
        <w:rPr>
          <w:rFonts w:cs="Times New Roman"/>
        </w:rPr>
        <w:t xml:space="preserve">The cache switching process using </w:t>
      </w:r>
      <w:r>
        <w:rPr>
          <w:rFonts w:cs="Times New Roman"/>
          <w:b/>
        </w:rPr>
        <w:t>LRU</w:t>
      </w:r>
      <w:r>
        <w:rPr>
          <w:rFonts w:cs="Times New Roman"/>
        </w:rPr>
        <w:t xml:space="preserve"> is shown in Figure 20.</w:t>
      </w:r>
    </w:p>
    <w:p>
      <w:pPr>
        <w:rPr>
          <w:rFonts w:cs="Times New Roman"/>
        </w:rPr>
      </w:pPr>
    </w:p>
    <w:p>
      <w:pPr>
        <w:rPr>
          <w:rFonts w:cs="Times New Roman"/>
        </w:rPr>
      </w:pPr>
      <w:r>
        <w:rPr>
          <w:rFonts w:cs="Times New Roman"/>
          <w:lang w:val="en-US" w:eastAsia="en-US"/>
        </w:rPr>
        <w:drawing>
          <wp:inline distT="0" distB="0" distL="114300" distR="114300">
            <wp:extent cx="5275580" cy="2827020"/>
            <wp:effectExtent l="0" t="0" r="1270" b="11430"/>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39"/>
                    <a:stretch>
                      <a:fillRect/>
                    </a:stretch>
                  </pic:blipFill>
                  <pic:spPr>
                    <a:xfrm>
                      <a:off x="0" y="0"/>
                      <a:ext cx="5275580" cy="2827020"/>
                    </a:xfrm>
                    <a:prstGeom prst="rect">
                      <a:avLst/>
                    </a:prstGeom>
                  </pic:spPr>
                </pic:pic>
              </a:graphicData>
            </a:graphic>
          </wp:inline>
        </w:drawing>
      </w:r>
    </w:p>
    <w:p>
      <w:pPr>
        <w:pStyle w:val="38"/>
        <w:rPr>
          <w:rFonts w:cs="Times New Roman"/>
        </w:rPr>
      </w:pPr>
      <w:r>
        <w:rPr>
          <w:rFonts w:cs="Times New Roman"/>
        </w:rPr>
        <w:t>Figure 20</w:t>
      </w:r>
      <w:r>
        <w:rPr>
          <w:rFonts w:cs="Times New Roman"/>
          <w:lang w:val="en-US"/>
        </w:rPr>
        <w:t>.</w:t>
      </w:r>
      <w:r>
        <w:rPr>
          <w:rFonts w:cs="Times New Roman"/>
        </w:rPr>
        <w:t xml:space="preserve"> Cache switch process</w:t>
      </w:r>
    </w:p>
    <w:p>
      <w:pPr>
        <w:rPr>
          <w:rFonts w:cs="Times New Roman"/>
        </w:rPr>
      </w:pPr>
    </w:p>
    <w:p>
      <w:pPr>
        <w:rPr>
          <w:rFonts w:cs="Times New Roman"/>
        </w:rPr>
      </w:pPr>
      <w:r>
        <w:rPr>
          <w:rFonts w:cs="Times New Roman"/>
        </w:rPr>
        <w:t>In the scenario shown in Figure 20, there are the &lt;</w:t>
      </w:r>
      <w:r>
        <w:rPr>
          <w:rFonts w:cs="Times New Roman"/>
          <w:i/>
        </w:rPr>
        <w:t>key, ids</w:t>
      </w:r>
      <w:r>
        <w:rPr>
          <w:rFonts w:cs="Times New Roman"/>
        </w:rPr>
        <w:t xml:space="preserve">&gt; entries already in the cache database. Suppose there is a new search with keyword </w:t>
      </w:r>
      <w:r>
        <w:rPr>
          <w:rFonts w:cs="Times New Roman"/>
          <w:i/>
        </w:rPr>
        <w:t>key5</w:t>
      </w:r>
      <w:r>
        <w:rPr>
          <w:rFonts w:cs="Times New Roman"/>
        </w:rPr>
        <w:t xml:space="preserve">, and it is not in the cache. If the keyword </w:t>
      </w:r>
      <w:r>
        <w:rPr>
          <w:rFonts w:cs="Times New Roman"/>
          <w:i/>
        </w:rPr>
        <w:t xml:space="preserve">key1 </w:t>
      </w:r>
      <w:r>
        <w:rPr>
          <w:rFonts w:cs="Times New Roman"/>
        </w:rPr>
        <w:t xml:space="preserve">has lowest frequency, then all data of </w:t>
      </w:r>
      <w:r>
        <w:rPr>
          <w:rFonts w:cs="Times New Roman"/>
          <w:i/>
        </w:rPr>
        <w:t>key1</w:t>
      </w:r>
      <w:r>
        <w:rPr>
          <w:rFonts w:cs="Times New Roman"/>
        </w:rPr>
        <w:t xml:space="preserve"> (</w:t>
      </w:r>
      <w:r>
        <w:rPr>
          <w:rFonts w:cs="Times New Roman"/>
          <w:i/>
        </w:rPr>
        <w:t xml:space="preserve">key1 </w:t>
      </w:r>
      <w:r>
        <w:rPr>
          <w:rFonts w:cs="Times New Roman"/>
        </w:rPr>
        <w:t xml:space="preserve">and its IDs) will be replaced by that of </w:t>
      </w:r>
      <w:r>
        <w:rPr>
          <w:rFonts w:cs="Times New Roman"/>
          <w:i/>
        </w:rPr>
        <w:t>key5</w:t>
      </w:r>
      <w:r>
        <w:rPr>
          <w:rFonts w:cs="Times New Roman"/>
        </w:rPr>
        <w:t>.</w:t>
      </w:r>
    </w:p>
    <w:p>
      <w:pPr>
        <w:pStyle w:val="3"/>
        <w:rPr>
          <w:rFonts w:cs="Times New Roman"/>
        </w:rPr>
      </w:pPr>
      <w:bookmarkStart w:id="393" w:name="_Toc149965253"/>
      <w:bookmarkStart w:id="394" w:name="_Toc20967"/>
      <w:bookmarkStart w:id="395" w:name="_Toc22964"/>
      <w:bookmarkStart w:id="396" w:name="_Toc2056990859"/>
      <w:bookmarkStart w:id="397" w:name="_Toc17541"/>
      <w:bookmarkStart w:id="398" w:name="_Toc1291434799"/>
      <w:bookmarkStart w:id="399" w:name="_Toc760212656"/>
      <w:bookmarkStart w:id="400" w:name="_Toc1734142194"/>
      <w:bookmarkStart w:id="401" w:name="_Toc155971180"/>
      <w:bookmarkStart w:id="402" w:name="_Toc1902749276"/>
      <w:bookmarkStart w:id="403" w:name="_Toc38210386"/>
      <w:r>
        <w:rPr>
          <w:rFonts w:cs="Times New Roman"/>
        </w:rPr>
        <w:t xml:space="preserve">5.3 Resource Ranking </w:t>
      </w:r>
      <w:r>
        <w:rPr>
          <w:rFonts w:cs="Times New Roman"/>
          <w:lang w:val="en-US"/>
        </w:rPr>
        <w:t>b</w:t>
      </w:r>
      <w:r>
        <w:rPr>
          <w:rFonts w:cs="Times New Roman"/>
        </w:rPr>
        <w:t xml:space="preserve">ased on </w:t>
      </w:r>
      <w:bookmarkEnd w:id="393"/>
      <w:r>
        <w:rPr>
          <w:rFonts w:cs="Times New Roman"/>
        </w:rPr>
        <w:t>LRV</w:t>
      </w:r>
      <w:bookmarkEnd w:id="394"/>
      <w:bookmarkEnd w:id="395"/>
      <w:bookmarkEnd w:id="396"/>
      <w:bookmarkEnd w:id="397"/>
      <w:bookmarkEnd w:id="398"/>
      <w:bookmarkEnd w:id="399"/>
      <w:bookmarkEnd w:id="400"/>
      <w:bookmarkEnd w:id="401"/>
      <w:bookmarkEnd w:id="402"/>
      <w:bookmarkEnd w:id="403"/>
    </w:p>
    <w:p>
      <w:pPr>
        <w:rPr>
          <w:rFonts w:cs="Times New Roman"/>
        </w:rPr>
      </w:pPr>
      <w:r>
        <w:rPr>
          <w:rFonts w:cs="Times New Roman"/>
        </w:rPr>
        <w:t xml:space="preserve">A learning resources search engine needs to be evaluated more strictly, given that it has more features than a normal search engine. As introduced earlier, the basic DRLV idea is designed to evaluate learning resources based on their six characteristics. We call it the </w:t>
      </w:r>
      <w:r>
        <w:rPr>
          <w:rFonts w:cs="Times New Roman"/>
          <w:b/>
          <w:bCs/>
        </w:rPr>
        <w:t xml:space="preserve">LRV </w:t>
      </w:r>
      <w:r>
        <w:rPr>
          <w:rFonts w:cs="Times New Roman"/>
        </w:rPr>
        <w:t>model. The list of resources quantified using six characteristics are returned to users, from highest to lowest relevance.</w:t>
      </w:r>
    </w:p>
    <w:p>
      <w:pPr>
        <w:pStyle w:val="4"/>
        <w:rPr>
          <w:rFonts w:cs="Times New Roman"/>
        </w:rPr>
      </w:pPr>
      <w:bookmarkStart w:id="404" w:name="_Toc1294107290"/>
      <w:bookmarkStart w:id="405" w:name="_Toc14114"/>
      <w:bookmarkStart w:id="406" w:name="_Toc31127"/>
      <w:bookmarkStart w:id="407" w:name="_Toc2088682901"/>
      <w:bookmarkStart w:id="408" w:name="_Toc1719694748"/>
      <w:bookmarkStart w:id="409" w:name="_Toc1110056731"/>
      <w:bookmarkStart w:id="410" w:name="_Toc202813457"/>
      <w:bookmarkStart w:id="411" w:name="_Toc15958"/>
      <w:bookmarkStart w:id="412" w:name="_Toc580892203"/>
      <w:bookmarkStart w:id="413" w:name="_Toc1723846967"/>
      <w:bookmarkStart w:id="414" w:name="_Toc147122289"/>
      <w:r>
        <w:rPr>
          <w:rFonts w:cs="Times New Roman"/>
        </w:rPr>
        <w:t xml:space="preserve">5.3.1 </w:t>
      </w:r>
      <w:bookmarkEnd w:id="404"/>
      <w:r>
        <w:rPr>
          <w:rFonts w:cs="Times New Roman"/>
        </w:rPr>
        <w:t>Resource Characteristics</w:t>
      </w:r>
      <w:bookmarkEnd w:id="405"/>
      <w:bookmarkEnd w:id="406"/>
      <w:bookmarkEnd w:id="407"/>
      <w:bookmarkEnd w:id="408"/>
      <w:bookmarkEnd w:id="409"/>
      <w:bookmarkEnd w:id="410"/>
      <w:bookmarkEnd w:id="411"/>
      <w:bookmarkEnd w:id="412"/>
      <w:bookmarkEnd w:id="413"/>
      <w:bookmarkEnd w:id="414"/>
    </w:p>
    <w:p>
      <w:pPr>
        <w:rPr>
          <w:rFonts w:cs="Times New Roman"/>
        </w:rPr>
      </w:pPr>
      <w:r>
        <w:rPr>
          <w:rFonts w:cs="Times New Roman"/>
        </w:rPr>
        <w:t xml:space="preserve">Resource characteristics can be static or dynamic. Dynamic means that the value of a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cs="Times New Roman"/>
        </w:rPr>
      </w:pPr>
    </w:p>
    <w:p>
      <w:pPr>
        <w:rPr>
          <w:rFonts w:cs="Times New Roman"/>
        </w:rPr>
      </w:pPr>
      <w:r>
        <w:rPr>
          <w:rFonts w:cs="Times New Roman"/>
        </w:rPr>
        <w:t>Among the six characteristics, only “suitability” is dynamic. It is related to the user's search keywords. The other characteristics, “reliability”, “practicality”, “popularity”, “feedback” and “cost”, are all static. This means that they are determined by the status of a resource itself. Static does not mean constant. It is just that static characteristics will not be changed in real time and will not change due to user search conditions. Static values can be changed due to the change of resource in views, evaluation, publisher, and so on.</w:t>
      </w:r>
    </w:p>
    <w:p>
      <w:pPr>
        <w:rPr>
          <w:rFonts w:cs="Times New Roman"/>
        </w:rPr>
      </w:pPr>
    </w:p>
    <w:p>
      <w:pPr>
        <w:numPr>
          <w:ilvl w:val="0"/>
          <w:numId w:val="15"/>
        </w:numPr>
        <w:rPr>
          <w:rFonts w:cs="Times New Roman"/>
          <w:b/>
          <w:bCs/>
        </w:rPr>
      </w:pPr>
      <w:bookmarkStart w:id="415" w:name="_Toc309849769"/>
      <w:r>
        <w:rPr>
          <w:rFonts w:cs="Times New Roman"/>
          <w:b/>
          <w:bCs/>
        </w:rPr>
        <w:t>Suitability</w:t>
      </w:r>
      <w:bookmarkEnd w:id="415"/>
    </w:p>
    <w:p>
      <w:pPr>
        <w:rPr>
          <w:rFonts w:cs="Times New Roman"/>
        </w:rPr>
      </w:pPr>
      <w:r>
        <w:rPr>
          <w:rFonts w:cs="Times New Roman"/>
        </w:rPr>
        <w:t xml:space="preserve">Suitability of a resource is a dynamic characteristic of </w:t>
      </w:r>
      <w:r>
        <w:rPr>
          <w:rFonts w:cs="Times New Roman"/>
          <w:b/>
          <w:bCs/>
        </w:rPr>
        <w:t>LRV</w:t>
      </w:r>
      <w:r>
        <w:rPr>
          <w:rFonts w:cs="Times New Roman"/>
        </w:rPr>
        <w:t xml:space="preserve">. It changes with each search behavior. Suitability means the results match the user's search keywords and purpose. If it is not what the user wants, no matter how good the result is, it is still considered as an unsuitable resource. How to measure what users want? We can put all the </w:t>
      </w:r>
      <w:r>
        <w:rPr>
          <w:rFonts w:cs="Times New Roman"/>
          <w:i/>
        </w:rPr>
        <w:t>N</w:t>
      </w:r>
      <w:r>
        <w:rPr>
          <w:rFonts w:cs="Times New Roman"/>
        </w:rPr>
        <w:t xml:space="preserve"> keywords into an array: </w:t>
      </w:r>
      <w:r>
        <w:rPr>
          <w:rFonts w:cs="Times New Roman"/>
          <w:i/>
          <w:iCs/>
        </w:rPr>
        <w:t>[ k(1), k(2), ... k(i),…k(N) ]</w:t>
      </w:r>
      <w:r>
        <w:rPr>
          <w:rFonts w:cs="Times New Roman"/>
        </w:rPr>
        <w:t xml:space="preserve">, and list the </w:t>
      </w:r>
      <w:r>
        <w:rPr>
          <w:rFonts w:cs="Times New Roman"/>
          <w:i/>
        </w:rPr>
        <w:t>M</w:t>
      </w:r>
      <w:r>
        <w:rPr>
          <w:rFonts w:cs="Times New Roman"/>
        </w:rPr>
        <w:t xml:space="preserve"> resources as </w:t>
      </w:r>
      <w:r>
        <w:rPr>
          <w:rFonts w:cs="Times New Roman"/>
          <w:i/>
          <w:iCs/>
        </w:rPr>
        <w:t xml:space="preserve">[ r(1), r(2), ... r(j),…, r(M) ]. </w:t>
      </w:r>
      <w:r>
        <w:rPr>
          <w:rFonts w:cs="Times New Roman"/>
        </w:rPr>
        <w:t xml:space="preserve"> We use keywords array to match the information of resources, because these keywords represent the general purposes of the users. For each resource </w:t>
      </w:r>
      <w:r>
        <w:rPr>
          <w:rFonts w:cs="Times New Roman"/>
          <w:i/>
        </w:rPr>
        <w:t>r(j),</w:t>
      </w:r>
      <w:r>
        <w:rPr>
          <w:rFonts w:cs="Times New Roman"/>
        </w:rPr>
        <w:t xml:space="preserve"> to calculate its Suitability</w:t>
      </w:r>
      <w:r>
        <w:rPr>
          <w:rFonts w:cs="Times New Roman"/>
          <w:i/>
          <w:iCs/>
        </w:rPr>
        <w:t xml:space="preserve"> S(j)</w:t>
      </w:r>
      <w:r>
        <w:rPr>
          <w:rFonts w:cs="Times New Roman"/>
          <w:i/>
        </w:rPr>
        <w:t xml:space="preserve">, </w:t>
      </w:r>
      <w:r>
        <w:rPr>
          <w:rFonts w:cs="Times New Roman"/>
        </w:rPr>
        <w:t>we</w:t>
      </w:r>
      <w:r>
        <w:rPr>
          <w:rFonts w:cs="Times New Roman"/>
          <w:i/>
        </w:rPr>
        <w:t xml:space="preserve"> </w:t>
      </w:r>
      <w:r>
        <w:rPr>
          <w:rFonts w:cs="Times New Roman"/>
        </w:rPr>
        <w:t>check against all the keywords, from</w:t>
      </w:r>
      <w:r>
        <w:rPr>
          <w:rFonts w:cs="Times New Roman"/>
          <w:i/>
        </w:rPr>
        <w:t xml:space="preserve"> k(1) to k(N)</w:t>
      </w:r>
      <w:r>
        <w:rPr>
          <w:rFonts w:cs="Times New Roman"/>
        </w:rPr>
        <w:t xml:space="preserve">: </w:t>
      </w:r>
    </w:p>
    <w:p>
      <w:pPr>
        <w:rPr>
          <w:rFonts w:cs="Times New Roman"/>
        </w:rPr>
      </w:pPr>
      <m:oMathPara>
        <m:oMath>
          <m:r>
            <m:rPr/>
            <w:rPr>
              <w:rFonts w:ascii="Cambria Math" w:hAnsi="Cambria Math" w:cs="Times New Roman"/>
            </w:rPr>
            <m:t>S(j)</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i</m:t>
              </m:r>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count1(</m:t>
              </m:r>
              <m:r>
                <m:rPr/>
                <w:rPr>
                  <w:rFonts w:ascii="Cambria Math" w:hAnsi="Cambria Math" w:cs="Times New Roman"/>
                </w:rPr>
                <m:t>i</m:t>
              </m:r>
              <m:r>
                <m:rPr>
                  <m:sty m:val="p"/>
                </m:rPr>
                <w:rPr>
                  <w:rFonts w:ascii="Cambria Math" w:hAnsi="Cambria Math" w:cs="Times New Roman"/>
                </w:rPr>
                <m:t>)+count2(</m:t>
              </m:r>
              <m:r>
                <m:rPr/>
                <w:rPr>
                  <w:rFonts w:ascii="Cambria Math" w:hAnsi="Cambria Math" w:cs="Times New Roman"/>
                </w:rPr>
                <m:t>i</m:t>
              </m:r>
              <m:r>
                <m:rPr>
                  <m:sty m:val="p"/>
                </m:rPr>
                <w:rPr>
                  <w:rFonts w:ascii="Cambria Math" w:hAnsi="Cambria Math" w:cs="Times New Roman"/>
                </w:rPr>
                <m:t>)+count3(</m:t>
              </m:r>
              <m:r>
                <m:rPr/>
                <w:rPr>
                  <w:rFonts w:ascii="Cambria Math" w:hAnsi="Cambria Math" w:cs="Times New Roman"/>
                </w:rPr>
                <m:t>i</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m:oMathPara>
        <m:oMath>
          <m:r>
            <m:rPr>
              <m:sty m:val="p"/>
            </m:rPr>
            <w:rPr>
              <w:rFonts w:ascii="Cambria Math" w:hAnsi="Cambria Math" w:cs="Times New Roman"/>
            </w:rPr>
            <m:t>count1</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 xml:space="preserve">title </m:t>
          </m:r>
          <m:r>
            <m:rPr>
              <m:sty m:val="p"/>
            </m:rPr>
            <w:rPr>
              <w:rFonts w:ascii="Cambria Math" w:hAnsi="Cambria Math" w:cs="Times New Roman"/>
            </w:rPr>
            <m:t>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count2</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tags</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count3</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description</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w:p>
    <w:p>
      <w:pPr>
        <w:rPr>
          <w:rFonts w:cs="Times New Roman"/>
        </w:rPr>
      </w:pPr>
      <w:r>
        <w:rPr>
          <w:rFonts w:cs="Times New Roman"/>
        </w:rPr>
        <w:t xml:space="preserve">This adds up the frequency of each keyword in the title, tags and description of a targeted resource. Here, a frequency is the number of times a keyword appears in each item: title, tags, or description. The higher the frequency of occurrence, the higher the value of resource suitability. Finally, we accumulate the number of times keywords appear in the title, description and tags of </w:t>
      </w:r>
      <w:r>
        <w:rPr>
          <w:rFonts w:cs="Times New Roman"/>
          <w:i/>
        </w:rPr>
        <w:t xml:space="preserve">r(j) </w:t>
      </w:r>
      <w:r>
        <w:rPr>
          <w:rFonts w:cs="Times New Roman"/>
        </w:rPr>
        <w:t xml:space="preserve">to get its suitability. The value of the Suitability should be greater than </w:t>
      </w:r>
      <w:r>
        <w:rPr>
          <w:rFonts w:cs="Times New Roman"/>
          <w:iCs/>
        </w:rPr>
        <w:t>zero to be meaningful.</w:t>
      </w:r>
    </w:p>
    <w:p>
      <w:pPr>
        <w:rPr>
          <w:rFonts w:cs="Times New Roman"/>
        </w:rPr>
      </w:pPr>
    </w:p>
    <w:p>
      <w:pPr>
        <w:numPr>
          <w:ilvl w:val="0"/>
          <w:numId w:val="15"/>
        </w:numPr>
        <w:rPr>
          <w:rFonts w:cs="Times New Roman"/>
          <w:b/>
          <w:bCs/>
        </w:rPr>
      </w:pPr>
      <w:bookmarkStart w:id="416" w:name="_Toc1020645010"/>
      <w:r>
        <w:rPr>
          <w:rFonts w:cs="Times New Roman"/>
          <w:b/>
          <w:bCs/>
        </w:rPr>
        <w:t>Reliability</w:t>
      </w:r>
      <w:bookmarkEnd w:id="416"/>
    </w:p>
    <w:p>
      <w:pPr>
        <w:rPr>
          <w:rFonts w:cs="Times New Roman"/>
        </w:rPr>
      </w:pPr>
      <w:r>
        <w:rPr>
          <w:rFonts w:cs="Times New Roman"/>
        </w:rPr>
        <w:t xml:space="preserve">Reliability of a resource is determined by the source of resources, which we call resource publishers. Resource publishers are of two different types: </w:t>
      </w:r>
      <w:r>
        <w:rPr>
          <w:rFonts w:cs="Times New Roman"/>
          <w:b/>
        </w:rPr>
        <w:t xml:space="preserve">personal </w:t>
      </w:r>
      <w:r>
        <w:rPr>
          <w:rFonts w:cs="Times New Roman"/>
        </w:rPr>
        <w:t xml:space="preserve">accounts and organizational accounts. A personal account can be </w:t>
      </w:r>
      <w:r>
        <w:rPr>
          <w:rFonts w:cs="Times New Roman"/>
          <w:b/>
        </w:rPr>
        <w:t>certified</w:t>
      </w:r>
      <w:r>
        <w:rPr>
          <w:rFonts w:cs="Times New Roman"/>
        </w:rPr>
        <w:t xml:space="preserve"> or </w:t>
      </w:r>
      <w:r>
        <w:rPr>
          <w:rFonts w:cs="Times New Roman"/>
          <w:b/>
        </w:rPr>
        <w:t>uncertified</w:t>
      </w:r>
      <w:r>
        <w:rPr>
          <w:rFonts w:cs="Times New Roman"/>
        </w:rPr>
        <w:t>. The organizational</w:t>
      </w:r>
      <w:r>
        <w:rPr>
          <w:rFonts w:cs="Times New Roman"/>
          <w:b/>
        </w:rPr>
        <w:t xml:space="preserve"> </w:t>
      </w:r>
      <w:r>
        <w:rPr>
          <w:rFonts w:cs="Times New Roman"/>
        </w:rPr>
        <w:t xml:space="preserve">accounts must be verified. The Reliability value for a resource </w:t>
      </w:r>
      <w:r>
        <w:rPr>
          <w:rFonts w:cs="Times New Roman"/>
          <w:i/>
        </w:rPr>
        <w:t>R(j)</w:t>
      </w:r>
      <w:r>
        <w:rPr>
          <w:rFonts w:cs="Times New Roman"/>
        </w:rPr>
        <w:t xml:space="preserve"> is calculated as follows (</w:t>
      </w:r>
      <w:r>
        <w:rPr>
          <w:rFonts w:cs="Times New Roman"/>
          <w:i/>
        </w:rPr>
        <w:t xml:space="preserve">r(j) </w:t>
      </w:r>
      <w:r>
        <w:rPr>
          <w:rFonts w:cs="Times New Roman"/>
        </w:rPr>
        <w:t>is a</w:t>
      </w:r>
      <w:r>
        <w:rPr>
          <w:rFonts w:cs="Times New Roman"/>
          <w:i/>
        </w:rPr>
        <w:t xml:space="preserve"> </w:t>
      </w:r>
      <w:r>
        <w:rPr>
          <w:rFonts w:cs="Times New Roman"/>
        </w:rPr>
        <w:t xml:space="preserve">reference to a resource, while R(j) refers to Reliability of </w:t>
      </w:r>
      <w:r>
        <w:rPr>
          <w:rFonts w:cs="Times New Roman"/>
          <w:i/>
        </w:rPr>
        <w:t>r(j)</w:t>
      </w:r>
      <w:r>
        <w:rPr>
          <w:rFonts w:cs="Times New Roman"/>
        </w:rPr>
        <w:t>. A publisher is shown as user(</w:t>
      </w:r>
      <w:r>
        <w:rPr>
          <w:rFonts w:cs="Times New Roman"/>
          <w:i/>
        </w:rPr>
        <w:t>k</w:t>
      </w:r>
      <w:r>
        <w:rPr>
          <w:rFonts w:cs="Times New Roman"/>
        </w:rPr>
        <w:t>)):</w:t>
      </w:r>
    </w:p>
    <w:p>
      <w:pPr>
        <w:rPr>
          <w:rFonts w:cs="Times New Roman"/>
        </w:rPr>
      </w:pPr>
    </w:p>
    <w:p>
      <w:pPr>
        <w:rPr>
          <w:rFonts w:cs="Times New Roman"/>
        </w:rPr>
      </w:pPr>
      <m:oMathPara>
        <m:oMath>
          <m:r>
            <m:rPr/>
            <w:rPr>
              <w:rFonts w:ascii="Cambria Math" w:hAnsi="Cambria Math" w:cs="Times New Roman"/>
            </w:rPr>
            <m:t>R(j)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cer(</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w1</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cer(</m:t>
                  </m:r>
                  <m:r>
                    <m:rPr/>
                    <w:rPr>
                      <w:rFonts w:ascii="Cambria Math" w:hAnsi="Cambria Math" w:cs="Times New Roman"/>
                    </w:rPr>
                    <m:t>k</m:t>
                  </m:r>
                  <m:r>
                    <m:rPr>
                      <m:sty m:val="p"/>
                    </m:rPr>
                    <w:rPr>
                      <w:rFonts w:ascii="Cambria Math" w:hAnsi="Cambria Math" w:cs="Times New Roman"/>
                    </w:rPr>
                    <m:t>)=1</m:t>
                  </m:r>
                  <m:r>
                    <m:rPr>
                      <m:sty m:val="p"/>
                    </m:rPr>
                    <w:rPr>
                      <w:rFonts w:hint="eastAsia" w:ascii="Cambria Math" w:hAnsi="Cambria Math" w:cs="Times New Roman"/>
                    </w:rPr>
                    <m:t>∩</m:t>
                  </m:r>
                  <m:r>
                    <m:rPr>
                      <m:sty m:val="p"/>
                    </m:rPr>
                    <w:rPr>
                      <w:rFonts w:ascii="Cambria Math" w:hAnsi="Cambria Math" w:cs="Times New Roman"/>
                    </w:rPr>
                    <m:t>org(</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w2</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org(</m:t>
                  </m:r>
                  <m:r>
                    <m:rPr/>
                    <w:rPr>
                      <w:rFonts w:ascii="Cambria Math" w:hAnsi="Cambria Math" w:cs="Times New Roman"/>
                    </w:rPr>
                    <m:t>k</m:t>
                  </m:r>
                  <m:r>
                    <m:rPr>
                      <m:sty m:val="p"/>
                    </m:rPr>
                    <w:rPr>
                      <w:rFonts w:ascii="Cambria Math" w:hAnsi="Cambria Math" w:cs="Times New Roman"/>
                    </w:rPr>
                    <m:t>)=1</m:t>
                  </m:r>
                  <m:ctrlPr>
                    <w:rPr>
                      <w:rFonts w:ascii="Cambria Math" w:hAnsi="Cambria Math" w:cs="Times New Roman"/>
                    </w:rPr>
                  </m:ctrlPr>
                </m:e>
              </m:eqArr>
              <m:ctrlPr>
                <w:rPr>
                  <w:rFonts w:ascii="Cambria Math" w:hAnsi="Cambria Math" w:cs="Times New Roman"/>
                </w:rPr>
              </m:ctrlPr>
            </m:e>
          </m:d>
        </m:oMath>
      </m:oMathPara>
    </w:p>
    <w:p>
      <w:pPr>
        <w:rPr>
          <w:rFonts w:cs="Times New Roman"/>
        </w:rPr>
      </w:pPr>
    </w:p>
    <w:p>
      <w:pPr>
        <w:rPr>
          <w:rFonts w:cs="Times New Roman"/>
        </w:rPr>
      </w:pPr>
      <w:r>
        <w:rPr>
          <w:rFonts w:cs="Times New Roman"/>
        </w:rPr>
        <w:t>The above formula is a piecewise function:</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of this publisher’s resources so far. This means that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w:pPr>
        <w:rPr>
          <w:rFonts w:cs="Times New Roman"/>
        </w:rPr>
      </w:pPr>
      <m:oMathPara>
        <m:oMath>
          <m:r>
            <m:rPr>
              <m:sty m:val="p"/>
            </m:rPr>
            <w:rPr>
              <w:rFonts w:ascii="Cambria Math" w:hAnsi="Cambria Math" w:cs="Times New Roman"/>
            </w:rPr>
            <m:t>user(</m:t>
          </m:r>
          <m:r>
            <m:rPr/>
            <w:rPr>
              <w:rFonts w:ascii="Cambria Math" w:hAnsi="Cambria Math" w:cs="Times New Roman"/>
            </w:rPr>
            <m:t>k</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k</m:t>
              </m:r>
              <m:r>
                <m:rPr>
                  <m:sty m:val="p"/>
                </m:rPr>
                <w:rPr>
                  <w:rFonts w:ascii="Cambria Math" w:hAnsi="Cambria Math" w:cs="Times New Roman"/>
                </w:rPr>
                <m:t>=Z</m:t>
              </m:r>
              <m:ctrlPr>
                <w:rPr>
                  <w:rFonts w:ascii="Cambria Math" w:hAnsi="Cambria Math" w:cs="Times New Roman"/>
                </w:rPr>
              </m:ctrlPr>
            </m:sup>
            <m:e>
              <m:r>
                <m:rPr>
                  <m:sty m:val="p"/>
                </m:rPr>
                <w:rPr>
                  <w:rFonts w:ascii="Cambria Math" w:hAnsi="Cambria Math" w:cs="Times New Roman"/>
                </w:rPr>
                <m:t>usg(</m:t>
              </m:r>
              <m:r>
                <m:rPr/>
                <w:rPr>
                  <w:rFonts w:ascii="Cambria Math" w:hAnsi="Cambria Math" w:cs="Times New Roman"/>
                </w:rPr>
                <m:t>k</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w:r>
        <w:rPr>
          <w:rFonts w:cs="Times New Roman"/>
          <w:iCs/>
        </w:rPr>
        <w:t>In the above formula,</w:t>
      </w:r>
      <w:r>
        <w:rPr>
          <w:rFonts w:cs="Times New Roman"/>
          <w:i/>
          <w:iCs/>
        </w:rPr>
        <w:t xml:space="preserve"> w1 and w2</w:t>
      </w:r>
      <w:r>
        <w:rPr>
          <w:rFonts w:cs="Times New Roman"/>
        </w:rPr>
        <w:t xml:space="preserve"> are weight numbers. They should be adjusted through experiments, in order to ensure that the weight of Reliability towards the total Resource Value is reasonable. Our experiment shows that they should be between 0-1, referring to Experiment 5 in Section 6.3.5.</w:t>
      </w:r>
    </w:p>
    <w:p>
      <w:pPr>
        <w:numPr>
          <w:ilvl w:val="0"/>
          <w:numId w:val="16"/>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6"/>
        </w:numPr>
        <w:rPr>
          <w:rFonts w:cs="Times New Roman"/>
        </w:rPr>
      </w:pPr>
      <w:r>
        <w:rPr>
          <w:rFonts w:cs="Times New Roman"/>
        </w:rPr>
        <w:t>The measure of usage in this system is how many times a resource itself has been referenced in courses or other resources.</w:t>
      </w:r>
    </w:p>
    <w:p>
      <w:pPr>
        <w:rPr>
          <w:rFonts w:cs="Times New Roman"/>
        </w:rPr>
      </w:pPr>
    </w:p>
    <w:p>
      <w:pPr>
        <w:numPr>
          <w:ilvl w:val="0"/>
          <w:numId w:val="15"/>
        </w:numPr>
        <w:rPr>
          <w:rFonts w:cs="Times New Roman"/>
          <w:b/>
          <w:bCs/>
        </w:rPr>
      </w:pPr>
      <w:bookmarkStart w:id="417" w:name="_Toc1161095453"/>
      <w:r>
        <w:rPr>
          <w:rFonts w:cs="Times New Roman"/>
          <w:b/>
          <w:bCs/>
        </w:rPr>
        <w:t>P</w:t>
      </w:r>
      <w:bookmarkEnd w:id="417"/>
      <w:r>
        <w:rPr>
          <w:rFonts w:cs="Times New Roman"/>
          <w:b/>
          <w:bCs/>
        </w:rPr>
        <w:t>racticality</w:t>
      </w:r>
    </w:p>
    <w:p>
      <w:pPr>
        <w:rPr>
          <w:rFonts w:cs="Times New Roman"/>
        </w:rPr>
      </w:pPr>
      <w:r>
        <w:rPr>
          <w:rFonts w:cs="Times New Roman"/>
        </w:rPr>
        <w:t xml:space="preserve">Practicality is basically about usage. The more times a resource is used, the more practical (useful) it is. The value of Practicality of </w:t>
      </w:r>
      <w:r>
        <w:rPr>
          <w:rFonts w:cs="Times New Roman"/>
          <w:i/>
          <w:iCs/>
        </w:rPr>
        <w:t>r(j)</w:t>
      </w:r>
      <w:r>
        <w:rPr>
          <w:rFonts w:cs="Times New Roman"/>
        </w:rPr>
        <w:t xml:space="preserve"> is </w:t>
      </w:r>
      <w:r>
        <w:rPr>
          <w:rFonts w:cs="Times New Roman"/>
          <w:i/>
          <w:iCs/>
        </w:rPr>
        <w:t>usg(j)</w:t>
      </w:r>
      <w:r>
        <w:rPr>
          <w:rFonts w:cs="Times New Roman"/>
        </w:rPr>
        <w:t xml:space="preserve">, which is the total number of times resource </w:t>
      </w:r>
      <w:r>
        <w:rPr>
          <w:rFonts w:cs="Times New Roman"/>
          <w:i/>
        </w:rPr>
        <w:t>r(j)</w:t>
      </w:r>
      <w:r>
        <w:rPr>
          <w:rFonts w:cs="Times New Roman"/>
        </w:rPr>
        <w:t xml:space="preserve"> is referenced.</w:t>
      </w:r>
    </w:p>
    <w:p>
      <w:pPr>
        <w:rPr>
          <w:rFonts w:cs="Times New Roman"/>
        </w:rPr>
      </w:pPr>
    </w:p>
    <w:p>
      <w:pPr>
        <w:numPr>
          <w:ilvl w:val="0"/>
          <w:numId w:val="15"/>
        </w:numPr>
        <w:rPr>
          <w:rFonts w:cs="Times New Roman"/>
          <w:b/>
          <w:bCs/>
        </w:rPr>
      </w:pPr>
      <w:bookmarkStart w:id="418" w:name="_Toc1537754487"/>
      <w:r>
        <w:rPr>
          <w:rFonts w:cs="Times New Roman"/>
          <w:b/>
          <w:bCs/>
        </w:rPr>
        <w:t>Feedback</w:t>
      </w:r>
      <w:bookmarkEnd w:id="418"/>
    </w:p>
    <w:p>
      <w:pPr>
        <w:rPr>
          <w:rFonts w:cs="Times New Roman"/>
        </w:rPr>
      </w:pPr>
      <w:r>
        <w:rPr>
          <w:rFonts w:cs="Times New Roman"/>
        </w:rP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to 0.</w:t>
      </w:r>
    </w:p>
    <w:p>
      <w:pPr>
        <w:rPr>
          <w:rFonts w:cs="Times New Roman"/>
        </w:rPr>
      </w:pPr>
    </w:p>
    <w:p>
      <w:pPr>
        <w:rPr>
          <w:rFonts w:cs="Times New Roman"/>
        </w:rPr>
      </w:pPr>
      <m:oMathPara>
        <m:oMath>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t(</m:t>
                  </m:r>
                  <m:r>
                    <m:rPr/>
                    <w:rPr>
                      <w:rFonts w:ascii="Cambria Math" w:hAnsi="Cambria Math" w:cs="Times New Roman"/>
                    </w:rPr>
                    <m:t>j</m:t>
                  </m:r>
                  <m:r>
                    <m:rPr>
                      <m:sty m:val="p"/>
                    </m:rPr>
                    <w:rPr>
                      <w:rFonts w:ascii="Cambria Math" w:hAnsi="Cambria Math" w:cs="Times New Roman"/>
                    </w:rPr>
                    <m:t>)=0</m:t>
                  </m:r>
                  <m:ctrlPr>
                    <w:rPr>
                      <w:rFonts w:ascii="Cambria Math" w:hAnsi="Cambria Math" w:cs="Times New Roman"/>
                    </w:rPr>
                  </m:ctrlPr>
                </m:e>
                <m:e>
                  <m:f>
                    <m:fPr>
                      <m:ctrlPr>
                        <w:rPr>
                          <w:rFonts w:ascii="Cambria Math" w:hAnsi="Cambria Math" w:cs="Times New Roman"/>
                          <w:i/>
                        </w:rPr>
                      </m:ctrlPr>
                    </m:fPr>
                    <m:num>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rPr>
                      </m:ctrlPr>
                    </m:num>
                    <m:den>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rPr>
                      </m:ctrlPr>
                    </m:den>
                  </m:f>
                  <m:r>
                    <m:rPr>
                      <m:sty m:val="p"/>
                    </m:rPr>
                    <w:rPr>
                      <w:rFonts w:ascii="Cambria Math" w:hAnsi="Cambria Math" w:cs="Times New Roman"/>
                      <w:color w:val="000000" w:themeColor="text1"/>
                      <w14:textFill>
                        <w14:solidFill>
                          <w14:schemeClr w14:val="tx1"/>
                        </w14:solidFill>
                      </w14:textFill>
                    </w:rPr>
                    <m:t xml:space="preserve">, </m:t>
                  </m:r>
                  <m:r>
                    <m:rPr>
                      <m:sty m:val="p"/>
                    </m:rPr>
                    <w:rPr>
                      <w:rFonts w:ascii="Cambria Math" w:hAnsi="Cambria Math" w:cs="Times New Roman"/>
                    </w:rPr>
                    <m:t xml:space="preserve">         t(</m:t>
                  </m:r>
                  <m:r>
                    <m:rPr/>
                    <w:rPr>
                      <w:rFonts w:ascii="Cambria Math" w:hAnsi="Cambria Math" w:cs="Times New Roman"/>
                    </w:rPr>
                    <m:t>j</m:t>
                  </m:r>
                  <m:r>
                    <m:rPr>
                      <m:sty m:val="p"/>
                    </m:rPr>
                    <w:rPr>
                      <w:rFonts w:ascii="Cambria Math" w:hAnsi="Cambria Math" w:cs="Times New Roman"/>
                    </w:rPr>
                    <m:t>)&gt;0</m:t>
                  </m:r>
                  <m:ctrlPr>
                    <w:rPr>
                      <w:rFonts w:ascii="Cambria Math" w:hAnsi="Cambria Math" w:cs="Times New Roman"/>
                    </w:rPr>
                  </m:ctrlPr>
                </m:e>
              </m:eqArr>
              <m:ctrlPr>
                <w:rPr>
                  <w:rFonts w:ascii="Cambria Math" w:hAnsi="Cambria Math" w:cs="Times New Roman"/>
                </w:rPr>
              </m:ctrlPr>
            </m:e>
          </m:d>
        </m:oMath>
      </m:oMathPara>
    </w:p>
    <w:p>
      <w:pPr>
        <w:rPr>
          <w:rFonts w:cs="Times New Roman"/>
        </w:rPr>
      </w:pPr>
      <m:oMathPara>
        <m:oMath>
          <m:r>
            <m:rPr>
              <m:sty m:val="p"/>
            </m:rPr>
            <w:rPr>
              <w:rFonts w:ascii="Cambria Math" w:hAnsi="Cambria Math" w:cs="Times New Roman"/>
            </w:rPr>
            <m:t>where  t(</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)+n(</m:t>
          </m:r>
          <m:r>
            <m:rPr/>
            <w:rPr>
              <w:rFonts w:ascii="Cambria Math" w:hAnsi="Cambria Math" w:cs="Times New Roman"/>
            </w:rPr>
            <m:t>j</m:t>
          </m:r>
          <m:r>
            <m:rPr>
              <m:sty m:val="p"/>
            </m:rPr>
            <w:rPr>
              <w:rFonts w:ascii="Cambria Math" w:hAnsi="Cambria Math" w:cs="Times New Roman"/>
            </w:rPr>
            <m:t>)</m:t>
          </m:r>
        </m:oMath>
      </m:oMathPara>
    </w:p>
    <w:p>
      <w:pPr>
        <w:rPr>
          <w:rFonts w:cs="Times New Roman"/>
        </w:rPr>
      </w:pPr>
    </w:p>
    <w:p>
      <w:pPr>
        <w:rPr>
          <w:rFonts w:cs="Times New Roman"/>
        </w:rPr>
      </w:pPr>
      <w:r>
        <w:rPr>
          <w:rFonts w:cs="Times New Roman"/>
        </w:rPr>
        <w:t xml:space="preserve">In this function, </w:t>
      </w:r>
      <w:r>
        <w:rPr>
          <w:rFonts w:cs="Times New Roman"/>
          <w:iCs/>
        </w:rPr>
        <w:t>F</w:t>
      </w:r>
      <w:r>
        <w:rPr>
          <w:rFonts w:cs="Times New Roman"/>
        </w:rPr>
        <w:t>(</w:t>
      </w:r>
      <w:r>
        <w:rPr>
          <w:rFonts w:cs="Times New Roman"/>
          <w:i/>
          <w:iCs/>
        </w:rPr>
        <w:t>j</w:t>
      </w:r>
      <w:r>
        <w:rPr>
          <w:rFonts w:cs="Times New Roman"/>
        </w:rPr>
        <w:t xml:space="preserve">) is the value of overall feedback for resource </w:t>
      </w:r>
      <w:r>
        <w:rPr>
          <w:rFonts w:cs="Times New Roman"/>
          <w:i/>
          <w:iCs/>
        </w:rPr>
        <w:t>r(j)</w:t>
      </w:r>
      <w:r>
        <w:rPr>
          <w:rFonts w:cs="Times New Roman"/>
        </w:rPr>
        <w:t xml:space="preserve">, </w:t>
      </w:r>
      <w:r>
        <w:rPr>
          <w:rFonts w:cs="Times New Roman"/>
          <w:iCs/>
        </w:rPr>
        <w:t>p</w:t>
      </w:r>
      <w:r>
        <w:rPr>
          <w:rFonts w:cs="Times New Roman"/>
        </w:rPr>
        <w:t>(</w:t>
      </w:r>
      <w:r>
        <w:rPr>
          <w:rFonts w:cs="Times New Roman"/>
          <w:i/>
          <w:iCs/>
        </w:rPr>
        <w:t>j</w:t>
      </w:r>
      <w:r>
        <w:rPr>
          <w:rFonts w:cs="Times New Roman"/>
        </w:rPr>
        <w:t xml:space="preserve">) is the positive feedback value, and </w:t>
      </w:r>
      <w:r>
        <w:rPr>
          <w:rFonts w:cs="Times New Roman"/>
          <w:iCs/>
        </w:rPr>
        <w:t>n</w:t>
      </w:r>
      <w:r>
        <w:rPr>
          <w:rFonts w:cs="Times New Roman"/>
          <w:i/>
          <w:iCs/>
        </w:rPr>
        <w:t>(j)</w:t>
      </w:r>
      <w:r>
        <w:rPr>
          <w:rFonts w:cs="Times New Roman"/>
        </w:rPr>
        <w:t xml:space="preserve"> is the negative feedback value. For example, 3 positive feedbacks on </w:t>
      </w:r>
      <w:r>
        <w:rPr>
          <w:rFonts w:cs="Times New Roman"/>
          <w:i/>
        </w:rPr>
        <w:t>r(j)</w:t>
      </w:r>
      <w:r>
        <w:rPr>
          <w:rFonts w:cs="Times New Roman"/>
        </w:rPr>
        <w:t xml:space="preserve"> means p(</w:t>
      </w:r>
      <w:r>
        <w:rPr>
          <w:rFonts w:cs="Times New Roman"/>
          <w:i/>
        </w:rPr>
        <w:t>j</w:t>
      </w:r>
      <w:r>
        <w:rPr>
          <w:rFonts w:cs="Times New Roman"/>
        </w:rPr>
        <w:t>) is 3, and 2 negative feedbacks on r(</w:t>
      </w:r>
      <w:r>
        <w:rPr>
          <w:rFonts w:cs="Times New Roman"/>
          <w:i/>
        </w:rPr>
        <w:t>j</w:t>
      </w:r>
      <w:r>
        <w:rPr>
          <w:rFonts w:cs="Times New Roman"/>
        </w:rPr>
        <w:t>) means n(</w:t>
      </w:r>
      <w:r>
        <w:rPr>
          <w:rFonts w:cs="Times New Roman"/>
          <w:i/>
        </w:rPr>
        <w:t>j</w:t>
      </w:r>
      <w:r>
        <w:rPr>
          <w:rFonts w:cs="Times New Roman"/>
        </w:rPr>
        <w:t xml:space="preserve">) = 2. Also, </w:t>
      </w:r>
      <w:r>
        <w:rPr>
          <w:rFonts w:cs="Times New Roman"/>
          <w:i/>
          <w:iCs/>
        </w:rPr>
        <w:t>t(j)</w:t>
      </w:r>
      <w:r>
        <w:rPr>
          <w:rFonts w:cs="Times New Roman"/>
        </w:rPr>
        <w:t xml:space="preserve"> is the total number of feedbacks, which is equal to </w:t>
      </w:r>
      <w:r>
        <w:rPr>
          <w:rFonts w:cs="Times New Roman"/>
          <w:iCs/>
        </w:rPr>
        <w:t>p</w:t>
      </w:r>
      <w:r>
        <w:rPr>
          <w:rFonts w:cs="Times New Roman"/>
        </w:rPr>
        <w:t>(</w:t>
      </w:r>
      <w:r>
        <w:rPr>
          <w:rFonts w:cs="Times New Roman"/>
          <w:i/>
          <w:iCs/>
        </w:rPr>
        <w:t>j</w:t>
      </w:r>
      <w:r>
        <w:rPr>
          <w:rFonts w:cs="Times New Roman"/>
        </w:rPr>
        <w:t xml:space="preserve">) + </w:t>
      </w:r>
      <w:r>
        <w:rPr>
          <w:rFonts w:cs="Times New Roman"/>
          <w:iCs/>
        </w:rPr>
        <w:t>n</w:t>
      </w:r>
      <w:r>
        <w:rPr>
          <w:rFonts w:cs="Times New Roman"/>
        </w:rPr>
        <w:t>(</w:t>
      </w:r>
      <w:r>
        <w:rPr>
          <w:rFonts w:cs="Times New Roman"/>
          <w:i/>
          <w:iCs/>
        </w:rPr>
        <w:t>j</w:t>
      </w:r>
      <w:r>
        <w:rPr>
          <w:rFonts w:cs="Times New Roman"/>
        </w:rPr>
        <w:t xml:space="preserve">). </w:t>
      </w:r>
      <w:r>
        <w:rPr>
          <w:rFonts w:cs="Times New Roman"/>
          <w:iCs/>
        </w:rPr>
        <w:t>F</w:t>
      </w:r>
      <w:r>
        <w:rPr>
          <w:rFonts w:cs="Times New Roman"/>
        </w:rPr>
        <w:t>(</w:t>
      </w:r>
      <w:r>
        <w:rPr>
          <w:rFonts w:cs="Times New Roman"/>
          <w:i/>
          <w:iCs/>
        </w:rPr>
        <w:t>j</w:t>
      </w:r>
      <w:r>
        <w:rPr>
          <w:rFonts w:cs="Times New Roman"/>
        </w:rPr>
        <w:t xml:space="preserve">), the overall Feedback value, can actually be viewed as the overall rating for a resource. </w:t>
      </w:r>
      <w:r>
        <w:rPr>
          <w:rFonts w:cs="Times New Roman"/>
          <w:iCs/>
        </w:rPr>
        <w:t>F</w:t>
      </w:r>
      <w:r>
        <w:rPr>
          <w:rFonts w:cs="Times New Roman"/>
        </w:rPr>
        <w:t>(</w:t>
      </w:r>
      <w:r>
        <w:rPr>
          <w:rFonts w:cs="Times New Roman"/>
          <w:i/>
          <w:iCs/>
        </w:rPr>
        <w:t>j</w:t>
      </w:r>
      <w:r>
        <w:rPr>
          <w:rFonts w:cs="Times New Roman"/>
        </w:rPr>
        <w:t>) can be a negative value if the number of negative feedbacks are more than the number of positive feedbacks.</w:t>
      </w:r>
    </w:p>
    <w:p>
      <w:pPr>
        <w:rPr>
          <w:rFonts w:cs="Times New Roman"/>
          <w:color w:val="FF0000"/>
        </w:rPr>
      </w:pPr>
    </w:p>
    <w:p>
      <w:pPr>
        <w:numPr>
          <w:ilvl w:val="0"/>
          <w:numId w:val="15"/>
        </w:numPr>
        <w:rPr>
          <w:rFonts w:cs="Times New Roman"/>
          <w:b/>
          <w:bCs/>
        </w:rPr>
      </w:pPr>
      <w:bookmarkStart w:id="419" w:name="_Toc960487070"/>
      <w:r>
        <w:rPr>
          <w:rFonts w:cs="Times New Roman"/>
          <w:b/>
          <w:bCs/>
        </w:rPr>
        <w:t>Popularity</w:t>
      </w:r>
      <w:bookmarkEnd w:id="419"/>
    </w:p>
    <w:p>
      <w:pPr>
        <w:rPr>
          <w:rFonts w:cs="Times New Roman"/>
        </w:rPr>
      </w:pPr>
      <w:r>
        <w:rPr>
          <w:rFonts w:cs="Times New Roman"/>
        </w:rPr>
        <w:t xml:space="preserve">Popularity represents the trend of increasing views for a resource. The Popularity of resource </w:t>
      </w:r>
      <w:r>
        <w:rPr>
          <w:rFonts w:cs="Times New Roman"/>
          <w:i/>
          <w:iCs/>
        </w:rPr>
        <w:t>r(j)</w:t>
      </w:r>
      <w:r>
        <w:rPr>
          <w:rFonts w:cs="Times New Roman"/>
        </w:rPr>
        <w:t xml:space="preserve"> is </w:t>
      </w:r>
      <w:r>
        <w:rPr>
          <w:rFonts w:cs="Times New Roman"/>
          <w:iCs/>
        </w:rPr>
        <w:t>P</w:t>
      </w:r>
      <w:r>
        <w:rPr>
          <w:rFonts w:cs="Times New Roman"/>
          <w:i/>
          <w:iCs/>
        </w:rPr>
        <w:t>(j).</w:t>
      </w:r>
      <w:r>
        <w:rPr>
          <w:rFonts w:cs="Times New Roman"/>
          <w:i/>
          <w:iCs/>
          <w:color w:val="FF0000"/>
        </w:rPr>
        <w:t xml:space="preserve"> </w:t>
      </w:r>
    </w:p>
    <w:p>
      <w:pPr>
        <w:rPr>
          <w:rFonts w:cs="Times New Roman"/>
        </w:rPr>
      </w:pPr>
      <m:oMathPara>
        <m:oMath>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d−1</m:t>
              </m:r>
              <m:ctrlPr>
                <w:rPr>
                  <w:rFonts w:ascii="Cambria Math" w:hAnsi="Cambria Math" w:cs="Times New Roman"/>
                  <w:i/>
                </w:rPr>
              </m:ctrlPr>
            </m:sub>
          </m:sSub>
        </m:oMath>
      </m:oMathPara>
    </w:p>
    <w:p>
      <w:pPr>
        <w:rPr>
          <w:rFonts w:cs="Times New Roman"/>
        </w:rPr>
      </w:pPr>
      <w:r>
        <w:rPr>
          <w:rFonts w:cs="Times New Roman"/>
          <w:i/>
          <w:iCs/>
        </w:rPr>
        <w:t>V</w:t>
      </w:r>
      <w:r>
        <w:rPr>
          <w:rFonts w:cs="Times New Roman"/>
        </w:rPr>
        <w:t xml:space="preserve"> is the number of cumulative views of a resource. </w:t>
      </w:r>
      <w:r>
        <w:rPr>
          <w:rFonts w:cs="Times New Roman"/>
          <w:i/>
          <w:iCs/>
        </w:rPr>
        <w:t>V</w:t>
      </w:r>
      <w:r>
        <w:rPr>
          <w:rFonts w:cs="Times New Roman"/>
          <w:i/>
          <w:iCs/>
          <w:vertAlign w:val="subscript"/>
        </w:rPr>
        <w:t>d</w:t>
      </w:r>
      <w:r>
        <w:rPr>
          <w:rFonts w:cs="Times New Roman"/>
          <w:i/>
        </w:rPr>
        <w:t xml:space="preserve"> </w:t>
      </w:r>
      <w:r>
        <w:rPr>
          <w:rFonts w:cs="Times New Roman"/>
        </w:rPr>
        <w:t xml:space="preserve">is the number of cumulative views for ‘today’, and </w:t>
      </w:r>
      <w:r>
        <w:rPr>
          <w:rFonts w:cs="Times New Roman"/>
          <w:i/>
          <w:iCs/>
        </w:rPr>
        <w:t>V</w:t>
      </w:r>
      <w:r>
        <w:rPr>
          <w:rFonts w:cs="Times New Roman"/>
          <w:i/>
          <w:iCs/>
          <w:vertAlign w:val="subscript"/>
        </w:rPr>
        <w:t>d-1</w:t>
      </w:r>
      <w:r>
        <w:rPr>
          <w:rFonts w:cs="Times New Roman"/>
        </w:rPr>
        <w:t xml:space="preserve"> is the number of cumulative views for ‘yesterday’. The number of views added today is the value of popularity.</w:t>
      </w:r>
    </w:p>
    <w:p>
      <w:pPr>
        <w:rPr>
          <w:rFonts w:cs="Times New Roman"/>
        </w:rPr>
      </w:pPr>
    </w:p>
    <w:p>
      <w:pPr>
        <w:numPr>
          <w:ilvl w:val="0"/>
          <w:numId w:val="15"/>
        </w:numPr>
        <w:rPr>
          <w:rFonts w:cs="Times New Roman"/>
          <w:b/>
          <w:bCs/>
        </w:rPr>
      </w:pPr>
      <w:bookmarkStart w:id="420" w:name="_Toc392697575"/>
      <w:r>
        <w:rPr>
          <w:rFonts w:cs="Times New Roman"/>
          <w:b/>
          <w:bCs/>
        </w:rPr>
        <w:t>Cost</w:t>
      </w:r>
      <w:bookmarkEnd w:id="420"/>
    </w:p>
    <w:p>
      <w:pPr>
        <w:rPr>
          <w:rFonts w:cs="Times New Roman"/>
          <w:color w:val="FF0000"/>
        </w:rPr>
      </w:pPr>
      <w:r>
        <w:rPr>
          <w:rFonts w:cs="Times New Roman"/>
        </w:rPr>
        <w:t xml:space="preserve">Cost includes time and money. In the formula below, </w:t>
      </w:r>
      <w:r>
        <w:rPr>
          <w:rFonts w:cs="Times New Roman"/>
          <w:iCs/>
        </w:rPr>
        <w:t>C</w:t>
      </w:r>
      <w:r>
        <w:rPr>
          <w:rFonts w:cs="Times New Roman"/>
          <w:i/>
          <w:iCs/>
        </w:rPr>
        <w:t>(j)</w:t>
      </w:r>
      <w:r>
        <w:rPr>
          <w:rFonts w:cs="Times New Roman"/>
        </w:rPr>
        <w:t xml:space="preserve"> is the value of Cost, </w:t>
      </w:r>
      <w:r>
        <w:rPr>
          <w:rFonts w:cs="Times New Roman"/>
          <w:iCs/>
        </w:rPr>
        <w:t>t</w:t>
      </w:r>
      <w:r>
        <w:rPr>
          <w:rFonts w:cs="Times New Roman"/>
          <w:i/>
          <w:iCs/>
        </w:rPr>
        <w:t>(j)</w:t>
      </w:r>
      <w:r>
        <w:rPr>
          <w:rFonts w:cs="Times New Roman"/>
        </w:rPr>
        <w:t xml:space="preserve"> is the value of time cost, and </w:t>
      </w:r>
      <w:r>
        <w:rPr>
          <w:rFonts w:cs="Times New Roman"/>
          <w:iCs/>
        </w:rPr>
        <w:t>m</w:t>
      </w:r>
      <w:r>
        <w:rPr>
          <w:rFonts w:cs="Times New Roman"/>
          <w:i/>
          <w:iCs/>
        </w:rPr>
        <w:t>(j)</w:t>
      </w:r>
      <w:r>
        <w:rPr>
          <w:rFonts w:cs="Times New Roman"/>
        </w:rPr>
        <w:t xml:space="preserve"> is the value of monetary cost. </w:t>
      </w:r>
      <w:r>
        <w:rPr>
          <w:rFonts w:cs="Times New Roman"/>
          <w:i/>
          <w:iCs/>
        </w:rPr>
        <w:t>K</w:t>
      </w:r>
      <w:r>
        <w:rPr>
          <w:rFonts w:cs="Times New Roman"/>
        </w:rPr>
        <w:t xml:space="preserve"> is a constant used to control the weight of Cost value, since Cost is not as significant as the other characteristics.</w:t>
      </w:r>
    </w:p>
    <w:p>
      <w:pPr>
        <w:rPr>
          <w:rFonts w:cs="Times New Roman"/>
        </w:rPr>
      </w:pPr>
      <m:oMathPara>
        <m:oMath>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)=(t(</m:t>
          </m:r>
          <m:r>
            <m:rPr/>
            <w:rPr>
              <w:rFonts w:ascii="Cambria Math" w:hAnsi="Cambria Math" w:cs="Times New Roman"/>
            </w:rPr>
            <m:t>j</m:t>
          </m:r>
          <m:r>
            <m:rPr>
              <m:sty m:val="p"/>
            </m:rPr>
            <w:rPr>
              <w:rFonts w:ascii="Cambria Math" w:hAnsi="Cambria Math" w:cs="Times New Roman"/>
            </w:rPr>
            <m:t>)+m(</m:t>
          </m:r>
          <m:r>
            <m:rPr/>
            <w:rPr>
              <w:rFonts w:ascii="Cambria Math" w:hAnsi="Cambria Math" w:cs="Times New Roman"/>
            </w:rPr>
            <m:t>j</m:t>
          </m:r>
          <m:r>
            <m:rPr>
              <m:sty m:val="p"/>
            </m:rPr>
            <w:rPr>
              <w:rFonts w:ascii="Cambria Math" w:hAnsi="Cambria Math" w:cs="Times New Roman"/>
            </w:rPr>
            <m:t>))×</m:t>
          </m:r>
          <m:r>
            <m:rPr/>
            <w:rPr>
              <w:rFonts w:ascii="Cambria Math" w:hAnsi="Cambria Math" w:cs="Times New Roman"/>
            </w:rPr>
            <m:t>K</m:t>
          </m:r>
        </m:oMath>
      </m:oMathPara>
    </w:p>
    <w:p>
      <w:pPr>
        <w:rPr>
          <w:rFonts w:cs="Times New Roman"/>
        </w:rPr>
      </w:pPr>
    </w:p>
    <w:p>
      <w:pPr>
        <w:pStyle w:val="4"/>
        <w:rPr>
          <w:rFonts w:cs="Times New Roman"/>
          <w:bCs/>
        </w:rPr>
      </w:pPr>
      <w:bookmarkStart w:id="421" w:name="_Toc1715453826"/>
      <w:bookmarkStart w:id="422" w:name="_Toc746528126"/>
      <w:bookmarkStart w:id="423" w:name="_Toc22769"/>
      <w:bookmarkStart w:id="424" w:name="_Toc1187541458"/>
      <w:bookmarkStart w:id="425" w:name="_Toc3066"/>
      <w:bookmarkStart w:id="426" w:name="_Toc1421148413"/>
      <w:bookmarkStart w:id="427" w:name="_Toc79959140"/>
      <w:bookmarkStart w:id="428" w:name="_Toc1857680588"/>
      <w:bookmarkStart w:id="429" w:name="_Toc1983019403"/>
      <w:bookmarkStart w:id="430" w:name="_Toc1076"/>
      <w:bookmarkStart w:id="431" w:name="_Toc1284892292"/>
      <w:r>
        <w:rPr>
          <w:rFonts w:cs="Times New Roman"/>
        </w:rPr>
        <w:t>5.3.2 Resource Evaluation</w:t>
      </w:r>
      <w:bookmarkEnd w:id="421"/>
      <w:bookmarkEnd w:id="422"/>
      <w:bookmarkEnd w:id="423"/>
      <w:bookmarkEnd w:id="424"/>
      <w:bookmarkEnd w:id="425"/>
      <w:bookmarkEnd w:id="426"/>
      <w:bookmarkEnd w:id="427"/>
      <w:bookmarkEnd w:id="428"/>
      <w:bookmarkEnd w:id="429"/>
      <w:bookmarkEnd w:id="430"/>
      <w:bookmarkEnd w:id="431"/>
    </w:p>
    <w:p>
      <w:pPr>
        <w:rPr>
          <w:rFonts w:cs="Times New Roman"/>
        </w:rPr>
      </w:pPr>
      <w:r>
        <w:rPr>
          <w:rFonts w:cs="Times New Roman"/>
        </w:rPr>
        <w:t>Resource value is calculated based on the six characteristics introduced in 5.3.1. First, we find the ‘static’ value and the ‘dynamic’ value.</w:t>
      </w:r>
    </w:p>
    <w:p>
      <w:pPr>
        <w:rPr>
          <w:rFonts w:cs="Times New Roman"/>
        </w:rPr>
      </w:pPr>
    </w:p>
    <w:p>
      <w:pPr>
        <w:rPr>
          <w:rFonts w:cs="Times New Roman"/>
          <w:b/>
          <w:bCs/>
        </w:rPr>
      </w:pPr>
      <w:bookmarkStart w:id="432" w:name="_Toc702020609"/>
      <w:r>
        <w:rPr>
          <w:rFonts w:cs="Times New Roman"/>
          <w:b/>
          <w:bCs/>
        </w:rPr>
        <w:t>(1) Static Value</w:t>
      </w:r>
      <w:bookmarkEnd w:id="432"/>
    </w:p>
    <w:p>
      <w:pPr>
        <w:rPr>
          <w:rFonts w:cs="Times New Roman"/>
        </w:rPr>
      </w:pPr>
      <w:r>
        <w:rPr>
          <w:rFonts w:cs="Times New Roman"/>
        </w:rPr>
        <w:t>The characteristics reliability, practicality, feedback, popularity and cost are static characteristics and are stored with resources. The value of all the static characteristics is calculated using the formula:</w:t>
      </w:r>
    </w:p>
    <w:p>
      <w:pPr>
        <w:rPr>
          <w:rFonts w:cs="Times New Roman"/>
        </w:rPr>
      </w:pPr>
      <m:oMathPara>
        <m:oMath>
          <m:r>
            <m:rPr>
              <m:sty m:val="p"/>
            </m:rPr>
            <w:rPr>
              <w:rFonts w:ascii="Cambria Math" w:hAnsi="Cambria Math" w:cs="Times New Roman"/>
            </w:rPr>
            <m:t>Static(</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rPr>
        <w:t>Static value of a learning resource is the sum of Reliability, Usage (same as Practicality), Popularity times Feedback, divided by Cost.</w:t>
      </w:r>
    </w:p>
    <w:p>
      <w:pPr>
        <w:rPr>
          <w:rFonts w:cs="Times New Roman"/>
        </w:rPr>
      </w:pPr>
    </w:p>
    <w:p>
      <w:pPr>
        <w:rPr>
          <w:rFonts w:cs="Times New Roman"/>
        </w:rPr>
      </w:pPr>
      <w:r>
        <w:rPr>
          <w:rFonts w:cs="Times New Roman"/>
        </w:rPr>
        <w:t xml:space="preserve">Note, in the static function, we multiply Popularity and Feedback values. That means, if </w:t>
      </w:r>
      <w:r>
        <w:rPr>
          <w:rFonts w:cs="Times New Roman"/>
          <w:iCs/>
        </w:rPr>
        <w:t>P</w:t>
      </w:r>
      <w:r>
        <w:rPr>
          <w:rFonts w:cs="Times New Roman"/>
          <w:i/>
          <w:iCs/>
        </w:rPr>
        <w:t>(j)</w:t>
      </w:r>
      <w:r>
        <w:rPr>
          <w:rFonts w:cs="Times New Roman"/>
        </w:rPr>
        <w:t xml:space="preserve"> keeps increasing but there is no Feedback </w:t>
      </w:r>
      <w:r>
        <w:rPr>
          <w:rFonts w:cs="Times New Roman"/>
          <w:iCs/>
        </w:rPr>
        <w:t>F</w:t>
      </w:r>
      <w:r>
        <w:rPr>
          <w:rFonts w:cs="Times New Roman"/>
          <w:i/>
          <w:iCs/>
        </w:rPr>
        <w:t>(j)=0</w:t>
      </w:r>
      <w:r>
        <w:rPr>
          <w:rFonts w:cs="Times New Roman"/>
        </w:rPr>
        <w:t xml:space="preserve">, </w:t>
      </w:r>
      <w:r>
        <w:rPr>
          <w:rFonts w:cs="Times New Roman"/>
          <w:iCs/>
        </w:rPr>
        <w:t>P</w:t>
      </w:r>
      <w:r>
        <w:rPr>
          <w:rFonts w:cs="Times New Roman"/>
          <w:i/>
          <w:iCs/>
        </w:rPr>
        <w:t>(j)</w:t>
      </w:r>
      <w:r>
        <w:rPr>
          <w:rFonts w:cs="Times New Roman"/>
        </w:rPr>
        <w:t xml:space="preserve"> will have no effect on the static value.</w:t>
      </w:r>
    </w:p>
    <w:p>
      <w:pPr>
        <w:rPr>
          <w:rFonts w:cs="Times New Roman"/>
        </w:rPr>
      </w:pPr>
    </w:p>
    <w:p>
      <w:pPr>
        <w:rPr>
          <w:rFonts w:cs="Times New Roman"/>
          <w:b/>
          <w:bCs/>
        </w:rPr>
      </w:pPr>
      <w:bookmarkStart w:id="433" w:name="_Toc644154957"/>
      <w:r>
        <w:rPr>
          <w:rFonts w:cs="Times New Roman"/>
          <w:b/>
          <w:bCs/>
        </w:rPr>
        <w:t>(2) Dynamic Value</w:t>
      </w:r>
      <w:bookmarkEnd w:id="433"/>
    </w:p>
    <w:p>
      <w:pPr>
        <w:rPr>
          <w:rFonts w:cs="Times New Roman"/>
        </w:rPr>
      </w:pPr>
      <w:r>
        <w:rPr>
          <w:rFonts w:cs="Times New Roman"/>
        </w:rPr>
        <w:t xml:space="preserve">Suitability is the only dynamic characteristic among the six characteristics in the </w:t>
      </w:r>
      <w:r>
        <w:rPr>
          <w:rFonts w:cs="Times New Roman"/>
          <w:b/>
          <w:bCs/>
        </w:rPr>
        <w:t xml:space="preserve">LRV </w:t>
      </w:r>
      <w:r>
        <w:rPr>
          <w:rFonts w:cs="Times New Roman"/>
        </w:rPr>
        <w:t>model. Suitability is changed dynamically when users search the resources. Different query keywords can cause different Suitability value, as explained in Section 5.3.1.</w:t>
      </w:r>
    </w:p>
    <w:p>
      <w:pPr>
        <w:rPr>
          <w:rFonts w:cs="Times New Roman"/>
        </w:rPr>
      </w:pPr>
    </w:p>
    <w:p>
      <w:pPr>
        <w:rPr>
          <w:rFonts w:cs="Times New Roman"/>
          <w:b/>
          <w:bCs/>
        </w:rPr>
      </w:pPr>
      <w:r>
        <w:rPr>
          <w:rFonts w:cs="Times New Roman"/>
          <w:b/>
          <w:bCs/>
        </w:rPr>
        <w:t xml:space="preserve">(3) </w:t>
      </w:r>
      <w:bookmarkStart w:id="434" w:name="_Toc964095890"/>
      <w:r>
        <w:rPr>
          <w:rFonts w:cs="Times New Roman"/>
          <w:b/>
          <w:bCs/>
        </w:rPr>
        <w:t>General Formula</w:t>
      </w:r>
      <w:bookmarkEnd w:id="434"/>
    </w:p>
    <w:p>
      <w:pPr>
        <w:rPr>
          <w:rFonts w:cs="Times New Roman"/>
        </w:rPr>
      </w:pPr>
      <w:r>
        <w:rPr>
          <w:rFonts w:cs="Times New Roman"/>
        </w:rPr>
        <w:t xml:space="preserve">The Value of a resource is: </w:t>
      </w:r>
    </w:p>
    <w:p>
      <w:pPr>
        <w:rPr>
          <w:rFonts w:cs="Times New Roman"/>
        </w:rPr>
      </w:pPr>
      <m:oMathPara>
        <m:oMath>
          <m:r>
            <m:rPr>
              <m:sty m:val="p"/>
            </m:rPr>
            <w:rPr>
              <w:rFonts w:ascii="Cambria Math" w:hAnsi="Cambria Math" w:cs="Times New Roman"/>
            </w:rPr>
            <m:t>V(</m:t>
          </m:r>
          <m:r>
            <m:rPr/>
            <w:rPr>
              <w:rFonts w:ascii="Cambria Math" w:hAnsi="Cambria Math" w:cs="Times New Roman"/>
            </w:rPr>
            <m:t>j</m:t>
          </m:r>
          <m:r>
            <m:rPr>
              <m:sty m:val="p"/>
            </m:rPr>
            <w:rPr>
              <w:rFonts w:ascii="Cambria Math" w:hAnsi="Cambria Math" w:cs="Times New Roman"/>
            </w:rPr>
            <m:t>)=S(</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i/>
          <w:iCs/>
        </w:rPr>
        <w:t>V(j)</w:t>
      </w:r>
      <w:r>
        <w:rPr>
          <w:rFonts w:cs="Times New Roman"/>
        </w:rPr>
        <w:t xml:space="preserve"> is the final value of a resource </w:t>
      </w:r>
      <w:r>
        <w:rPr>
          <w:rFonts w:cs="Times New Roman"/>
          <w:i/>
        </w:rPr>
        <w:t xml:space="preserve">r(j). </w:t>
      </w:r>
      <w:r>
        <w:rPr>
          <w:rFonts w:cs="Times New Roman"/>
        </w:rPr>
        <w:t>It is equal to Suitability multiplied by the total Static value.</w:t>
      </w:r>
    </w:p>
    <w:p>
      <w:pPr>
        <w:pStyle w:val="2"/>
        <w:rPr>
          <w:rFonts w:cs="Times New Roman"/>
        </w:rPr>
      </w:pPr>
      <w:bookmarkStart w:id="435" w:name="_Toc2626"/>
      <w:bookmarkStart w:id="436" w:name="_Toc249885385"/>
      <w:bookmarkStart w:id="437" w:name="_Toc15564"/>
      <w:bookmarkStart w:id="438" w:name="_Toc1251581086"/>
      <w:bookmarkStart w:id="439" w:name="_Toc1978365218"/>
      <w:bookmarkStart w:id="440" w:name="_Toc216066825"/>
      <w:bookmarkStart w:id="441" w:name="_Toc1600763806"/>
      <w:bookmarkStart w:id="442" w:name="_Toc1481452251"/>
      <w:bookmarkStart w:id="443" w:name="_Toc12245"/>
      <w:bookmarkStart w:id="444" w:name="_Toc468257955"/>
      <w:bookmarkStart w:id="445" w:name="_Toc511344246"/>
      <w:r>
        <w:rPr>
          <w:rFonts w:cs="Times New Roman"/>
        </w:rPr>
        <w:t>6 EXPERIMENTAL STUDY</w:t>
      </w:r>
      <w:bookmarkEnd w:id="435"/>
      <w:bookmarkEnd w:id="436"/>
      <w:bookmarkEnd w:id="437"/>
      <w:bookmarkEnd w:id="438"/>
      <w:bookmarkEnd w:id="439"/>
      <w:bookmarkEnd w:id="440"/>
      <w:bookmarkEnd w:id="441"/>
      <w:bookmarkEnd w:id="442"/>
      <w:bookmarkEnd w:id="443"/>
      <w:bookmarkEnd w:id="444"/>
      <w:bookmarkEnd w:id="445"/>
    </w:p>
    <w:p>
      <w:pPr>
        <w:rPr>
          <w:rFonts w:cs="Times New Roman"/>
          <w:color w:val="000000" w:themeColor="text1"/>
          <w14:textFill>
            <w14:solidFill>
              <w14:schemeClr w14:val="tx1"/>
            </w14:solidFill>
          </w14:textFill>
        </w:rPr>
      </w:pPr>
      <w:r>
        <w:rPr>
          <w:rFonts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14:textFill>
            <w14:solidFill>
              <w14:schemeClr w14:val="tx1"/>
            </w14:solidFill>
          </w14:textFill>
        </w:rPr>
        <w:t xml:space="preserve">to test storage-query performance and </w:t>
      </w:r>
      <w:r>
        <w:rPr>
          <w:rFonts w:cs="Times New Roman"/>
          <w:b/>
          <w:bCs/>
          <w:color w:val="000000" w:themeColor="text1"/>
          <w14:textFill>
            <w14:solidFill>
              <w14:schemeClr w14:val="tx1"/>
            </w14:solidFill>
          </w14:textFill>
        </w:rPr>
        <w:t>LRV</w:t>
      </w:r>
      <w:r>
        <w:rPr>
          <w:rFonts w:cs="Times New Roman"/>
          <w:color w:val="000000" w:themeColor="text1"/>
          <w14:textFill>
            <w14:solidFill>
              <w14:schemeClr w14:val="tx1"/>
            </w14:solidFill>
          </w14:textFill>
        </w:rPr>
        <w:t xml:space="preserve"> ranking algorithm. </w:t>
      </w:r>
    </w:p>
    <w:p>
      <w:pPr>
        <w:rPr>
          <w:rFonts w:cs="Times New Roman"/>
        </w:rPr>
      </w:pPr>
    </w:p>
    <w:p>
      <w:pPr>
        <w:rPr>
          <w:rFonts w:cs="Times New Roman"/>
        </w:rPr>
      </w:pPr>
      <w:r>
        <w:rPr>
          <w:rFonts w:cs="Times New Roman"/>
        </w:rPr>
        <w:t>The main purpose of testing is to meet all the requirements and assess the quality of the software. To test the core components of this learning resource search engine, the testing plan was the following:</w:t>
      </w:r>
    </w:p>
    <w:p>
      <w:pPr>
        <w:pStyle w:val="39"/>
        <w:numPr>
          <w:ilvl w:val="0"/>
          <w:numId w:val="17"/>
        </w:numPr>
        <w:tabs>
          <w:tab w:val="left" w:pos="425"/>
        </w:tabs>
        <w:rPr>
          <w:rFonts w:cs="Times New Roman"/>
        </w:rPr>
      </w:pPr>
      <w:r>
        <w:rPr>
          <w:rFonts w:cs="Times New Roman"/>
        </w:rPr>
        <w:t>Test the performance of the 3-layer storage structure. Verify the query-storage methods.</w:t>
      </w:r>
    </w:p>
    <w:p>
      <w:pPr>
        <w:pStyle w:val="39"/>
        <w:numPr>
          <w:ilvl w:val="0"/>
          <w:numId w:val="17"/>
        </w:numPr>
        <w:tabs>
          <w:tab w:val="left" w:pos="425"/>
        </w:tabs>
        <w:rPr>
          <w:rFonts w:cs="Times New Roman"/>
        </w:rPr>
      </w:pPr>
      <w:r>
        <w:rPr>
          <w:rFonts w:cs="Times New Roman"/>
        </w:rPr>
        <w:t xml:space="preserve">Test the accuracy of </w:t>
      </w:r>
      <w:r>
        <w:rPr>
          <w:rFonts w:cs="Times New Roman"/>
          <w:b/>
          <w:bCs/>
        </w:rPr>
        <w:t xml:space="preserve">LRV </w:t>
      </w:r>
      <w:r>
        <w:rPr>
          <w:rFonts w:cs="Times New Roman"/>
        </w:rPr>
        <w:t xml:space="preserve">ranking results. Verify the </w:t>
      </w:r>
      <w:r>
        <w:rPr>
          <w:rFonts w:cs="Times New Roman"/>
          <w:b/>
          <w:bCs/>
        </w:rPr>
        <w:t xml:space="preserve">LRV </w:t>
      </w:r>
      <w:r>
        <w:rPr>
          <w:rFonts w:cs="Times New Roman"/>
        </w:rPr>
        <w:t>ranking algorithm.</w:t>
      </w:r>
    </w:p>
    <w:p>
      <w:pPr>
        <w:rPr>
          <w:rFonts w:cs="Times New Roman"/>
        </w:rPr>
      </w:pPr>
      <w:r>
        <w:rPr>
          <w:rFonts w:cs="Times New Roman"/>
        </w:rPr>
        <w:t>The expected results of testing are (1) good search response time, and (2) more valuable resources ranked higher.</w:t>
      </w:r>
    </w:p>
    <w:p>
      <w:pPr>
        <w:pStyle w:val="3"/>
        <w:rPr>
          <w:rFonts w:cs="Times New Roman"/>
        </w:rPr>
      </w:pPr>
      <w:bookmarkStart w:id="446" w:name="_Toc17814"/>
      <w:bookmarkStart w:id="447" w:name="_Toc873694429"/>
      <w:bookmarkStart w:id="448" w:name="_Toc1316695331"/>
      <w:bookmarkStart w:id="449" w:name="_Toc1970019619"/>
      <w:bookmarkStart w:id="450" w:name="_Toc2007728457"/>
      <w:bookmarkStart w:id="451" w:name="_Toc947239792"/>
      <w:bookmarkStart w:id="452" w:name="_Toc1518882910"/>
      <w:bookmarkStart w:id="453" w:name="_Toc3753"/>
      <w:bookmarkStart w:id="454" w:name="_Toc9165"/>
      <w:bookmarkStart w:id="455" w:name="_Toc1364865903"/>
      <w:bookmarkStart w:id="456" w:name="_Toc489358838"/>
      <w:r>
        <w:rPr>
          <w:rFonts w:cs="Times New Roman"/>
        </w:rPr>
        <w:t>6.1 Methods</w:t>
      </w:r>
      <w:bookmarkEnd w:id="446"/>
      <w:bookmarkEnd w:id="447"/>
      <w:bookmarkEnd w:id="448"/>
      <w:bookmarkEnd w:id="449"/>
      <w:bookmarkEnd w:id="450"/>
      <w:bookmarkEnd w:id="451"/>
      <w:bookmarkEnd w:id="452"/>
      <w:bookmarkEnd w:id="453"/>
      <w:bookmarkEnd w:id="454"/>
      <w:bookmarkEnd w:id="455"/>
      <w:bookmarkEnd w:id="456"/>
    </w:p>
    <w:p>
      <w:pPr>
        <w:rPr>
          <w:rFonts w:cs="Times New Roman"/>
        </w:rPr>
      </w:pPr>
      <w:r>
        <w:rPr>
          <w:rFonts w:cs="Times New Roman"/>
        </w:rPr>
        <w:t>Software testing is based on requirements and specifications of design. There are some common and mature testing methods in software engineering, and we briefly introduce and apply some methods to our learning resource search engine.</w:t>
      </w:r>
    </w:p>
    <w:p>
      <w:pPr>
        <w:pStyle w:val="4"/>
        <w:rPr>
          <w:rFonts w:cs="Times New Roman"/>
        </w:rPr>
      </w:pPr>
      <w:bookmarkStart w:id="457" w:name="_Toc791723695"/>
      <w:bookmarkStart w:id="458" w:name="_Toc1164599696"/>
      <w:bookmarkStart w:id="459" w:name="_Toc78214303"/>
      <w:bookmarkStart w:id="460" w:name="_Toc1415686841"/>
      <w:bookmarkStart w:id="461" w:name="_Toc6007"/>
      <w:bookmarkStart w:id="462" w:name="_Toc5431"/>
      <w:bookmarkStart w:id="463" w:name="_Toc11666"/>
      <w:bookmarkStart w:id="464" w:name="_Toc666480315"/>
      <w:bookmarkStart w:id="465" w:name="_Toc301178500"/>
      <w:bookmarkStart w:id="466" w:name="_Toc2010872756"/>
      <w:bookmarkStart w:id="467" w:name="_Toc730974207"/>
      <w:r>
        <w:rPr>
          <w:rFonts w:cs="Times New Roman"/>
        </w:rPr>
        <w:t>6.1.1 Black-box Testing</w:t>
      </w:r>
      <w:bookmarkEnd w:id="457"/>
      <w:bookmarkEnd w:id="458"/>
      <w:bookmarkEnd w:id="459"/>
      <w:bookmarkEnd w:id="460"/>
      <w:bookmarkEnd w:id="461"/>
      <w:bookmarkEnd w:id="462"/>
      <w:bookmarkEnd w:id="463"/>
      <w:bookmarkEnd w:id="464"/>
      <w:bookmarkEnd w:id="465"/>
      <w:bookmarkEnd w:id="466"/>
      <w:bookmarkEnd w:id="467"/>
    </w:p>
    <w:p>
      <w:pPr>
        <w:rPr>
          <w:rFonts w:cs="Times New Roman"/>
          <w:lang w:val="en-US"/>
        </w:rPr>
      </w:pPr>
      <w:r>
        <w:rPr>
          <w:rFonts w:cs="Times New Roman"/>
          <w:lang w:val="en-US"/>
        </w:rPr>
        <w:t>Black-box treats the software as a "black box"</w:t>
      </w:r>
      <w:r>
        <w:rPr>
          <w:rFonts w:cs="Times New Roman"/>
        </w:rPr>
        <w:t>,</w:t>
      </w:r>
      <w:r>
        <w:rPr>
          <w:rFonts w:cs="Times New Roman"/>
          <w:lang w:val="en-US"/>
        </w:rPr>
        <w:t xml:space="preserve"> examining functionality without any knowledge of internal implementation, without seeing the source code. The testers are only aware of what the software is supposed to do, not how it does it.</w:t>
      </w:r>
      <w:r>
        <w:rPr>
          <w:rStyle w:val="18"/>
          <w:rFonts w:cs="Times New Roman"/>
          <w:lang w:val="en-US"/>
        </w:rPr>
        <w:t>[</w:t>
      </w:r>
      <w:r>
        <w:rPr>
          <w:rStyle w:val="18"/>
          <w:rFonts w:cs="Times New Roman"/>
          <w:lang w:val="en-US"/>
        </w:rPr>
        <w:endnoteReference w:id="21"/>
      </w:r>
      <w:r>
        <w:rPr>
          <w:rStyle w:val="18"/>
          <w:rFonts w:cs="Times New Roman"/>
          <w:lang w:val="en-US"/>
        </w:rPr>
        <w:t>]</w:t>
      </w:r>
    </w:p>
    <w:p>
      <w:pPr>
        <w:rPr>
          <w:rFonts w:cs="Times New Roman"/>
        </w:rPr>
      </w:pPr>
    </w:p>
    <w:p>
      <w:pPr>
        <w:rPr>
          <w:rFonts w:cs="Times New Roman"/>
        </w:rPr>
      </w:pPr>
      <w:r>
        <w:rPr>
          <w:rFonts w:cs="Times New Roman"/>
        </w:rPr>
        <w:t>Black-box testing is used for this search engine system. It is used for testing the ranking component of the search engine. Black-box testing is particularly suitable for the user searching process, from sending keywords to the listing of all the most valuable resources. The search function is treated as a black box, and testers do not need to understand the principle of the searching algorithms and ranking methods (</w:t>
      </w:r>
      <w:r>
        <w:rPr>
          <w:rFonts w:cs="Times New Roman"/>
          <w:b/>
          <w:bCs/>
        </w:rPr>
        <w:t>LRV</w:t>
      </w:r>
      <w:r>
        <w:rPr>
          <w:rFonts w:cs="Times New Roman"/>
        </w:rPr>
        <w:t xml:space="preserve">). The testers only need to verify the resources returned, checking their ranking. Resources with high value are ranked at the top of the list. Value itself is a more subjective concept. Later in </w:t>
      </w:r>
      <w:r>
        <w:rPr>
          <w:rFonts w:cs="Times New Roman"/>
          <w:color w:val="000000" w:themeColor="text1"/>
          <w14:textFill>
            <w14:solidFill>
              <w14:schemeClr w14:val="tx1"/>
            </w14:solidFill>
          </w14:textFill>
        </w:rPr>
        <w:t>this chapter</w:t>
      </w:r>
      <w:r>
        <w:rPr>
          <w:rFonts w:cs="Times New Roman"/>
        </w:rPr>
        <w:t>, we will discuss how to measure the user's recognition of resource value in the experiments.</w:t>
      </w:r>
    </w:p>
    <w:p>
      <w:pPr>
        <w:pStyle w:val="4"/>
        <w:rPr>
          <w:rFonts w:cs="Times New Roman"/>
        </w:rPr>
      </w:pPr>
      <w:bookmarkStart w:id="468" w:name="_Toc891979989"/>
      <w:bookmarkStart w:id="469" w:name="_Toc21813"/>
      <w:bookmarkStart w:id="470" w:name="_Toc24681"/>
      <w:bookmarkStart w:id="471" w:name="_Toc568719042"/>
      <w:bookmarkStart w:id="472" w:name="_Toc1393994560"/>
      <w:bookmarkStart w:id="473" w:name="_Toc962449495"/>
      <w:bookmarkStart w:id="474" w:name="_Toc24011"/>
      <w:bookmarkStart w:id="475" w:name="_Toc96100776"/>
      <w:bookmarkStart w:id="476" w:name="_Toc235056517"/>
      <w:bookmarkStart w:id="477" w:name="_Toc1330675159"/>
      <w:bookmarkStart w:id="478" w:name="_Toc1356172714"/>
      <w:r>
        <w:rPr>
          <w:rFonts w:cs="Times New Roman"/>
        </w:rPr>
        <w:t>6.1.2 White-box</w:t>
      </w:r>
      <w:bookmarkEnd w:id="468"/>
      <w:r>
        <w:rPr>
          <w:rFonts w:cs="Times New Roman"/>
        </w:rPr>
        <w:t xml:space="preserve"> Testing</w:t>
      </w:r>
      <w:bookmarkEnd w:id="469"/>
      <w:bookmarkEnd w:id="470"/>
      <w:bookmarkEnd w:id="471"/>
      <w:bookmarkEnd w:id="472"/>
      <w:bookmarkEnd w:id="473"/>
      <w:bookmarkEnd w:id="474"/>
      <w:bookmarkEnd w:id="475"/>
      <w:bookmarkEnd w:id="476"/>
      <w:bookmarkEnd w:id="477"/>
      <w:bookmarkEnd w:id="478"/>
    </w:p>
    <w:p>
      <w:pPr>
        <w:rPr>
          <w:rFonts w:cs="Times New Roman"/>
          <w:lang w:val="en-US"/>
        </w:rPr>
      </w:pPr>
      <w:r>
        <w:rPr>
          <w:rFonts w:cs="Times New Roman"/>
          <w:lang w:val="en-US"/>
        </w:rPr>
        <w:t>White-box testing (also known as clear box, glass box, transparent box,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cs="Times New Roman"/>
          <w:lang w:val="en-US"/>
        </w:rPr>
        <w:t>[</w:t>
      </w:r>
      <w:r>
        <w:rPr>
          <w:rStyle w:val="18"/>
          <w:rFonts w:cs="Times New Roman"/>
          <w:lang w:val="en-US"/>
        </w:rPr>
        <w:endnoteReference w:id="22"/>
      </w:r>
      <w:r>
        <w:rPr>
          <w:rStyle w:val="18"/>
          <w:rFonts w:cs="Times New Roman"/>
          <w:lang w:val="en-US"/>
        </w:rPr>
        <w:t>]</w:t>
      </w:r>
      <w:r>
        <w:rPr>
          <w:rFonts w:cs="Times New Roman"/>
        </w:rPr>
        <w:t xml:space="preserve"> </w:t>
      </w:r>
      <w:r>
        <w:rPr>
          <w:rStyle w:val="18"/>
          <w:rFonts w:cs="Times New Roman"/>
          <w:lang w:val="en-US"/>
        </w:rPr>
        <w:t>[</w:t>
      </w:r>
      <w:r>
        <w:rPr>
          <w:rStyle w:val="18"/>
          <w:rFonts w:cs="Times New Roman"/>
          <w:lang w:val="en-US"/>
        </w:rPr>
        <w:endnoteReference w:id="23"/>
      </w:r>
      <w:r>
        <w:rPr>
          <w:rStyle w:val="18"/>
          <w:rFonts w:cs="Times New Roman"/>
          <w:lang w:val="en-US"/>
        </w:rPr>
        <w:t>]</w:t>
      </w:r>
    </w:p>
    <w:p>
      <w:pPr>
        <w:rPr>
          <w:rFonts w:cs="Times New Roman"/>
          <w:lang w:val="en-US"/>
        </w:rPr>
      </w:pPr>
    </w:p>
    <w:p>
      <w:pPr>
        <w:rPr>
          <w:rFonts w:cs="Times New Roman"/>
        </w:rPr>
      </w:pPr>
      <w:r>
        <w:rPr>
          <w:rFonts w:cs="Times New Roman"/>
        </w:rPr>
        <w:t xml:space="preserve">We use white-box testing to test the storage-query component of the search engine, especially the three-layer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rPr>
        <w:t xml:space="preserve">different </w:t>
      </w:r>
      <w:r>
        <w:rPr>
          <w:rFonts w:cs="Times New Roman"/>
        </w:rPr>
        <w:t xml:space="preserve">storage structures, with </w:t>
      </w:r>
      <w:r>
        <w:rPr>
          <w:rFonts w:cs="Times New Roman"/>
          <w:b/>
        </w:rPr>
        <w:t xml:space="preserve">different </w:t>
      </w:r>
      <w:r>
        <w:rPr>
          <w:rFonts w:cs="Times New Roman"/>
        </w:rPr>
        <w:t xml:space="preserve">experiment variables through </w:t>
      </w:r>
      <w:r>
        <w:rPr>
          <w:rFonts w:cs="Times New Roman"/>
          <w:b/>
        </w:rPr>
        <w:t>different</w:t>
      </w:r>
      <w:r>
        <w:rPr>
          <w:rFonts w:cs="Times New Roman"/>
        </w:rPr>
        <w:t xml:space="preserve"> keywords </w:t>
      </w:r>
      <w:r>
        <w:rPr>
          <w:rFonts w:cs="Times New Roman"/>
          <w:i/>
          <w:iCs/>
        </w:rPr>
        <w:t>[ k1, k2, k3 ... ]</w:t>
      </w:r>
      <w:r>
        <w:rPr>
          <w:rFonts w:cs="Times New Roman"/>
        </w:rPr>
        <w:t xml:space="preserve">, pages </w:t>
      </w:r>
      <w:r>
        <w:rPr>
          <w:rFonts w:cs="Times New Roman"/>
          <w:i/>
          <w:iCs/>
        </w:rPr>
        <w:t>[ p1, p2, p3 ... ]</w:t>
      </w:r>
      <w:r>
        <w:rPr>
          <w:rFonts w:cs="Times New Roman"/>
        </w:rPr>
        <w:t xml:space="preserve"> and other conditions. The idea is similar to the white-box, changing the structure (layer 1, layer 2 or layer 3) within the code and making it transparent to the testers. In contrast to the black-box test mentioned in the previous section, the testers need to understand the logic of the different layers and test the search process logic for the different storage structures. The purpose here is to test the query performance and storage performance of the search engine system through different experimental control groups and prove the reliability of the three-layer storage structure.</w:t>
      </w:r>
    </w:p>
    <w:p>
      <w:pPr>
        <w:pStyle w:val="3"/>
        <w:rPr>
          <w:rFonts w:cs="Times New Roman"/>
        </w:rPr>
      </w:pPr>
      <w:bookmarkStart w:id="479" w:name="_Toc2001460333"/>
      <w:bookmarkStart w:id="480" w:name="_Toc1003887446"/>
      <w:bookmarkStart w:id="481" w:name="_Toc1031951770"/>
      <w:bookmarkStart w:id="482" w:name="_Toc1749468593"/>
      <w:bookmarkStart w:id="483" w:name="_Toc7533"/>
      <w:bookmarkStart w:id="484" w:name="_Toc1865928043"/>
      <w:bookmarkStart w:id="485" w:name="_Toc9209"/>
      <w:bookmarkStart w:id="486" w:name="_Toc5318"/>
      <w:bookmarkStart w:id="487" w:name="_Toc896997845"/>
      <w:bookmarkStart w:id="488" w:name="_Toc1693558596"/>
      <w:bookmarkStart w:id="489" w:name="_Toc931972932"/>
      <w:r>
        <w:rPr>
          <w:rFonts w:cs="Times New Roman"/>
        </w:rPr>
        <w:t xml:space="preserve">6.2 Testing </w:t>
      </w:r>
      <w:bookmarkEnd w:id="479"/>
      <w:r>
        <w:rPr>
          <w:rFonts w:cs="Times New Roman"/>
        </w:rPr>
        <w:t>Environments</w:t>
      </w:r>
      <w:bookmarkEnd w:id="480"/>
      <w:bookmarkEnd w:id="481"/>
      <w:bookmarkEnd w:id="482"/>
      <w:bookmarkEnd w:id="483"/>
      <w:bookmarkEnd w:id="484"/>
      <w:bookmarkEnd w:id="485"/>
      <w:bookmarkEnd w:id="486"/>
      <w:bookmarkEnd w:id="487"/>
      <w:bookmarkEnd w:id="488"/>
      <w:bookmarkEnd w:id="489"/>
    </w:p>
    <w:p>
      <w:pPr>
        <w:rPr>
          <w:rFonts w:cs="Times New Roman"/>
        </w:rPr>
      </w:pPr>
      <w:r>
        <w:rPr>
          <w:rFonts w:cs="Times New Roman"/>
        </w:rPr>
        <w:t>The hardware and software used for the testing environment is very important because the test results (and related analysis) may vary depending on the testing environment. In this section, we stipulate a standard testing environment to try to prevent errors and biased results.</w:t>
      </w:r>
    </w:p>
    <w:p>
      <w:pPr>
        <w:pStyle w:val="4"/>
        <w:rPr>
          <w:rFonts w:cs="Times New Roman"/>
        </w:rPr>
      </w:pPr>
      <w:bookmarkStart w:id="490" w:name="_Toc233754303"/>
      <w:bookmarkStart w:id="491" w:name="_Toc26922"/>
      <w:bookmarkStart w:id="492" w:name="_Toc3422"/>
      <w:bookmarkStart w:id="493" w:name="_Toc1535909382"/>
      <w:bookmarkStart w:id="494" w:name="_Toc1101631536"/>
      <w:bookmarkStart w:id="495" w:name="_Toc25589"/>
      <w:bookmarkStart w:id="496" w:name="_Toc338523035"/>
      <w:bookmarkStart w:id="497" w:name="_Toc108790938"/>
      <w:bookmarkStart w:id="498" w:name="_Toc995571642"/>
      <w:bookmarkStart w:id="499" w:name="_Toc359385777"/>
      <w:bookmarkStart w:id="500" w:name="_Toc1405891212"/>
      <w:r>
        <w:rPr>
          <w:rFonts w:cs="Times New Roman"/>
        </w:rPr>
        <w:t xml:space="preserve">6.2.1 </w:t>
      </w:r>
      <w:bookmarkEnd w:id="490"/>
      <w:r>
        <w:rPr>
          <w:rFonts w:cs="Times New Roman"/>
        </w:rPr>
        <w:t>Hardware and Software Condition Control</w:t>
      </w:r>
      <w:bookmarkEnd w:id="491"/>
      <w:bookmarkEnd w:id="492"/>
      <w:bookmarkEnd w:id="493"/>
      <w:bookmarkEnd w:id="494"/>
      <w:bookmarkEnd w:id="495"/>
      <w:bookmarkEnd w:id="496"/>
      <w:bookmarkEnd w:id="497"/>
      <w:bookmarkEnd w:id="498"/>
      <w:bookmarkEnd w:id="499"/>
      <w:bookmarkEnd w:id="500"/>
    </w:p>
    <w:p>
      <w:pPr>
        <w:rPr>
          <w:rFonts w:cs="Times New Roman"/>
        </w:rPr>
      </w:pPr>
      <w:r>
        <w:rPr>
          <w:rFonts w:cs="Times New Roman"/>
        </w:rPr>
        <w:t>In the experiments of testing the storage and search process, some environments need to be fixed:</w:t>
      </w:r>
    </w:p>
    <w:p>
      <w:pPr>
        <w:pStyle w:val="39"/>
        <w:numPr>
          <w:ilvl w:val="0"/>
          <w:numId w:val="18"/>
        </w:numPr>
        <w:tabs>
          <w:tab w:val="left" w:pos="420"/>
        </w:tabs>
        <w:ind w:left="840"/>
        <w:rPr>
          <w:rFonts w:cs="Times New Roman"/>
        </w:rPr>
      </w:pPr>
      <w:r>
        <w:rPr>
          <w:rFonts w:cs="Times New Roman"/>
        </w:rPr>
        <w:t>Same local network</w:t>
      </w:r>
    </w:p>
    <w:p>
      <w:pPr>
        <w:pStyle w:val="39"/>
        <w:numPr>
          <w:ilvl w:val="0"/>
          <w:numId w:val="18"/>
        </w:numPr>
        <w:tabs>
          <w:tab w:val="left" w:pos="420"/>
        </w:tabs>
        <w:ind w:left="840"/>
        <w:rPr>
          <w:rFonts w:cs="Times New Roman"/>
        </w:rPr>
      </w:pPr>
      <w:r>
        <w:rPr>
          <w:rFonts w:cs="Times New Roman"/>
        </w:rPr>
        <w:t>A server with the same configuration</w:t>
      </w:r>
    </w:p>
    <w:p>
      <w:pPr>
        <w:pStyle w:val="39"/>
        <w:numPr>
          <w:ilvl w:val="0"/>
          <w:numId w:val="18"/>
        </w:numPr>
        <w:tabs>
          <w:tab w:val="left" w:pos="420"/>
        </w:tabs>
        <w:ind w:left="840"/>
        <w:rPr>
          <w:rFonts w:cs="Times New Roman"/>
        </w:rPr>
      </w:pPr>
      <w:r>
        <w:rPr>
          <w:rFonts w:cs="Times New Roman"/>
        </w:rPr>
        <w:t>A PC with the same configuration and the same browser</w:t>
      </w:r>
    </w:p>
    <w:p>
      <w:pPr>
        <w:rPr>
          <w:rFonts w:cs="Times New Roman"/>
        </w:rPr>
      </w:pPr>
      <w:r>
        <w:rPr>
          <w:rFonts w:cs="Times New Roman"/>
        </w:rPr>
        <w:t>The network environment for testing must be controlled to prevent network problems from affecting the query speed. The server configuration must be the same because different server configurations will likely cause different testing results. All testing data must be based on the same set of server configurations, including hardware and software. The client used in the test should also be the same, but can be less strictly controlled than the previous two requirements. Detailed configurations and settings for testing are listed below:</w:t>
      </w:r>
    </w:p>
    <w:p>
      <w:pPr>
        <w:pStyle w:val="39"/>
        <w:numPr>
          <w:ilvl w:val="0"/>
          <w:numId w:val="19"/>
        </w:numPr>
        <w:rPr>
          <w:rFonts w:cs="Times New Roman"/>
          <w:b/>
          <w:bCs/>
        </w:rPr>
      </w:pPr>
      <w:r>
        <w:rPr>
          <w:rFonts w:cs="Times New Roman"/>
          <w:b/>
          <w:bCs/>
        </w:rPr>
        <w:t>Network:</w:t>
      </w:r>
    </w:p>
    <w:p>
      <w:pPr>
        <w:pStyle w:val="39"/>
        <w:numPr>
          <w:ilvl w:val="0"/>
          <w:numId w:val="20"/>
        </w:numPr>
        <w:ind w:left="1680"/>
        <w:rPr>
          <w:rFonts w:cs="Times New Roman"/>
          <w:sz w:val="22"/>
        </w:rPr>
      </w:pPr>
      <w:r>
        <w:rPr>
          <w:rFonts w:cs="Times New Roman"/>
          <w:sz w:val="22"/>
        </w:rPr>
        <w:t>A home network router, server and client PC are connected to the same router through wired LAN ports, operating over 100Mbps fiber.</w:t>
      </w:r>
    </w:p>
    <w:p>
      <w:pPr>
        <w:pStyle w:val="39"/>
        <w:numPr>
          <w:ilvl w:val="0"/>
          <w:numId w:val="19"/>
        </w:numPr>
        <w:rPr>
          <w:rFonts w:cs="Times New Roman"/>
          <w:b/>
          <w:bCs/>
        </w:rPr>
      </w:pPr>
      <w:r>
        <w:rPr>
          <w:rFonts w:cs="Times New Roman"/>
          <w:b/>
          <w:bCs/>
        </w:rPr>
        <w:t>Server Software:</w:t>
      </w:r>
    </w:p>
    <w:p>
      <w:pPr>
        <w:pStyle w:val="39"/>
        <w:numPr>
          <w:ilvl w:val="0"/>
          <w:numId w:val="21"/>
        </w:numPr>
        <w:tabs>
          <w:tab w:val="left" w:pos="420"/>
        </w:tabs>
        <w:ind w:left="1680"/>
        <w:rPr>
          <w:rFonts w:cs="Times New Roman"/>
          <w:sz w:val="22"/>
        </w:rPr>
      </w:pPr>
      <w:r>
        <w:rPr>
          <w:rFonts w:cs="Times New Roman"/>
          <w:sz w:val="22"/>
        </w:rPr>
        <w:t>Linux operating system: Ubuntu distribution, version 20.04</w:t>
      </w:r>
    </w:p>
    <w:p>
      <w:pPr>
        <w:pStyle w:val="39"/>
        <w:numPr>
          <w:ilvl w:val="0"/>
          <w:numId w:val="21"/>
        </w:numPr>
        <w:tabs>
          <w:tab w:val="left" w:pos="420"/>
        </w:tabs>
        <w:ind w:left="1680"/>
        <w:rPr>
          <w:rFonts w:cs="Times New Roman"/>
          <w:sz w:val="22"/>
        </w:rPr>
      </w:pPr>
      <w:r>
        <w:rPr>
          <w:rFonts w:cs="Times New Roman"/>
          <w:sz w:val="22"/>
        </w:rPr>
        <w:t>Proxy HTTP server: the NGINX-based Tengine 2.2.3</w:t>
      </w:r>
    </w:p>
    <w:p>
      <w:pPr>
        <w:pStyle w:val="39"/>
        <w:numPr>
          <w:ilvl w:val="0"/>
          <w:numId w:val="21"/>
        </w:numPr>
        <w:tabs>
          <w:tab w:val="left" w:pos="420"/>
        </w:tabs>
        <w:ind w:left="1680"/>
        <w:rPr>
          <w:rFonts w:cs="Times New Roman"/>
          <w:sz w:val="22"/>
        </w:rPr>
      </w:pPr>
      <w:r>
        <w:rPr>
          <w:rFonts w:cs="Times New Roman"/>
          <w:sz w:val="22"/>
        </w:rPr>
        <w:t>Relational database: MySQL 5.7</w:t>
      </w:r>
    </w:p>
    <w:p>
      <w:pPr>
        <w:pStyle w:val="39"/>
        <w:numPr>
          <w:ilvl w:val="0"/>
          <w:numId w:val="21"/>
        </w:numPr>
        <w:tabs>
          <w:tab w:val="left" w:pos="420"/>
        </w:tabs>
        <w:ind w:left="1680"/>
        <w:rPr>
          <w:rFonts w:cs="Times New Roman"/>
          <w:sz w:val="22"/>
        </w:rPr>
      </w:pPr>
      <w:r>
        <w:rPr>
          <w:rFonts w:cs="Times New Roman"/>
          <w:sz w:val="22"/>
        </w:rPr>
        <w:t>Non-relational database: MongoDB</w:t>
      </w:r>
    </w:p>
    <w:p>
      <w:pPr>
        <w:pStyle w:val="39"/>
        <w:numPr>
          <w:ilvl w:val="0"/>
          <w:numId w:val="21"/>
        </w:numPr>
        <w:tabs>
          <w:tab w:val="left" w:pos="420"/>
        </w:tabs>
        <w:ind w:left="1680"/>
        <w:rPr>
          <w:rFonts w:cs="Times New Roman"/>
          <w:sz w:val="22"/>
        </w:rPr>
      </w:pPr>
      <w:r>
        <w:rPr>
          <w:rFonts w:cs="Times New Roman"/>
          <w:sz w:val="22"/>
        </w:rPr>
        <w:t>Non-relational database in memory: Redis</w:t>
      </w:r>
    </w:p>
    <w:p>
      <w:pPr>
        <w:pStyle w:val="39"/>
        <w:numPr>
          <w:ilvl w:val="0"/>
          <w:numId w:val="21"/>
        </w:numPr>
        <w:tabs>
          <w:tab w:val="left" w:pos="420"/>
        </w:tabs>
        <w:ind w:left="1680"/>
        <w:rPr>
          <w:rFonts w:cs="Times New Roman"/>
          <w:sz w:val="22"/>
        </w:rPr>
      </w:pPr>
      <w:r>
        <w:rPr>
          <w:rFonts w:cs="Times New Roman"/>
          <w:sz w:val="22"/>
        </w:rPr>
        <w:t>Node.js, latest version</w:t>
      </w:r>
    </w:p>
    <w:p>
      <w:pPr>
        <w:pStyle w:val="39"/>
        <w:numPr>
          <w:ilvl w:val="0"/>
          <w:numId w:val="19"/>
        </w:numPr>
        <w:rPr>
          <w:rFonts w:cs="Times New Roman"/>
          <w:b/>
          <w:bCs/>
        </w:rPr>
      </w:pPr>
      <w:r>
        <w:rPr>
          <w:rFonts w:cs="Times New Roman"/>
          <w:b/>
          <w:bCs/>
        </w:rPr>
        <w:t>Server Hardware:</w:t>
      </w:r>
    </w:p>
    <w:p>
      <w:pPr>
        <w:pStyle w:val="39"/>
        <w:numPr>
          <w:ilvl w:val="0"/>
          <w:numId w:val="22"/>
        </w:numPr>
        <w:ind w:left="1680"/>
        <w:rPr>
          <w:rFonts w:cs="Times New Roman"/>
          <w:sz w:val="22"/>
        </w:rPr>
      </w:pPr>
      <w:r>
        <w:rPr>
          <w:rFonts w:cs="Times New Roman"/>
          <w:sz w:val="22"/>
        </w:rPr>
        <w:t>RAM: 16GB DDR4</w:t>
      </w:r>
    </w:p>
    <w:p>
      <w:pPr>
        <w:pStyle w:val="39"/>
        <w:numPr>
          <w:ilvl w:val="0"/>
          <w:numId w:val="22"/>
        </w:numPr>
        <w:ind w:left="1680"/>
        <w:rPr>
          <w:rFonts w:cs="Times New Roman"/>
          <w:sz w:val="22"/>
        </w:rPr>
      </w:pPr>
      <w:r>
        <w:rPr>
          <w:rFonts w:cs="Times New Roman"/>
          <w:sz w:val="22"/>
        </w:rPr>
        <w:t>CPU: Intel i7 7700</w:t>
      </w:r>
    </w:p>
    <w:p>
      <w:pPr>
        <w:pStyle w:val="39"/>
        <w:numPr>
          <w:ilvl w:val="0"/>
          <w:numId w:val="22"/>
        </w:numPr>
        <w:ind w:left="1680"/>
        <w:rPr>
          <w:rFonts w:cs="Times New Roman"/>
          <w:sz w:val="22"/>
        </w:rPr>
      </w:pPr>
      <w:r>
        <w:rPr>
          <w:rFonts w:cs="Times New Roman"/>
          <w:sz w:val="22"/>
        </w:rPr>
        <w:t>Storage: NVME SSD, 512GB Samsung pm961</w:t>
      </w:r>
    </w:p>
    <w:p>
      <w:pPr>
        <w:pStyle w:val="39"/>
        <w:numPr>
          <w:ilvl w:val="0"/>
          <w:numId w:val="22"/>
        </w:numPr>
        <w:ind w:left="1680"/>
        <w:rPr>
          <w:rFonts w:cs="Times New Roman"/>
          <w:sz w:val="22"/>
        </w:rPr>
      </w:pPr>
      <w:r>
        <w:rPr>
          <w:rFonts w:cs="Times New Roman"/>
          <w:sz w:val="22"/>
        </w:rPr>
        <w:t>ASUS motherboard</w:t>
      </w:r>
    </w:p>
    <w:p>
      <w:pPr>
        <w:pStyle w:val="39"/>
        <w:numPr>
          <w:ilvl w:val="0"/>
          <w:numId w:val="22"/>
        </w:numPr>
        <w:ind w:left="1680"/>
        <w:rPr>
          <w:rFonts w:cs="Times New Roman"/>
          <w:sz w:val="22"/>
        </w:rPr>
      </w:pPr>
      <w:r>
        <w:rPr>
          <w:rFonts w:cs="Times New Roman"/>
          <w:sz w:val="22"/>
        </w:rPr>
        <w:t>Intel 1000Mbps network adaptor</w:t>
      </w:r>
    </w:p>
    <w:p>
      <w:pPr>
        <w:pStyle w:val="39"/>
        <w:numPr>
          <w:ilvl w:val="0"/>
          <w:numId w:val="19"/>
        </w:numPr>
        <w:rPr>
          <w:rFonts w:cs="Times New Roman"/>
          <w:b/>
          <w:bCs/>
        </w:rPr>
      </w:pPr>
      <w:r>
        <w:rPr>
          <w:rFonts w:cs="Times New Roman"/>
          <w:b/>
          <w:bCs/>
        </w:rPr>
        <w:t>Client Software:</w:t>
      </w:r>
    </w:p>
    <w:p>
      <w:pPr>
        <w:pStyle w:val="39"/>
        <w:numPr>
          <w:ilvl w:val="0"/>
          <w:numId w:val="23"/>
        </w:numPr>
        <w:ind w:left="1680"/>
        <w:rPr>
          <w:rFonts w:cs="Times New Roman"/>
          <w:sz w:val="22"/>
        </w:rPr>
      </w:pPr>
      <w:r>
        <w:rPr>
          <w:rFonts w:cs="Times New Roman"/>
          <w:sz w:val="22"/>
        </w:rPr>
        <w:t>Google Chrome Web browser</w:t>
      </w:r>
    </w:p>
    <w:p>
      <w:pPr>
        <w:pStyle w:val="39"/>
        <w:numPr>
          <w:ilvl w:val="0"/>
          <w:numId w:val="23"/>
        </w:numPr>
        <w:ind w:left="1680"/>
        <w:rPr>
          <w:rFonts w:cs="Times New Roman"/>
          <w:sz w:val="22"/>
        </w:rPr>
      </w:pPr>
      <w:r>
        <w:rPr>
          <w:rFonts w:cs="Times New Roman"/>
          <w:sz w:val="22"/>
        </w:rPr>
        <w:t>Automated testing script, written in JavaScript</w:t>
      </w:r>
    </w:p>
    <w:p>
      <w:pPr>
        <w:pStyle w:val="4"/>
        <w:rPr>
          <w:rFonts w:cs="Times New Roman"/>
        </w:rPr>
      </w:pPr>
      <w:bookmarkStart w:id="501" w:name="_Toc1252628893"/>
      <w:bookmarkStart w:id="502" w:name="_Toc142524596"/>
      <w:bookmarkStart w:id="503" w:name="_Toc288514958"/>
      <w:bookmarkStart w:id="504" w:name="_Toc1459472327"/>
      <w:bookmarkStart w:id="505" w:name="_Toc22703"/>
      <w:bookmarkStart w:id="506" w:name="_Toc1799660913"/>
      <w:bookmarkStart w:id="507" w:name="_Toc11279"/>
      <w:bookmarkStart w:id="508" w:name="_Toc23830"/>
      <w:bookmarkStart w:id="509" w:name="_Toc1852018007"/>
      <w:bookmarkStart w:id="510" w:name="_Toc998067734"/>
      <w:r>
        <w:rPr>
          <w:rFonts w:cs="Times New Roman"/>
        </w:rPr>
        <w:t>6.2.2 Experimental Group Control</w:t>
      </w:r>
      <w:bookmarkEnd w:id="501"/>
      <w:bookmarkEnd w:id="502"/>
      <w:bookmarkEnd w:id="503"/>
      <w:bookmarkEnd w:id="504"/>
      <w:bookmarkEnd w:id="505"/>
      <w:bookmarkEnd w:id="506"/>
      <w:bookmarkEnd w:id="507"/>
      <w:bookmarkEnd w:id="508"/>
      <w:bookmarkEnd w:id="509"/>
      <w:bookmarkEnd w:id="510"/>
    </w:p>
    <w:p>
      <w:pPr>
        <w:rPr>
          <w:rFonts w:cs="Times New Roman"/>
          <w:color w:val="F79646" w:themeColor="accent6"/>
          <w:lang w:val="en-US"/>
          <w14:textFill>
            <w14:solidFill>
              <w14:schemeClr w14:val="accent6"/>
            </w14:solidFill>
          </w14:textFill>
        </w:rPr>
      </w:pPr>
      <w:r>
        <w:rPr>
          <w:rFonts w:cs="Times New Roman"/>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14:textFill>
            <w14:solidFill>
              <w14:schemeClr w14:val="tx1"/>
            </w14:solidFill>
          </w14:textFill>
        </w:rPr>
        <w:t xml:space="preserve">The resource contents are artificially generated from a “100 different </w:t>
      </w:r>
      <w:r>
        <w:rPr>
          <w:rFonts w:cs="Times New Roman"/>
          <w:color w:val="000000" w:themeColor="text1"/>
          <w:lang w:val="en-US"/>
          <w14:textFill>
            <w14:solidFill>
              <w14:schemeClr w14:val="tx1"/>
            </w14:solidFill>
          </w14:textFill>
        </w:rPr>
        <w:t>words</w:t>
      </w:r>
      <w:r>
        <w:rPr>
          <w:rFonts w:cs="Times New Roman"/>
          <w:color w:val="000000" w:themeColor="text1"/>
          <w14:textFill>
            <w14:solidFill>
              <w14:schemeClr w14:val="tx1"/>
            </w14:solidFill>
          </w14:textFill>
        </w:rPr>
        <w:t>” dictionary.</w:t>
      </w:r>
      <w:r>
        <w:rPr>
          <w:rFonts w:cs="Times New Roman"/>
          <w:color w:val="000000" w:themeColor="text1"/>
          <w:lang w:val="en-US"/>
          <w14:textFill>
            <w14:solidFill>
              <w14:schemeClr w14:val="tx1"/>
            </w14:solidFill>
          </w14:textFill>
        </w:rPr>
        <w:t xml:space="preserve"> The “100 words” are randomly combined into the title, content and various initial information of a new resource through the testing script.</w:t>
      </w:r>
    </w:p>
    <w:p>
      <w:pPr>
        <w:rPr>
          <w:rFonts w:cs="Times New Roman"/>
          <w:color w:val="F79646" w:themeColor="accent6"/>
          <w:lang w:val="en-US"/>
          <w14:textFill>
            <w14:solidFill>
              <w14:schemeClr w14:val="accent6"/>
            </w14:solidFill>
          </w14:textFill>
        </w:rPr>
      </w:pPr>
    </w:p>
    <w:p>
      <w:pPr>
        <w:rPr>
          <w:rFonts w:cs="Times New Roman"/>
        </w:rPr>
      </w:pPr>
      <w:r>
        <w:rPr>
          <w:rFonts w:cs="Times New Roman"/>
          <w:color w:val="000000" w:themeColor="text1"/>
          <w14:textFill>
            <w14:solidFill>
              <w14:schemeClr w14:val="tx1"/>
            </w14:solidFill>
          </w14:textFill>
        </w:rPr>
        <w:t>Figure 2</w:t>
      </w:r>
      <w:r>
        <w:rPr>
          <w:rFonts w:cs="Times New Roman"/>
          <w:color w:val="000000" w:themeColor="text1"/>
          <w:lang w:val="en-US"/>
          <w14:textFill>
            <w14:solidFill>
              <w14:schemeClr w14:val="tx1"/>
            </w14:solidFill>
          </w14:textFill>
        </w:rPr>
        <w:t>1</w:t>
      </w:r>
      <w:r>
        <w:rPr>
          <w:rFonts w:cs="Times New Roman"/>
          <w:color w:val="000000" w:themeColor="text1"/>
          <w14:textFill>
            <w14:solidFill>
              <w14:schemeClr w14:val="tx1"/>
            </w14:solidFill>
          </w14:textFill>
        </w:rPr>
        <w:t xml:space="preserve"> is the</w:t>
      </w:r>
      <w:r>
        <w:rPr>
          <w:rFonts w:cs="Times New Roman"/>
          <w:color w:val="000000" w:themeColor="text1"/>
          <w:lang w:val="en-US"/>
          <w14:textFill>
            <w14:solidFill>
              <w14:schemeClr w14:val="tx1"/>
            </w14:solidFill>
          </w14:textFill>
        </w:rPr>
        <w:t xml:space="preserve"> “</w:t>
      </w:r>
      <w:r>
        <w:rPr>
          <w:rFonts w:cs="Times New Roman"/>
          <w:color w:val="000000" w:themeColor="text1"/>
          <w14:textFill>
            <w14:solidFill>
              <w14:schemeClr w14:val="tx1"/>
            </w14:solidFill>
          </w14:textFill>
        </w:rPr>
        <w:t>simulat</w:t>
      </w:r>
      <w:r>
        <w:rPr>
          <w:rFonts w:cs="Times New Roman"/>
        </w:rPr>
        <w:t>or</w:t>
      </w:r>
      <w:r>
        <w:rPr>
          <w:rFonts w:cs="Times New Roman"/>
          <w:lang w:val="en-US"/>
        </w:rPr>
        <w:t xml:space="preserve"> web page”, </w:t>
      </w:r>
      <w:r>
        <w:rPr>
          <w:rFonts w:cs="Times New Roman"/>
        </w:rPr>
        <w:t xml:space="preserve">used to generate simulated </w:t>
      </w:r>
      <w:r>
        <w:rPr>
          <w:rFonts w:cs="Times New Roman"/>
          <w:lang w:val="en-US"/>
        </w:rPr>
        <w:t xml:space="preserve">resources </w:t>
      </w:r>
      <w:r>
        <w:rPr>
          <w:rFonts w:cs="Times New Roman"/>
        </w:rPr>
        <w:t xml:space="preserve">for the experiments. This is an automated test script that can </w:t>
      </w:r>
      <w:r>
        <w:rPr>
          <w:rFonts w:cs="Times New Roman"/>
          <w:lang w:val="en-US"/>
        </w:rPr>
        <w:t xml:space="preserve">insert or update </w:t>
      </w:r>
      <w:r>
        <w:rPr>
          <w:rFonts w:cs="Times New Roman"/>
        </w:rPr>
        <w:t>resource data in the database</w:t>
      </w:r>
      <w:r>
        <w:rPr>
          <w:rFonts w:cs="Times New Roman"/>
          <w:lang w:val="en-US"/>
        </w:rPr>
        <w:t>s and</w:t>
      </w:r>
      <w:r>
        <w:rPr>
          <w:rFonts w:cs="Times New Roman"/>
        </w:rPr>
        <w:t xml:space="preserve"> simulate user behavior</w:t>
      </w:r>
      <w:r>
        <w:rPr>
          <w:rFonts w:cs="Times New Roman"/>
          <w:lang w:val="en-US"/>
        </w:rPr>
        <w:t>s. The “dictionary text area” is for the tester to enter keywords. All contents of each random resource are generated from this tester-entered dictionary, so the terms in titles, descriptions and tags are from this dictionary.</w:t>
      </w:r>
      <w:r>
        <w:rPr>
          <w:rFonts w:cs="Times New Roman"/>
        </w:rPr>
        <w:br w:type="textWrapping"/>
      </w:r>
    </w:p>
    <w:p>
      <w:pPr>
        <w:pStyle w:val="38"/>
        <w:rPr>
          <w:rFonts w:cs="Times New Roman"/>
        </w:rPr>
      </w:pPr>
      <w:r>
        <w:rPr>
          <w:rFonts w:cs="Times New Roman"/>
          <w:lang w:val="en-US" w:eastAsia="en-US"/>
        </w:rPr>
        <w:drawing>
          <wp:inline distT="0" distB="0" distL="114300" distR="114300">
            <wp:extent cx="4578350" cy="3178810"/>
            <wp:effectExtent l="0" t="0" r="0" b="0"/>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0"/>
                    <a:srcRect r="22634" b="9322"/>
                    <a:stretch>
                      <a:fillRect/>
                    </a:stretch>
                  </pic:blipFill>
                  <pic:spPr>
                    <a:xfrm>
                      <a:off x="0" y="0"/>
                      <a:ext cx="4661617" cy="3236888"/>
                    </a:xfrm>
                    <a:prstGeom prst="rect">
                      <a:avLst/>
                    </a:prstGeom>
                    <a:ln>
                      <a:noFill/>
                    </a:ln>
                  </pic:spPr>
                </pic:pic>
              </a:graphicData>
            </a:graphic>
          </wp:inline>
        </w:drawing>
      </w:r>
    </w:p>
    <w:p>
      <w:pPr>
        <w:pStyle w:val="38"/>
        <w:rPr>
          <w:rFonts w:cs="Times New Roman"/>
        </w:rPr>
      </w:pPr>
      <w:r>
        <w:rPr>
          <w:rFonts w:cs="Times New Roman"/>
        </w:rPr>
        <w:t>Figure 2</w:t>
      </w:r>
      <w:r>
        <w:rPr>
          <w:rFonts w:cs="Times New Roman"/>
          <w:lang w:val="en-US"/>
        </w:rPr>
        <w:t>1</w:t>
      </w:r>
      <w:r>
        <w:rPr>
          <w:rFonts w:cs="Times New Roman"/>
        </w:rPr>
        <w:t>. Resources query simulator</w:t>
      </w:r>
    </w:p>
    <w:p>
      <w:pPr>
        <w:pStyle w:val="39"/>
        <w:ind w:firstLine="0"/>
        <w:rPr>
          <w:rFonts w:cs="Times New Roman"/>
        </w:rPr>
      </w:pPr>
    </w:p>
    <w:p>
      <w:pPr>
        <w:tabs>
          <w:tab w:val="left" w:pos="425"/>
        </w:tabs>
        <w:rPr>
          <w:rFonts w:cs="Times New Roman"/>
        </w:rPr>
      </w:pPr>
      <w:r>
        <w:rPr>
          <w:rFonts w:cs="Times New Roman"/>
          <w:b/>
        </w:rPr>
        <w:t>A. Experiment 1</w:t>
      </w:r>
      <w:r>
        <w:rPr>
          <w:rFonts w:cs="Times New Roman"/>
        </w:rPr>
        <w:t>: Measure the search time under different magnitudes of data volume.</w:t>
      </w:r>
    </w:p>
    <w:p>
      <w:pPr>
        <w:pStyle w:val="39"/>
        <w:numPr>
          <w:ilvl w:val="0"/>
          <w:numId w:val="24"/>
        </w:numPr>
        <w:ind w:left="1265"/>
        <w:rPr>
          <w:rFonts w:cs="Times New Roman"/>
        </w:rPr>
      </w:pPr>
      <w:r>
        <w:rPr>
          <w:rFonts w:cs="Times New Roman"/>
        </w:rPr>
        <w:t>Test the average search time of 4 keywords, “a”, “is”, “2019”, “open-source”.</w:t>
      </w:r>
    </w:p>
    <w:p>
      <w:pPr>
        <w:pStyle w:val="39"/>
        <w:numPr>
          <w:ilvl w:val="0"/>
          <w:numId w:val="24"/>
        </w:numPr>
        <w:ind w:left="1265"/>
        <w:rPr>
          <w:rFonts w:cs="Times New Roman"/>
        </w:rPr>
      </w:pPr>
      <w:r>
        <w:rPr>
          <w:rFonts w:cs="Times New Roman"/>
        </w:rPr>
        <w:t xml:space="preserve">The </w:t>
      </w:r>
      <w:r>
        <w:rPr>
          <w:rFonts w:cs="Times New Roman"/>
          <w:color w:val="000000" w:themeColor="text1"/>
          <w14:textFill>
            <w14:solidFill>
              <w14:schemeClr w14:val="tx1"/>
            </w14:solidFill>
          </w14:textFill>
        </w:rPr>
        <w:t xml:space="preserve">data size of resources </w:t>
      </w:r>
      <w:r>
        <w:rPr>
          <w:rFonts w:cs="Times New Roman"/>
        </w:rPr>
        <w:t>in databases range from</w:t>
      </w:r>
      <w:r>
        <w:rPr>
          <w:rFonts w:cs="Times New Roman"/>
          <w:i/>
          <w:iCs/>
          <w:lang w:val="en-US"/>
        </w:rPr>
        <w:t xml:space="preserve"> </w:t>
      </w:r>
      <w:r>
        <w:rPr>
          <w:rFonts w:cs="Times New Roman"/>
          <w:iCs/>
          <w:lang w:val="en-US"/>
        </w:rPr>
        <w:t>tens, hundreds, thousands, to millions</w:t>
      </w:r>
      <w:r>
        <w:rPr>
          <w:rFonts w:cs="Times New Roman"/>
          <w:iCs/>
        </w:rPr>
        <w:t xml:space="preserve"> of resources.</w:t>
      </w:r>
    </w:p>
    <w:p>
      <w:pPr>
        <w:pStyle w:val="39"/>
        <w:numPr>
          <w:ilvl w:val="0"/>
          <w:numId w:val="24"/>
        </w:numPr>
        <w:ind w:left="1265"/>
        <w:rPr>
          <w:rFonts w:cs="Times New Roman"/>
        </w:rPr>
      </w:pPr>
      <w:r>
        <w:rPr>
          <w:rFonts w:cs="Times New Roman"/>
        </w:rPr>
        <w:t>No query operations (insert, update...) during searching.</w:t>
      </w:r>
    </w:p>
    <w:p>
      <w:pPr>
        <w:pStyle w:val="39"/>
        <w:numPr>
          <w:ilvl w:val="0"/>
          <w:numId w:val="24"/>
        </w:numPr>
        <w:ind w:left="1265"/>
        <w:rPr>
          <w:rFonts w:cs="Times New Roman"/>
        </w:rPr>
      </w:pPr>
      <w:r>
        <w:rPr>
          <w:rFonts w:cs="Times New Roman"/>
        </w:rPr>
        <w:t>We choose the first page of all the search results for a keyword.</w:t>
      </w:r>
    </w:p>
    <w:p>
      <w:pPr>
        <w:pStyle w:val="39"/>
        <w:ind w:firstLine="0"/>
        <w:rPr>
          <w:rFonts w:cs="Times New Roman"/>
          <w:color w:val="F79646" w:themeColor="accent6"/>
          <w14:textFill>
            <w14:solidFill>
              <w14:schemeClr w14:val="accent6"/>
            </w14:solidFill>
          </w14:textFill>
        </w:rPr>
      </w:pPr>
    </w:p>
    <w:p>
      <w:pPr>
        <w:tabs>
          <w:tab w:val="left" w:pos="425"/>
        </w:tabs>
        <w:rPr>
          <w:rFonts w:cs="Times New Roman"/>
        </w:rPr>
      </w:pPr>
      <w:r>
        <w:rPr>
          <w:rFonts w:cs="Times New Roman"/>
          <w:b/>
        </w:rPr>
        <w:t>B. Experiment 2</w:t>
      </w:r>
      <w:r>
        <w:rPr>
          <w:rFonts w:cs="Times New Roman"/>
        </w:rPr>
        <w:t xml:space="preserve">: Measure the search time when locating resources at different depths (pages within returned list results). </w:t>
      </w:r>
    </w:p>
    <w:p>
      <w:pPr>
        <w:pStyle w:val="39"/>
        <w:numPr>
          <w:ilvl w:val="0"/>
          <w:numId w:val="25"/>
        </w:numPr>
        <w:ind w:left="1265"/>
        <w:rPr>
          <w:rFonts w:cs="Times New Roman"/>
        </w:rPr>
      </w:pPr>
      <w:r>
        <w:rPr>
          <w:rFonts w:cs="Times New Roman"/>
        </w:rPr>
        <w:t>Set 1 million resources in database.</w:t>
      </w:r>
    </w:p>
    <w:p>
      <w:pPr>
        <w:pStyle w:val="39"/>
        <w:numPr>
          <w:ilvl w:val="0"/>
          <w:numId w:val="25"/>
        </w:numPr>
        <w:ind w:left="1265"/>
        <w:rPr>
          <w:rFonts w:cs="Times New Roman"/>
        </w:rPr>
      </w:pPr>
      <w:r>
        <w:rPr>
          <w:rFonts w:cs="Times New Roman"/>
        </w:rPr>
        <w:t>Calculate the average time to locate resources returned in different pages: page 1, page 100 … page 50,000, last page.</w:t>
      </w:r>
    </w:p>
    <w:p>
      <w:pPr>
        <w:pStyle w:val="39"/>
        <w:numPr>
          <w:ilvl w:val="0"/>
          <w:numId w:val="25"/>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tabs>
          <w:tab w:val="left" w:pos="425"/>
        </w:tabs>
        <w:rPr>
          <w:rFonts w:cs="Times New Roman"/>
        </w:rPr>
      </w:pPr>
      <w:r>
        <w:rPr>
          <w:rFonts w:cs="Times New Roman"/>
          <w:b/>
        </w:rPr>
        <w:t>C. Experiment 3</w:t>
      </w:r>
      <w:r>
        <w:rPr>
          <w:rFonts w:cs="Times New Roman"/>
        </w:rPr>
        <w:t xml:space="preserve">: Test on busy system with heavily dynamic data  </w:t>
      </w:r>
    </w:p>
    <w:p>
      <w:pPr>
        <w:pStyle w:val="39"/>
        <w:numPr>
          <w:ilvl w:val="0"/>
          <w:numId w:val="26"/>
        </w:numPr>
        <w:ind w:left="1265"/>
        <w:rPr>
          <w:rFonts w:cs="Times New Roman"/>
        </w:rPr>
      </w:pPr>
      <w:r>
        <w:rPr>
          <w:rFonts w:cs="Times New Roman"/>
        </w:rPr>
        <w:t>1 million resources are inserted into or updated on databases (layers 1, 2 and 3) and 100-200 asynchronous requests per second are issued.</w:t>
      </w:r>
    </w:p>
    <w:p>
      <w:pPr>
        <w:pStyle w:val="39"/>
        <w:numPr>
          <w:ilvl w:val="0"/>
          <w:numId w:val="26"/>
        </w:numPr>
        <w:ind w:left="1265"/>
        <w:rPr>
          <w:rFonts w:cs="Times New Roman"/>
        </w:rPr>
      </w:pPr>
      <w:r>
        <w:rPr>
          <w:rFonts w:cs="Times New Roman"/>
        </w:rPr>
        <w:t>1 million resources inserted in databases before start of testing.</w:t>
      </w:r>
    </w:p>
    <w:p>
      <w:pPr>
        <w:pStyle w:val="39"/>
        <w:numPr>
          <w:ilvl w:val="0"/>
          <w:numId w:val="26"/>
        </w:numPr>
        <w:ind w:left="1265"/>
        <w:rPr>
          <w:rFonts w:cs="Times New Roman"/>
        </w:rPr>
      </w:pPr>
      <w:r>
        <w:rPr>
          <w:rFonts w:cs="Times New Roman"/>
          <w:color w:val="000000" w:themeColor="text1"/>
          <w14:textFill>
            <w14:solidFill>
              <w14:schemeClr w14:val="tx1"/>
            </w14:solidFill>
          </w14:textFill>
        </w:rPr>
        <w:t>Search for results located on page 100.</w:t>
      </w:r>
    </w:p>
    <w:p>
      <w:pPr>
        <w:pStyle w:val="39"/>
        <w:numPr>
          <w:ilvl w:val="0"/>
          <w:numId w:val="26"/>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rPr>
          <w:rFonts w:cs="Times New Roman"/>
          <w:color w:val="000000" w:themeColor="text1"/>
          <w14:textFill>
            <w14:solidFill>
              <w14:schemeClr w14:val="tx1"/>
            </w14:solidFill>
          </w14:textFill>
        </w:rPr>
      </w:pPr>
      <w:r>
        <w:rPr>
          <w:rFonts w:cs="Times New Roman"/>
          <w:b/>
        </w:rPr>
        <w:t>D. Experiment 4</w:t>
      </w:r>
      <w:r>
        <w:rPr>
          <w:rFonts w:cs="Times New Roman"/>
        </w:rPr>
        <w:t>: Compare the search times for finding ra</w:t>
      </w:r>
      <w:r>
        <w:rPr>
          <w:rFonts w:cs="Times New Roman"/>
          <w:color w:val="000000" w:themeColor="text1"/>
          <w14:textFill>
            <w14:solidFill>
              <w14:schemeClr w14:val="tx1"/>
            </w14:solidFill>
          </w14:textFill>
        </w:rPr>
        <w:t>nked and unranked results.</w:t>
      </w:r>
    </w:p>
    <w:p>
      <w:pPr>
        <w:pStyle w:val="39"/>
        <w:numPr>
          <w:ilvl w:val="0"/>
          <w:numId w:val="27"/>
        </w:numPr>
        <w:ind w:left="1265"/>
        <w:rPr>
          <w:rFonts w:cs="Times New Roman"/>
        </w:rPr>
      </w:pPr>
      <w:r>
        <w:rPr>
          <w:rFonts w:cs="Times New Roman"/>
        </w:rPr>
        <w:t>1 million resources in databases.</w:t>
      </w:r>
    </w:p>
    <w:p>
      <w:pPr>
        <w:pStyle w:val="39"/>
        <w:numPr>
          <w:ilvl w:val="0"/>
          <w:numId w:val="27"/>
        </w:numPr>
        <w:ind w:left="1265"/>
        <w:rPr>
          <w:rFonts w:cs="Times New Roman"/>
        </w:rPr>
      </w:pPr>
      <w:r>
        <w:rPr>
          <w:rFonts w:cs="Times New Roman"/>
        </w:rPr>
        <w:t>Compare two conditions: 1) ranked search results, 2) unranked search results.</w:t>
      </w:r>
    </w:p>
    <w:p>
      <w:pPr>
        <w:pStyle w:val="39"/>
        <w:numPr>
          <w:ilvl w:val="0"/>
          <w:numId w:val="27"/>
        </w:numPr>
        <w:ind w:left="1265"/>
        <w:rPr>
          <w:rFonts w:cs="Times New Roman"/>
        </w:rPr>
      </w:pPr>
      <w:r>
        <w:rPr>
          <w:rFonts w:cs="Times New Roman"/>
        </w:rPr>
        <w:t>Search for results in page 10,000.</w:t>
      </w:r>
    </w:p>
    <w:p>
      <w:pPr>
        <w:pStyle w:val="39"/>
        <w:numPr>
          <w:ilvl w:val="0"/>
          <w:numId w:val="27"/>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color w:val="F79646" w:themeColor="accent6"/>
          <w14:textFill>
            <w14:solidFill>
              <w14:schemeClr w14:val="accent6"/>
            </w14:solidFill>
          </w14:textFill>
        </w:rPr>
      </w:pPr>
    </w:p>
    <w:p>
      <w:pPr>
        <w:pStyle w:val="39"/>
        <w:ind w:firstLine="0"/>
        <w:rPr>
          <w:rFonts w:cs="Times New Roman"/>
        </w:rPr>
      </w:pPr>
      <w:r>
        <w:rPr>
          <w:rFonts w:cs="Times New Roman"/>
          <w:b/>
        </w:rPr>
        <w:t>E. Experiment 5</w:t>
      </w:r>
      <w:r>
        <w:rPr>
          <w:rFonts w:cs="Times New Roman"/>
        </w:rPr>
        <w:t xml:space="preserve">: Verify the rank list based on </w:t>
      </w:r>
      <w:r>
        <w:rPr>
          <w:rFonts w:cs="Times New Roman"/>
          <w:b/>
          <w:bCs/>
        </w:rPr>
        <w:t>LRV</w:t>
      </w:r>
      <w:r>
        <w:rPr>
          <w:rFonts w:cs="Times New Roman"/>
        </w:rPr>
        <w:t xml:space="preserve"> algorithm.</w:t>
      </w:r>
    </w:p>
    <w:p>
      <w:pPr>
        <w:pStyle w:val="39"/>
        <w:numPr>
          <w:ilvl w:val="0"/>
          <w:numId w:val="28"/>
        </w:numPr>
        <w:ind w:left="420"/>
        <w:rPr>
          <w:rFonts w:cs="Times New Roman"/>
        </w:rPr>
      </w:pPr>
      <w:r>
        <w:rPr>
          <w:rFonts w:cs="Times New Roman"/>
        </w:rPr>
        <w:t>10,000 resources in databases.</w:t>
      </w:r>
    </w:p>
    <w:p>
      <w:pPr>
        <w:pStyle w:val="39"/>
        <w:numPr>
          <w:ilvl w:val="0"/>
          <w:numId w:val="28"/>
        </w:numPr>
        <w:ind w:left="420"/>
        <w:rPr>
          <w:rFonts w:cs="Times New Roman"/>
        </w:rPr>
      </w:pPr>
      <w:r>
        <w:rPr>
          <w:rFonts w:cs="Times New Roman"/>
        </w:rPr>
        <w:t>All the resources are randomly updated with several attributes.</w:t>
      </w:r>
    </w:p>
    <w:p>
      <w:pPr>
        <w:pStyle w:val="39"/>
        <w:numPr>
          <w:ilvl w:val="0"/>
          <w:numId w:val="28"/>
        </w:numPr>
        <w:ind w:left="4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Simulate “user behavior” data for the 5 static characteristics:  </w:t>
      </w:r>
    </w:p>
    <w:p>
      <w:pPr>
        <w:pStyle w:val="39"/>
        <w:numPr>
          <w:ilvl w:val="0"/>
          <w:numId w:val="29"/>
        </w:numPr>
        <w:rPr>
          <w:rFonts w:cs="Times New Roman"/>
        </w:rPr>
      </w:pPr>
      <w:r>
        <w:rPr>
          <w:rFonts w:cs="Times New Roman"/>
        </w:rPr>
        <w:t>Generate positive or negative feedbacks (fewer than 10,000 feedbacks).</w:t>
      </w:r>
    </w:p>
    <w:p>
      <w:pPr>
        <w:pStyle w:val="39"/>
        <w:numPr>
          <w:ilvl w:val="0"/>
          <w:numId w:val="29"/>
        </w:numPr>
        <w:rPr>
          <w:rFonts w:cs="Times New Roman"/>
        </w:rPr>
      </w:pPr>
      <w:r>
        <w:rPr>
          <w:rFonts w:cs="Times New Roman"/>
        </w:rPr>
        <w:t xml:space="preserve">Generate two numbers: number of visits of a resource today, number of visits of a resource yesterday. </w:t>
      </w:r>
    </w:p>
    <w:p>
      <w:pPr>
        <w:pStyle w:val="39"/>
        <w:numPr>
          <w:ilvl w:val="0"/>
          <w:numId w:val="29"/>
        </w:numPr>
        <w:rPr>
          <w:rFonts w:cs="Times New Roman"/>
        </w:rPr>
      </w:pPr>
      <w:r>
        <w:rPr>
          <w:rFonts w:cs="Times New Roman"/>
        </w:rPr>
        <w:t>Generate the number of references a resource has.</w:t>
      </w:r>
    </w:p>
    <w:p>
      <w:pPr>
        <w:pStyle w:val="39"/>
        <w:numPr>
          <w:ilvl w:val="0"/>
          <w:numId w:val="29"/>
        </w:numPr>
        <w:rPr>
          <w:rFonts w:cs="Times New Roman"/>
        </w:rPr>
      </w:pPr>
      <w:r>
        <w:rPr>
          <w:rFonts w:cs="Times New Roman"/>
        </w:rPr>
        <w:t>Randomly set user’s accounts to uncertified personal, certified personal, or organizational.</w:t>
      </w:r>
    </w:p>
    <w:p>
      <w:pPr>
        <w:pStyle w:val="39"/>
        <w:numPr>
          <w:ilvl w:val="0"/>
          <w:numId w:val="29"/>
        </w:numPr>
        <w:rPr>
          <w:rFonts w:cs="Times New Roman"/>
        </w:rPr>
      </w:pPr>
      <w:r>
        <w:rPr>
          <w:rFonts w:cs="Times New Roman"/>
        </w:rPr>
        <w:t>The above values are simulated using the simulator web page shown in Figure 21.</w:t>
      </w:r>
    </w:p>
    <w:p>
      <w:pPr>
        <w:pStyle w:val="39"/>
        <w:numPr>
          <w:ilvl w:val="0"/>
          <w:numId w:val="28"/>
        </w:numPr>
        <w:ind w:left="420"/>
        <w:rPr>
          <w:rFonts w:cs="Times New Roman"/>
        </w:rPr>
      </w:pPr>
      <w:r>
        <w:rPr>
          <w:rFonts w:cs="Times New Roman"/>
        </w:rPr>
        <w:t>Search using 4 sample keywords.</w:t>
      </w:r>
    </w:p>
    <w:p>
      <w:pPr>
        <w:pStyle w:val="3"/>
        <w:rPr>
          <w:rFonts w:cs="Times New Roman"/>
        </w:rPr>
      </w:pPr>
      <w:bookmarkStart w:id="511" w:name="_Toc28258"/>
      <w:bookmarkStart w:id="512" w:name="_Toc2081492186"/>
      <w:bookmarkStart w:id="513" w:name="_Toc31545"/>
      <w:bookmarkStart w:id="514" w:name="_Toc30501"/>
      <w:bookmarkStart w:id="515" w:name="_Toc932480391"/>
      <w:bookmarkStart w:id="516" w:name="_Toc1487761751"/>
      <w:bookmarkStart w:id="517" w:name="_Toc512441404"/>
      <w:bookmarkStart w:id="518" w:name="_Toc1291462505"/>
      <w:bookmarkStart w:id="519" w:name="_Toc969265725"/>
      <w:bookmarkStart w:id="520" w:name="_Toc1926304313"/>
      <w:bookmarkStart w:id="521" w:name="_Toc289529154"/>
      <w:r>
        <w:rPr>
          <w:rFonts w:cs="Times New Roman"/>
        </w:rPr>
        <w:t>6.3 Performance Analysis</w:t>
      </w:r>
      <w:bookmarkEnd w:id="511"/>
      <w:bookmarkEnd w:id="512"/>
      <w:bookmarkEnd w:id="513"/>
      <w:bookmarkEnd w:id="514"/>
      <w:bookmarkEnd w:id="515"/>
      <w:bookmarkEnd w:id="516"/>
      <w:bookmarkEnd w:id="517"/>
      <w:bookmarkEnd w:id="518"/>
      <w:bookmarkEnd w:id="519"/>
      <w:bookmarkEnd w:id="520"/>
      <w:bookmarkEnd w:id="521"/>
      <w:r>
        <w:rPr>
          <w:rFonts w:cs="Times New Roman"/>
        </w:rPr>
        <w:t xml:space="preserve"> </w:t>
      </w:r>
    </w:p>
    <w:p>
      <w:pPr>
        <w:pStyle w:val="4"/>
        <w:rPr>
          <w:rFonts w:cs="Times New Roman"/>
        </w:rPr>
      </w:pPr>
      <w:bookmarkStart w:id="522" w:name="_Toc29993"/>
      <w:bookmarkStart w:id="523" w:name="_Toc16777"/>
      <w:bookmarkStart w:id="524" w:name="_Toc875810695"/>
      <w:bookmarkStart w:id="525" w:name="_Toc1729617734"/>
      <w:bookmarkStart w:id="526" w:name="_Toc14597"/>
      <w:bookmarkStart w:id="527" w:name="_Toc1122601345"/>
      <w:bookmarkStart w:id="528" w:name="_Toc271157656"/>
      <w:bookmarkStart w:id="529" w:name="_Toc1734961663"/>
      <w:bookmarkStart w:id="530" w:name="_Toc873299534"/>
      <w:bookmarkStart w:id="531" w:name="_Toc1414230236"/>
      <w:r>
        <w:rPr>
          <w:rFonts w:cs="Times New Roman"/>
        </w:rPr>
        <w:t xml:space="preserve">6.3.1 Search time for Varying </w:t>
      </w:r>
      <w:r>
        <w:rPr>
          <w:rFonts w:cs="Times New Roman"/>
          <w:lang w:val="en-US"/>
        </w:rPr>
        <w:t>R</w:t>
      </w:r>
      <w:r>
        <w:rPr>
          <w:rFonts w:cs="Times New Roman"/>
        </w:rPr>
        <w:t xml:space="preserve">esource </w:t>
      </w:r>
      <w:r>
        <w:rPr>
          <w:rFonts w:cs="Times New Roman"/>
          <w:lang w:val="en-US"/>
        </w:rPr>
        <w:t>V</w:t>
      </w:r>
      <w:r>
        <w:rPr>
          <w:rFonts w:cs="Times New Roman"/>
        </w:rPr>
        <w:t>olume</w:t>
      </w:r>
      <w:bookmarkEnd w:id="522"/>
      <w:bookmarkEnd w:id="523"/>
      <w:bookmarkEnd w:id="524"/>
      <w:bookmarkEnd w:id="525"/>
      <w:bookmarkEnd w:id="526"/>
      <w:bookmarkEnd w:id="527"/>
      <w:bookmarkEnd w:id="528"/>
      <w:bookmarkEnd w:id="529"/>
      <w:bookmarkEnd w:id="530"/>
      <w:bookmarkEnd w:id="531"/>
    </w:p>
    <w:p>
      <w:pPr>
        <w:rPr>
          <w:rFonts w:cs="Times New Roman"/>
        </w:rPr>
      </w:pPr>
      <w:r>
        <w:rPr>
          <w:rFonts w:cs="Times New Roman"/>
        </w:rPr>
        <w:t>Figure 2</w:t>
      </w:r>
      <w:r>
        <w:rPr>
          <w:rFonts w:cs="Times New Roman"/>
          <w:lang w:val="en-US"/>
        </w:rPr>
        <w:t>2</w:t>
      </w:r>
      <w:r>
        <w:rPr>
          <w:rFonts w:cs="Times New Roman"/>
        </w:rPr>
        <w:t xml:space="preserve"> is a line graph of the results for Experiment 1. It shows the average search time for different numbers of layers of storage. With increasing numbers of resources, we see the search time of all cases clearly increasing after about 10,000 resources. As expected, when using only Layer 1, relational database storage, the speed is affected most. When all 3 layers are used, the search speed is not affected until about 100,000 resources. When the number of resources exceeds 100,000, using 2 layers starts to become multiple times slower than using 3 layers, but about half as slow as using just 1 layer. In fact, in our tests, when there were millions of resources to search, using only 1 layer resulted in search times greater than 2 seconds. Therefore, our multiple layer storage model is helpful to achieve good query speed of the proposed search engine.  </w:t>
      </w:r>
    </w:p>
    <w:p>
      <w:pPr>
        <w:rPr>
          <w:rFonts w:cs="Times New Roman"/>
        </w:rPr>
      </w:pPr>
    </w:p>
    <w:p>
      <w:pPr>
        <w:rPr>
          <w:rFonts w:cs="Times New Roman"/>
        </w:rPr>
      </w:pPr>
      <w:r>
        <w:rPr>
          <w:rFonts w:cs="Times New Roman"/>
          <w:lang w:val="en-US" w:eastAsia="en-US"/>
        </w:rPr>
        <w:drawing>
          <wp:inline distT="0" distB="0" distL="114300" distR="114300">
            <wp:extent cx="4650740" cy="2557780"/>
            <wp:effectExtent l="4445" t="5080" r="12065" b="88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pStyle w:val="38"/>
        <w:rPr>
          <w:rFonts w:cs="Times New Roman"/>
        </w:rPr>
      </w:pPr>
      <w:r>
        <w:rPr>
          <w:rFonts w:cs="Times New Roman"/>
        </w:rPr>
        <w:t>Figure 2</w:t>
      </w:r>
      <w:r>
        <w:rPr>
          <w:rFonts w:cs="Times New Roman"/>
          <w:lang w:val="en-US"/>
        </w:rPr>
        <w:t>2</w:t>
      </w:r>
      <w:r>
        <w:rPr>
          <w:rFonts w:cs="Times New Roman"/>
        </w:rPr>
        <w:t>. Average search times for 3 layers of storage with increasing resources</w:t>
      </w:r>
    </w:p>
    <w:p>
      <w:pPr>
        <w:pStyle w:val="4"/>
        <w:rPr>
          <w:rFonts w:cs="Times New Roman"/>
        </w:rPr>
      </w:pPr>
      <w:bookmarkStart w:id="532" w:name="_Toc661871644"/>
      <w:bookmarkStart w:id="533" w:name="_Toc2272717"/>
      <w:bookmarkStart w:id="534" w:name="_Toc11951"/>
      <w:bookmarkStart w:id="535" w:name="_Toc703324394"/>
      <w:bookmarkStart w:id="536" w:name="_Toc30590"/>
      <w:bookmarkStart w:id="537" w:name="_Toc22975"/>
      <w:bookmarkStart w:id="538" w:name="_Toc110978691"/>
      <w:bookmarkStart w:id="539" w:name="_Toc411901558"/>
      <w:bookmarkStart w:id="540" w:name="_Toc944006744"/>
      <w:bookmarkStart w:id="541" w:name="_Toc1726229662"/>
      <w:r>
        <w:rPr>
          <w:rFonts w:cs="Times New Roman"/>
        </w:rPr>
        <w:t xml:space="preserve">6.3.2 Search Time for </w:t>
      </w:r>
      <w:r>
        <w:rPr>
          <w:rFonts w:cs="Times New Roman"/>
          <w:lang w:val="en-US"/>
        </w:rPr>
        <w:t>D</w:t>
      </w:r>
      <w:r>
        <w:rPr>
          <w:rFonts w:cs="Times New Roman"/>
        </w:rPr>
        <w:t xml:space="preserve">ifferent Search Result </w:t>
      </w:r>
      <w:r>
        <w:rPr>
          <w:rFonts w:cs="Times New Roman"/>
          <w:lang w:val="en-US"/>
        </w:rPr>
        <w:t>P</w:t>
      </w:r>
      <w:r>
        <w:rPr>
          <w:rFonts w:cs="Times New Roman"/>
        </w:rPr>
        <w:t xml:space="preserve">age </w:t>
      </w:r>
      <w:r>
        <w:rPr>
          <w:rFonts w:cs="Times New Roman"/>
          <w:lang w:val="en-US"/>
        </w:rPr>
        <w:t>D</w:t>
      </w:r>
      <w:r>
        <w:rPr>
          <w:rFonts w:cs="Times New Roman"/>
        </w:rPr>
        <w:t>epths</w:t>
      </w:r>
      <w:bookmarkEnd w:id="532"/>
      <w:bookmarkEnd w:id="533"/>
      <w:bookmarkEnd w:id="534"/>
      <w:bookmarkEnd w:id="535"/>
      <w:bookmarkEnd w:id="536"/>
      <w:bookmarkEnd w:id="537"/>
      <w:bookmarkEnd w:id="538"/>
      <w:bookmarkEnd w:id="539"/>
      <w:bookmarkEnd w:id="540"/>
      <w:bookmarkEnd w:id="541"/>
    </w:p>
    <w:p>
      <w:pPr>
        <w:rPr>
          <w:rFonts w:cs="Times New Roman"/>
          <w:color w:val="000000" w:themeColor="text1"/>
          <w14:textFill>
            <w14:solidFill>
              <w14:schemeClr w14:val="tx1"/>
            </w14:solidFill>
          </w14:textFill>
        </w:rPr>
      </w:pPr>
      <w:r>
        <w:rPr>
          <w:rFonts w:cs="Times New Roman"/>
        </w:rPr>
        <w:t>Figure 2</w:t>
      </w:r>
      <w:r>
        <w:rPr>
          <w:rFonts w:cs="Times New Roman"/>
          <w:lang w:val="en-US"/>
        </w:rPr>
        <w:t>3</w:t>
      </w:r>
      <w:r>
        <w:rPr>
          <w:rFonts w:cs="Times New Roman"/>
        </w:rPr>
        <w:t xml:space="preserve"> shows the average</w:t>
      </w:r>
      <w:r>
        <w:rPr>
          <w:rFonts w:cs="Times New Roman"/>
          <w:color w:val="000000" w:themeColor="text1"/>
          <w14:textFill>
            <w14:solidFill>
              <w14:schemeClr w14:val="tx1"/>
            </w14:solidFill>
          </w14:textFill>
        </w:rPr>
        <w:t xml:space="preserve"> search time when querying results located on diffe</w:t>
      </w:r>
      <w:r>
        <w:rPr>
          <w:rFonts w:cs="Times New Roman"/>
        </w:rPr>
        <w:t>rent</w:t>
      </w:r>
      <w:r>
        <w:rPr>
          <w:rFonts w:cs="Times New Roman"/>
          <w:lang w:val="en-US"/>
        </w:rPr>
        <w:t xml:space="preserve"> </w:t>
      </w:r>
      <w:r>
        <w:rPr>
          <w:rFonts w:cs="Times New Roman"/>
        </w:rPr>
        <w:t xml:space="preserve">pages. The screenshot shown in Figure 26 shows page numbers of the resources found, but not yet accessed.  </w:t>
      </w:r>
      <w:r>
        <w:rPr>
          <w:rFonts w:cs="Times New Roman"/>
          <w:color w:val="000000" w:themeColor="text1"/>
          <w14:textFill>
            <w14:solidFill>
              <w14:schemeClr w14:val="tx1"/>
            </w14:solidFill>
          </w14:textFill>
        </w:rPr>
        <w:t>Page number is used to simulate which page a user goes to after making a search. The test is conducted using one million stored resources.</w:t>
      </w:r>
      <w:r>
        <w:rPr>
          <w:rFonts w:cs="Times New Roman"/>
          <w:color w:val="000000" w:themeColor="text1"/>
          <w:lang w:val="en-US"/>
          <w14:textFill>
            <w14:solidFill>
              <w14:schemeClr w14:val="tx1"/>
            </w14:solidFill>
          </w14:textFill>
        </w:rPr>
        <w:t xml:space="preserve"> </w:t>
      </w:r>
      <w:r>
        <w:rPr>
          <w:rFonts w:cs="Times New Roman"/>
        </w:rPr>
        <w:t>When the user goes on to a later page, the search time spent on the first storage layer increases gradually. The search time starts from 2 seconds, which means accessing resources on Page 1 is already significantly slow. The search time</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when using 2 laye</w:t>
      </w:r>
      <w:r>
        <w:rPr>
          <w:rFonts w:cs="Times New Roman"/>
        </w:rPr>
        <w:t>rs is low at the start (0.1 seconds) and then increases rapidly to 2 seconds.</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Only when using 3 layers is there almost no change in search</w:t>
      </w:r>
      <w:r>
        <w:rPr>
          <w:rFonts w:cs="Times New Roman"/>
        </w:rPr>
        <w:t xml:space="preserve"> time to access from the first page to the last page; a stable search time range is maintained, between 0.5 and 1 second. </w:t>
      </w:r>
      <w:r>
        <w:rPr>
          <w:rFonts w:cs="Times New Roman"/>
          <w:color w:val="000000" w:themeColor="text1"/>
          <w14:textFill>
            <w14:solidFill>
              <w14:schemeClr w14:val="tx1"/>
            </w14:solidFill>
          </w14:textFill>
        </w:rPr>
        <w:t>The explanation for this is that for matching keywords in layer 2, which uses the hard disk with B-tree indexing</w:t>
      </w:r>
      <w:r>
        <w:rPr>
          <w:rFonts w:cs="Times New Roman"/>
        </w:rPr>
        <w:t xml:space="preserve">, the complexity is </w:t>
      </w:r>
      <w:r>
        <w:rPr>
          <w:rFonts w:cs="Times New Roman"/>
          <w:i/>
          <w:iCs/>
        </w:rPr>
        <w:t>O(logN)</w:t>
      </w:r>
      <w:r>
        <w:rPr>
          <w:rFonts w:cs="Times New Roman"/>
        </w:rPr>
        <w:t xml:space="preserve">. When the search depth of pages increases, the match time will increase by </w:t>
      </w:r>
      <w:r>
        <w:rPr>
          <w:rFonts w:cs="Times New Roman"/>
          <w:i/>
          <w:iCs/>
        </w:rPr>
        <w:t>LogN</w:t>
      </w:r>
      <w:r>
        <w:rPr>
          <w:rFonts w:cs="Times New Roman"/>
        </w:rPr>
        <w:t>. If the number of resources is in the billions, the time will be much longer.</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Layer 3 is a cache database, which has </w:t>
      </w:r>
      <w:r>
        <w:rPr>
          <w:rFonts w:cs="Times New Roman"/>
          <w:i/>
          <w:iCs/>
          <w:color w:val="000000" w:themeColor="text1"/>
          <w14:textFill>
            <w14:solidFill>
              <w14:schemeClr w14:val="tx1"/>
            </w14:solidFill>
          </w14:textFill>
        </w:rPr>
        <w:t xml:space="preserve">O(1) </w:t>
      </w:r>
      <w:r>
        <w:rPr>
          <w:rFonts w:cs="Times New Roman"/>
          <w:iCs/>
          <w:color w:val="000000" w:themeColor="text1"/>
          <w14:textFill>
            <w14:solidFill>
              <w14:schemeClr w14:val="tx1"/>
            </w14:solidFill>
          </w14:textFill>
        </w:rPr>
        <w:t xml:space="preserve">time </w:t>
      </w:r>
      <w:r>
        <w:rPr>
          <w:rFonts w:cs="Times New Roman"/>
          <w:color w:val="000000" w:themeColor="text1"/>
          <w14:textFill>
            <w14:solidFill>
              <w14:schemeClr w14:val="tx1"/>
            </w14:solidFill>
          </w14:textFill>
        </w:rPr>
        <w:t xml:space="preserve">complexity to match keywords, so it is not sensitive to the scale of the data. These 2 layers together take much less time to match keywords than layer 1 because matching keywords in layer 1 is </w:t>
      </w:r>
      <w:r>
        <w:rPr>
          <w:rFonts w:cs="Times New Roman"/>
          <w:i/>
          <w:iCs/>
          <w:color w:val="000000" w:themeColor="text1"/>
          <w14:textFill>
            <w14:solidFill>
              <w14:schemeClr w14:val="tx1"/>
            </w14:solidFill>
          </w14:textFill>
        </w:rPr>
        <w:t>O(n)</w:t>
      </w:r>
      <w:r>
        <w:rPr>
          <w:rFonts w:cs="Times New Roman"/>
          <w:color w:val="000000" w:themeColor="text1"/>
          <w14:textFill>
            <w14:solidFill>
              <w14:schemeClr w14:val="tx1"/>
            </w14:solidFill>
          </w14:textFill>
        </w:rPr>
        <w:t>.</w:t>
      </w:r>
    </w:p>
    <w:p>
      <w:pPr>
        <w:rPr>
          <w:rFonts w:cs="Times New Roman"/>
        </w:rPr>
      </w:pPr>
    </w:p>
    <w:p>
      <w:pPr>
        <w:rPr>
          <w:rFonts w:cs="Times New Roman"/>
          <w:lang w:val="en-US"/>
        </w:rPr>
      </w:pPr>
      <w:r>
        <w:rPr>
          <w:rFonts w:cs="Times New Roman"/>
          <w:lang w:val="en-US"/>
        </w:rPr>
        <w:t>Note that the page numbers displayed in the footer of the search results page is generated by dividing the total number of resources by the size of one results page. So when a user does not locate a result that he wants on a page, that page will not be accessed. So generating page numbers has no effect on search time.</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775200" cy="2852420"/>
            <wp:effectExtent l="4445" t="4445" r="20955" b="1968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38"/>
        <w:rPr>
          <w:rFonts w:cs="Times New Roman"/>
        </w:rPr>
      </w:pPr>
      <w:r>
        <w:rPr>
          <w:rFonts w:cs="Times New Roman"/>
        </w:rPr>
        <w:t>Figure 2</w:t>
      </w:r>
      <w:r>
        <w:rPr>
          <w:rFonts w:cs="Times New Roman"/>
          <w:lang w:val="en-US"/>
        </w:rPr>
        <w:t>3</w:t>
      </w:r>
      <w:r>
        <w:rPr>
          <w:rFonts w:cs="Times New Roman"/>
        </w:rPr>
        <w:t>. Average search times for 3 layers at various page depths, for 1 million stored resources</w:t>
      </w:r>
    </w:p>
    <w:p>
      <w:pPr>
        <w:pStyle w:val="11"/>
        <w:rPr>
          <w:rFonts w:cs="Times New Roman"/>
        </w:rPr>
      </w:pPr>
    </w:p>
    <w:p>
      <w:pPr>
        <w:rPr>
          <w:rFonts w:cs="Times New Roman"/>
        </w:rPr>
      </w:pPr>
      <w:r>
        <w:rPr>
          <w:rFonts w:cs="Times New Roman"/>
        </w:rPr>
        <w:t>Also note that even when using</w:t>
      </w:r>
      <w:r>
        <w:rPr>
          <w:rFonts w:cs="Times New Roman"/>
          <w:lang w:val="en-US"/>
        </w:rPr>
        <w:t xml:space="preserve"> </w:t>
      </w:r>
      <w:r>
        <w:rPr>
          <w:rFonts w:cs="Times New Roman"/>
        </w:rPr>
        <w:t>2 or 3 layers to search results located at any page depth, the system will eventually have to search in layer 1. This means that a certain minimum search time will always be required, that is, the time used to search in the relational database for the full resource information, based on the given set of</w:t>
      </w:r>
      <w:r>
        <w:rPr>
          <w:rFonts w:cs="Times New Roman"/>
          <w:lang w:val="en-US"/>
        </w:rPr>
        <w:t xml:space="preserve"> </w:t>
      </w:r>
      <w:r>
        <w:rPr>
          <w:rFonts w:cs="Times New Roman"/>
        </w:rPr>
        <w:t xml:space="preserve">IDs in </w:t>
      </w:r>
      <w:r>
        <w:rPr>
          <w:rFonts w:cs="Times New Roman"/>
          <w:lang w:val="en-US"/>
        </w:rPr>
        <w:t>the</w:t>
      </w:r>
      <w:r>
        <w:rPr>
          <w:rFonts w:cs="Times New Roman"/>
        </w:rPr>
        <w:t xml:space="preserve"> current result page.</w:t>
      </w:r>
    </w:p>
    <w:p>
      <w:pPr>
        <w:pStyle w:val="4"/>
        <w:rPr>
          <w:rFonts w:cs="Times New Roman"/>
        </w:rPr>
      </w:pPr>
      <w:bookmarkStart w:id="542" w:name="_Toc12485"/>
      <w:bookmarkStart w:id="543" w:name="_Toc1395838615"/>
      <w:bookmarkStart w:id="544" w:name="_Toc2086955347"/>
      <w:bookmarkStart w:id="545" w:name="_Toc1650508248"/>
      <w:bookmarkStart w:id="546" w:name="_Toc6278"/>
      <w:bookmarkStart w:id="547" w:name="_Toc1446360109"/>
      <w:bookmarkStart w:id="548" w:name="_Toc28094"/>
      <w:bookmarkStart w:id="549" w:name="_Toc6080329"/>
      <w:bookmarkStart w:id="550" w:name="_Toc1638016794"/>
      <w:bookmarkStart w:id="551" w:name="_Toc1706444421"/>
      <w:r>
        <w:rPr>
          <w:rFonts w:cs="Times New Roman"/>
        </w:rPr>
        <w:t xml:space="preserve">6.3.3 Search Time on </w:t>
      </w:r>
      <w:r>
        <w:rPr>
          <w:rFonts w:cs="Times New Roman"/>
          <w:lang w:val="en-US"/>
        </w:rPr>
        <w:t>B</w:t>
      </w:r>
      <w:r>
        <w:rPr>
          <w:rFonts w:cs="Times New Roman"/>
        </w:rPr>
        <w:t xml:space="preserve">usy </w:t>
      </w:r>
      <w:r>
        <w:rPr>
          <w:rFonts w:cs="Times New Roman"/>
          <w:lang w:val="en-US"/>
        </w:rPr>
        <w:t>S</w:t>
      </w:r>
      <w:r>
        <w:rPr>
          <w:rFonts w:cs="Times New Roman"/>
        </w:rPr>
        <w:t>ystem</w:t>
      </w:r>
      <w:bookmarkEnd w:id="542"/>
      <w:bookmarkEnd w:id="543"/>
      <w:bookmarkEnd w:id="544"/>
      <w:bookmarkEnd w:id="545"/>
      <w:bookmarkEnd w:id="546"/>
      <w:bookmarkEnd w:id="547"/>
      <w:bookmarkEnd w:id="548"/>
      <w:bookmarkEnd w:id="549"/>
      <w:bookmarkEnd w:id="550"/>
      <w:bookmarkEnd w:id="551"/>
      <w:r>
        <w:rPr>
          <w:rFonts w:cs="Times New Roman"/>
        </w:rPr>
        <w:t xml:space="preserve"> </w:t>
      </w:r>
    </w:p>
    <w:p>
      <w:pPr>
        <w:rPr>
          <w:rFonts w:cs="Times New Roman"/>
        </w:rPr>
      </w:pPr>
      <w:r>
        <w:rPr>
          <w:rFonts w:cs="Times New Roman"/>
        </w:rPr>
        <w:t>Table 6 shows the search times during busy operation. It shows the performance impact while millions of resources are inserted into the databases (all 3 layers) and also while the resources are updated in the databases. We can observe that data insertion has a certain impact on the relational database in layer 1, but less of an impact on layers 2 and 3. This is because the second and third layers only record the keywords and corresponding IDs of resources, and the data structures used are very simple and small, especially in layer 3, the fast cache database.</w:t>
      </w:r>
    </w:p>
    <w:p>
      <w:pPr>
        <w:rPr>
          <w:rFonts w:cs="Times New Roman"/>
        </w:rPr>
      </w:pPr>
    </w:p>
    <w:p>
      <w:pPr>
        <w:pStyle w:val="38"/>
        <w:rPr>
          <w:rFonts w:cs="Times New Roman"/>
        </w:rPr>
      </w:pPr>
      <w:r>
        <w:rPr>
          <w:rFonts w:cs="Times New Roman"/>
        </w:rPr>
        <w:t>Table 6. Test results under high pressure query</w:t>
      </w:r>
    </w:p>
    <w:tbl>
      <w:tblPr>
        <w:tblStyle w:val="9"/>
        <w:tblW w:w="695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1"/>
        <w:gridCol w:w="1660"/>
        <w:gridCol w:w="1333"/>
        <w:gridCol w:w="1137"/>
        <w:gridCol w:w="1137"/>
        <w:gridCol w:w="10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r>
    </w:tbl>
    <w:p>
      <w:pPr>
        <w:rPr>
          <w:rFonts w:cs="Times New Roman"/>
          <w:color w:val="FF0000"/>
        </w:rPr>
      </w:pPr>
    </w:p>
    <w:p>
      <w:pPr>
        <w:rPr>
          <w:rFonts w:cs="Times New Roman"/>
        </w:rPr>
      </w:pPr>
      <w:r>
        <w:rPr>
          <w:rFonts w:cs="Times New Roman"/>
        </w:rPr>
        <w:t>We observed that if a large number of resources are being updated at the same time, the three layer databases all reach timeout.</w:t>
      </w:r>
      <w:r>
        <w:rPr>
          <w:rFonts w:cs="Times New Roman"/>
          <w:lang w:val="en-US"/>
        </w:rPr>
        <w:t xml:space="preserve"> </w:t>
      </w:r>
      <w:r>
        <w:rPr>
          <w:rFonts w:cs="Times New Roman"/>
        </w:rPr>
        <w:t>Our</w:t>
      </w:r>
      <w:r>
        <w:rPr>
          <w:rFonts w:cs="Times New Roman"/>
          <w:lang w:val="en-US"/>
        </w:rPr>
        <w:t xml:space="preserve"> </w:t>
      </w:r>
      <w:r>
        <w:rPr>
          <w:rFonts w:cs="Times New Roman"/>
        </w:rPr>
        <w:t>experimental</w:t>
      </w:r>
      <w:r>
        <w:rPr>
          <w:rFonts w:cs="Times New Roman"/>
          <w:lang w:val="en-US"/>
        </w:rPr>
        <w:t xml:space="preserve"> </w:t>
      </w:r>
      <w:r>
        <w:rPr>
          <w:rFonts w:cs="Times New Roman"/>
        </w:rPr>
        <w:t>environment</w:t>
      </w:r>
      <w:r>
        <w:rPr>
          <w:rFonts w:cs="Times New Roman"/>
          <w:lang w:val="en-US"/>
        </w:rPr>
        <w:t xml:space="preserve"> was </w:t>
      </w:r>
      <w:r>
        <w:rPr>
          <w:rFonts w:cs="Times New Roman"/>
        </w:rPr>
        <w:t>updating</w:t>
      </w:r>
      <w:r>
        <w:rPr>
          <w:rFonts w:cs="Times New Roman"/>
          <w:lang w:val="en-US"/>
        </w:rPr>
        <w:t xml:space="preserve"> information for </w:t>
      </w:r>
      <w:r>
        <w:rPr>
          <w:rFonts w:cs="Times New Roman"/>
        </w:rPr>
        <w:t>one</w:t>
      </w:r>
      <w:r>
        <w:rPr>
          <w:rFonts w:cs="Times New Roman"/>
          <w:lang w:val="en-US"/>
        </w:rPr>
        <w:t xml:space="preserve"> </w:t>
      </w:r>
      <w:r>
        <w:rPr>
          <w:rFonts w:cs="Times New Roman"/>
        </w:rPr>
        <w:t>million</w:t>
      </w:r>
      <w:r>
        <w:rPr>
          <w:rFonts w:cs="Times New Roman"/>
          <w:lang w:val="en-US"/>
        </w:rPr>
        <w:t xml:space="preserve"> </w:t>
      </w:r>
      <w:r>
        <w:rPr>
          <w:rFonts w:cs="Times New Roman"/>
        </w:rPr>
        <w:t>resources</w:t>
      </w:r>
      <w:r>
        <w:rPr>
          <w:rFonts w:cs="Times New Roman"/>
          <w:lang w:val="en-US"/>
        </w:rPr>
        <w:t xml:space="preserve"> </w:t>
      </w:r>
      <w:r>
        <w:rPr>
          <w:rFonts w:cs="Times New Roman"/>
        </w:rPr>
        <w:t xml:space="preserve">asynchronously, mainly on the </w:t>
      </w:r>
      <w:r>
        <w:rPr>
          <w:rFonts w:cs="Times New Roman"/>
          <w:b/>
          <w:bCs/>
        </w:rPr>
        <w:t>static value</w:t>
      </w:r>
      <w:r>
        <w:rPr>
          <w:rFonts w:cs="Times New Roman"/>
        </w:rPr>
        <w:t xml:space="preserve"> of the resources. We did not try to resolve the timeout issue through changes in system design or implementation as it is beyond the scope of this study. But we can make the following suggestions for big data analysis and resource value analysis that may be helpful for avoiding timeout conditions:</w:t>
      </w:r>
    </w:p>
    <w:p>
      <w:pPr>
        <w:numPr>
          <w:ilvl w:val="0"/>
          <w:numId w:val="30"/>
        </w:numPr>
        <w:ind w:left="845"/>
        <w:rPr>
          <w:rFonts w:cs="Times New Roman"/>
        </w:rPr>
      </w:pPr>
      <w:r>
        <w:rPr>
          <w:rFonts w:cs="Times New Roman"/>
        </w:rPr>
        <w:t>Data analysis should be done when users are least active, perhaps after midnight.</w:t>
      </w:r>
    </w:p>
    <w:p>
      <w:pPr>
        <w:numPr>
          <w:ilvl w:val="0"/>
          <w:numId w:val="30"/>
        </w:numPr>
        <w:ind w:left="845"/>
        <w:rPr>
          <w:rFonts w:cs="Times New Roman"/>
        </w:rPr>
      </w:pPr>
      <w:r>
        <w:rPr>
          <w:rFonts w:cs="Times New Roman"/>
        </w:rPr>
        <w:t>Data analysis may be best performed on a separate server, instead of on the primary server (see Section 4.2.1).</w:t>
      </w:r>
    </w:p>
    <w:p>
      <w:pPr>
        <w:numPr>
          <w:ilvl w:val="0"/>
          <w:numId w:val="30"/>
        </w:numPr>
        <w:ind w:left="845"/>
        <w:rPr>
          <w:rFonts w:cs="Times New Roman"/>
        </w:rPr>
      </w:pPr>
      <w:r>
        <w:rPr>
          <w:rFonts w:cs="Times New Roman"/>
        </w:rPr>
        <w:t>Data updates should be buffered and performed under low system loads.</w:t>
      </w:r>
    </w:p>
    <w:p>
      <w:pPr>
        <w:pStyle w:val="4"/>
        <w:rPr>
          <w:rFonts w:cs="Times New Roman"/>
        </w:rPr>
      </w:pPr>
      <w:bookmarkStart w:id="552" w:name="_Toc1481717458"/>
      <w:bookmarkStart w:id="553" w:name="_Toc1591987433"/>
      <w:bookmarkStart w:id="554" w:name="_Toc3756"/>
      <w:bookmarkStart w:id="555" w:name="_Toc1848066422"/>
      <w:bookmarkStart w:id="556" w:name="_Toc5131"/>
      <w:bookmarkStart w:id="557" w:name="_Toc6812"/>
      <w:bookmarkStart w:id="558" w:name="_Toc1649285759"/>
      <w:bookmarkStart w:id="559" w:name="_Toc65824911"/>
      <w:bookmarkStart w:id="560" w:name="_Toc1348098781"/>
      <w:bookmarkStart w:id="561" w:name="_Toc770760367"/>
      <w:r>
        <w:rPr>
          <w:rFonts w:cs="Times New Roman"/>
        </w:rPr>
        <w:t xml:space="preserve">6.3.4 Search Time for </w:t>
      </w:r>
      <w:r>
        <w:rPr>
          <w:rFonts w:cs="Times New Roman"/>
          <w:lang w:val="en-US"/>
        </w:rPr>
        <w:t>R</w:t>
      </w:r>
      <w:r>
        <w:rPr>
          <w:rFonts w:cs="Times New Roman"/>
        </w:rPr>
        <w:t xml:space="preserve">anked vs. </w:t>
      </w:r>
      <w:r>
        <w:rPr>
          <w:rFonts w:cs="Times New Roman"/>
          <w:lang w:val="en-US"/>
        </w:rPr>
        <w:t>U</w:t>
      </w:r>
      <w:r>
        <w:rPr>
          <w:rFonts w:cs="Times New Roman"/>
        </w:rPr>
        <w:t xml:space="preserve">nranked </w:t>
      </w:r>
      <w:r>
        <w:rPr>
          <w:rFonts w:cs="Times New Roman"/>
          <w:lang w:val="en-US"/>
        </w:rPr>
        <w:t>R</w:t>
      </w:r>
      <w:r>
        <w:rPr>
          <w:rFonts w:cs="Times New Roman"/>
        </w:rPr>
        <w:t>esults</w:t>
      </w:r>
      <w:bookmarkEnd w:id="552"/>
      <w:bookmarkEnd w:id="553"/>
      <w:bookmarkEnd w:id="554"/>
      <w:bookmarkEnd w:id="555"/>
      <w:bookmarkEnd w:id="556"/>
      <w:bookmarkEnd w:id="557"/>
      <w:bookmarkEnd w:id="558"/>
      <w:bookmarkEnd w:id="559"/>
      <w:bookmarkEnd w:id="560"/>
      <w:bookmarkEnd w:id="561"/>
    </w:p>
    <w:p>
      <w:pPr>
        <w:rPr>
          <w:rFonts w:cs="Times New Roman"/>
        </w:rPr>
      </w:pPr>
      <w:r>
        <w:rPr>
          <w:rFonts w:cs="Times New Roman"/>
          <w:lang w:val="en-US" w:eastAsia="en-US"/>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38"/>
        <w:rPr>
          <w:rFonts w:cs="Times New Roman"/>
        </w:rPr>
      </w:pPr>
      <w:r>
        <w:rPr>
          <w:rFonts w:cs="Times New Roman"/>
        </w:rPr>
        <w:t>Figure 2</w:t>
      </w:r>
      <w:r>
        <w:rPr>
          <w:rFonts w:cs="Times New Roman"/>
          <w:lang w:val="en-US"/>
        </w:rPr>
        <w:t>4</w:t>
      </w:r>
      <w:r>
        <w:rPr>
          <w:rFonts w:cs="Times New Roman"/>
        </w:rPr>
        <w:t>. Average search times for 3 layers, returning ranked or unranked results, for 1 million stored resources</w:t>
      </w:r>
    </w:p>
    <w:p>
      <w:pPr>
        <w:pStyle w:val="38"/>
        <w:rPr>
          <w:rFonts w:cs="Times New Roman"/>
        </w:rPr>
      </w:pPr>
    </w:p>
    <w:p>
      <w:pPr>
        <w:rPr>
          <w:rFonts w:cs="Times New Roman"/>
          <w:color w:val="000000" w:themeColor="text1"/>
          <w14:textFill>
            <w14:solidFill>
              <w14:schemeClr w14:val="tx1"/>
            </w14:solidFill>
          </w14:textFill>
        </w:rPr>
      </w:pPr>
      <w:r>
        <w:rPr>
          <w:rFonts w:cs="Times New Roman"/>
        </w:rPr>
        <w:t>Figure 2</w:t>
      </w:r>
      <w:r>
        <w:rPr>
          <w:rFonts w:cs="Times New Roman"/>
          <w:lang w:val="en-US"/>
        </w:rPr>
        <w:t>4</w:t>
      </w:r>
      <w:r>
        <w:rPr>
          <w:rFonts w:cs="Times New Roman"/>
        </w:rPr>
        <w:t xml:space="preserve"> shows the average Experiment 4 search times for three-layer storage when the search results are ranked and when they are unranked. When sorting the resources by rank, the search time is bound to increase because the sorting algorithm naturally takes more time on the server. This experiment was conducted to observe how much of a </w:t>
      </w:r>
      <w:r>
        <w:rPr>
          <w:rFonts w:cs="Times New Roman"/>
          <w:szCs w:val="24"/>
        </w:rPr>
        <w:t xml:space="preserve">difference sorting makes for search time. </w:t>
      </w:r>
      <w:r>
        <w:rPr>
          <w:rFonts w:cs="Times New Roman"/>
          <w:color w:val="000000" w:themeColor="text1"/>
          <w:szCs w:val="24"/>
          <w:lang w:val="en-US"/>
          <w14:textFill>
            <w14:solidFill>
              <w14:schemeClr w14:val="tx1"/>
            </w14:solidFill>
          </w14:textFill>
        </w:rPr>
        <w:t>There were one million resources in the databases for this experiment</w:t>
      </w:r>
      <w:r>
        <w:rPr>
          <w:rFonts w:cs="Times New Roman"/>
          <w:szCs w:val="24"/>
        </w:rPr>
        <w:t>. The processing time with one layer is very high even if sorting by rank is not done.</w:t>
      </w:r>
      <w:r>
        <w:rPr>
          <w:rFonts w:cs="Times New Roman"/>
          <w:color w:val="F79646" w:themeColor="accent6"/>
          <w:szCs w:val="24"/>
          <w14:textFill>
            <w14:solidFill>
              <w14:schemeClr w14:val="accent6"/>
            </w14:solidFill>
          </w14:textFill>
        </w:rPr>
        <w:t xml:space="preserve"> </w:t>
      </w:r>
      <w:r>
        <w:rPr>
          <w:rFonts w:cs="Times New Roman"/>
          <w:color w:val="000000" w:themeColor="text1"/>
          <w:szCs w:val="24"/>
          <w14:textFill>
            <w14:solidFill>
              <w14:schemeClr w14:val="tx1"/>
            </w14:solidFill>
          </w14:textFill>
        </w:rPr>
        <w:t xml:space="preserve">Using 2 layers </w:t>
      </w:r>
      <w:r>
        <w:rPr>
          <w:rFonts w:cs="Times New Roman"/>
          <w:szCs w:val="24"/>
        </w:rPr>
        <w:t xml:space="preserve">is very fast with no ranking because </w:t>
      </w:r>
      <w:r>
        <w:rPr>
          <w:rFonts w:cs="Times New Roman"/>
          <w:color w:val="000000" w:themeColor="text1"/>
          <w:szCs w:val="24"/>
          <w14:textFill>
            <w14:solidFill>
              <w14:schemeClr w14:val="tx1"/>
            </w14:solidFill>
          </w14:textFill>
        </w:rPr>
        <w:t xml:space="preserve">layer 2 </w:t>
      </w:r>
      <w:r>
        <w:rPr>
          <w:rFonts w:cs="Times New Roman"/>
          <w:szCs w:val="24"/>
        </w:rPr>
        <w:t xml:space="preserve">only spends time to process queries; for a B-tree, as long as the number of pages to be queried is small, the query time will not be too long. However, the addition of ranking requires extracting all the corresponding IDs, which is equivalent to accessing </w:t>
      </w:r>
      <w:r>
        <w:rPr>
          <w:rFonts w:cs="Times New Roman"/>
        </w:rPr>
        <w:t xml:space="preserve">all the pages of matching resources, and then sorting these IDs through </w:t>
      </w:r>
      <w:r>
        <w:rPr>
          <w:rFonts w:cs="Times New Roman"/>
          <w:b/>
          <w:bCs/>
        </w:rPr>
        <w:t>LRV</w:t>
      </w:r>
      <w:r>
        <w:rPr>
          <w:rFonts w:cs="Times New Roman"/>
        </w:rPr>
        <w:t xml:space="preserve"> ranking algorithm. So, accessing all resource information in layer 2 is slow when a large number of pages needs to be sorted. Adding the third layer speeds up ranked searching significantly because layer 3 can take resource IDs and their values from memory directly. Ranking is fast in memory, except that some data may need to be swapped to disk. Therefore, the time added in layer 3 is basically only ranking time, </w:t>
      </w:r>
      <w:r>
        <w:rPr>
          <w:rFonts w:cs="Times New Roman"/>
          <w:color w:val="000000" w:themeColor="text1"/>
          <w14:textFill>
            <w14:solidFill>
              <w14:schemeClr w14:val="tx1"/>
            </w14:solidFill>
          </w14:textFill>
        </w:rPr>
        <w:t>which is very different from that of layers 1 and 2.</w:t>
      </w:r>
    </w:p>
    <w:p>
      <w:pPr>
        <w:rPr>
          <w:rFonts w:cs="Times New Roman"/>
        </w:rPr>
      </w:pPr>
      <w:r>
        <w:rPr>
          <w:rFonts w:cs="Times New Roman"/>
        </w:rPr>
        <w:t>Note that because layers 2 and 3 depend on the complete resource information stored in layer 1, layer 1 will always be searched eventually. For layers 2 and 3, the ID query and ID ranking mentioned here are completed before the IDs are passed to layer 1.</w:t>
      </w:r>
    </w:p>
    <w:p>
      <w:pPr>
        <w:pStyle w:val="4"/>
        <w:rPr>
          <w:rFonts w:cs="Times New Roman"/>
        </w:rPr>
      </w:pPr>
      <w:bookmarkStart w:id="562" w:name="_Toc16784"/>
      <w:bookmarkStart w:id="563" w:name="_Toc14164"/>
      <w:bookmarkStart w:id="564" w:name="_Toc17981"/>
      <w:bookmarkStart w:id="565" w:name="_Toc1431594378"/>
      <w:bookmarkStart w:id="566" w:name="_Toc224598072"/>
      <w:bookmarkStart w:id="567" w:name="_Toc987457748"/>
      <w:bookmarkStart w:id="568" w:name="_Toc1859718172"/>
      <w:bookmarkStart w:id="569" w:name="_Toc2094393444"/>
      <w:bookmarkStart w:id="570" w:name="_Toc1211984661"/>
      <w:bookmarkStart w:id="571" w:name="_Toc1745027124"/>
      <w:r>
        <w:rPr>
          <w:rFonts w:cs="Times New Roman"/>
        </w:rPr>
        <w:t xml:space="preserve">6.3.5 LRV </w:t>
      </w:r>
      <w:r>
        <w:rPr>
          <w:rFonts w:cs="Times New Roman"/>
          <w:lang w:val="en-US"/>
        </w:rPr>
        <w:t>R</w:t>
      </w:r>
      <w:r>
        <w:rPr>
          <w:rFonts w:cs="Times New Roman"/>
        </w:rPr>
        <w:t xml:space="preserve">anking </w:t>
      </w:r>
      <w:bookmarkEnd w:id="562"/>
      <w:bookmarkEnd w:id="563"/>
      <w:bookmarkEnd w:id="564"/>
      <w:r>
        <w:rPr>
          <w:rFonts w:cs="Times New Roman"/>
          <w:lang w:val="en-US"/>
        </w:rPr>
        <w:t>Verification</w:t>
      </w:r>
      <w:bookmarkEnd w:id="565"/>
      <w:bookmarkEnd w:id="566"/>
      <w:bookmarkEnd w:id="567"/>
      <w:bookmarkEnd w:id="568"/>
      <w:bookmarkEnd w:id="569"/>
      <w:bookmarkEnd w:id="570"/>
      <w:bookmarkEnd w:id="571"/>
    </w:p>
    <w:p>
      <w:pPr>
        <w:rPr>
          <w:rFonts w:cs="Times New Roman"/>
          <w:color w:val="FF0000"/>
        </w:rPr>
      </w:pPr>
      <w:r>
        <w:rPr>
          <w:rFonts w:cs="Times New Roman"/>
          <w:color w:val="000000" w:themeColor="text1"/>
          <w14:textFill>
            <w14:solidFill>
              <w14:schemeClr w14:val="tx1"/>
            </w14:solidFill>
          </w14:textFill>
        </w:rPr>
        <w:t>Experiment 5 was conducted to verify that the ranked results returned by the search engine are reasonable, that is, correctly match the expected LRV resource ranking values. Figures 25 and 2</w:t>
      </w:r>
      <w:r>
        <w:rPr>
          <w:rFonts w:cs="Times New Roman"/>
          <w:color w:val="000000" w:themeColor="text1"/>
          <w:lang w:val="en-US"/>
          <w14:textFill>
            <w14:solidFill>
              <w14:schemeClr w14:val="tx1"/>
            </w14:solidFill>
          </w14:textFill>
        </w:rPr>
        <w:t xml:space="preserve">6 </w:t>
      </w:r>
      <w:r>
        <w:rPr>
          <w:rFonts w:cs="Times New Roman"/>
          <w:color w:val="000000" w:themeColor="text1"/>
          <w14:textFill>
            <w14:solidFill>
              <w14:schemeClr w14:val="tx1"/>
            </w14:solidFill>
          </w14:textFill>
        </w:rPr>
        <w:t xml:space="preserve">are webpage screenshots of search results generated by our search engine. The bottom of the webpage shows the number of pages of resources found. A long list of pages means </w:t>
      </w:r>
      <w:r>
        <w:rPr>
          <w:rFonts w:cs="Times New Roman"/>
        </w:rPr>
        <w:t xml:space="preserve">many resources were found. </w:t>
      </w:r>
    </w:p>
    <w:p>
      <w:pPr>
        <w:rPr>
          <w:rFonts w:cs="Times New Roman"/>
        </w:rPr>
      </w:pPr>
    </w:p>
    <w:p>
      <w:pPr>
        <w:rPr>
          <w:rFonts w:cs="Times New Roman"/>
        </w:rPr>
      </w:pPr>
      <w:r>
        <w:rPr>
          <w:rFonts w:cs="Times New Roman"/>
        </w:rPr>
        <w:t xml:space="preserve">These search results displayed on the browser are ranked according to the </w:t>
      </w:r>
      <w:r>
        <w:rPr>
          <w:rFonts w:cs="Times New Roman"/>
          <w:b/>
          <w:bCs/>
        </w:rPr>
        <w:t xml:space="preserve">LRV </w:t>
      </w:r>
      <w:r>
        <w:rPr>
          <w:rFonts w:cs="Times New Roman"/>
        </w:rPr>
        <w:t>value of the resources. The higher the value, the higher the ranking. To verify the rank list of a resource, we would measure the number of references that the resource has, as well as the weight of publishers and the amount of positive feedback.</w:t>
      </w:r>
    </w:p>
    <w:p>
      <w:pPr>
        <w:rPr>
          <w:rFonts w:cs="Times New Roman"/>
        </w:rPr>
      </w:pPr>
    </w:p>
    <w:p>
      <w:pPr>
        <w:rPr>
          <w:rFonts w:cs="Times New Roman"/>
        </w:rPr>
      </w:pPr>
      <w:r>
        <w:rPr>
          <w:rFonts w:cs="Times New Roman"/>
          <w:lang w:val="en-US" w:eastAsia="en-US"/>
        </w:rPr>
        <w:drawing>
          <wp:inline distT="0" distB="0" distL="114300" distR="114300">
            <wp:extent cx="5645785" cy="2878455"/>
            <wp:effectExtent l="0" t="0" r="12065" b="17145"/>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4"/>
                    <a:stretch>
                      <a:fillRect/>
                    </a:stretch>
                  </pic:blipFill>
                  <pic:spPr>
                    <a:xfrm>
                      <a:off x="0" y="0"/>
                      <a:ext cx="5645785" cy="2878455"/>
                    </a:xfrm>
                    <a:prstGeom prst="rect">
                      <a:avLst/>
                    </a:prstGeom>
                  </pic:spPr>
                </pic:pic>
              </a:graphicData>
            </a:graphic>
          </wp:inline>
        </w:drawing>
      </w:r>
    </w:p>
    <w:p>
      <w:pPr>
        <w:pStyle w:val="38"/>
        <w:rPr>
          <w:rFonts w:cs="Times New Roman"/>
        </w:rPr>
      </w:pPr>
      <w:r>
        <w:rPr>
          <w:rFonts w:cs="Times New Roman"/>
        </w:rPr>
        <w:t>Figure 25.  Search results ordered by LRV algorithm, first page</w:t>
      </w:r>
    </w:p>
    <w:p>
      <w:pPr>
        <w:rPr>
          <w:rFonts w:cs="Times New Roman"/>
        </w:rPr>
      </w:pPr>
    </w:p>
    <w:p>
      <w:pPr>
        <w:rPr>
          <w:rFonts w:cs="Times New Roman"/>
        </w:rPr>
      </w:pPr>
      <w:r>
        <w:rPr>
          <w:rFonts w:cs="Times New Roman"/>
          <w:lang w:val="en-US" w:eastAsia="en-US"/>
        </w:rPr>
        <w:drawing>
          <wp:inline distT="0" distB="0" distL="114300" distR="114300">
            <wp:extent cx="5722620" cy="2909570"/>
            <wp:effectExtent l="0" t="0" r="11430" b="5080"/>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5"/>
                    <a:stretch>
                      <a:fillRect/>
                    </a:stretch>
                  </pic:blipFill>
                  <pic:spPr>
                    <a:xfrm>
                      <a:off x="0" y="0"/>
                      <a:ext cx="5722620" cy="2909570"/>
                    </a:xfrm>
                    <a:prstGeom prst="rect">
                      <a:avLst/>
                    </a:prstGeom>
                  </pic:spPr>
                </pic:pic>
              </a:graphicData>
            </a:graphic>
          </wp:inline>
        </w:drawing>
      </w:r>
    </w:p>
    <w:p>
      <w:pPr>
        <w:pStyle w:val="38"/>
        <w:rPr>
          <w:rFonts w:cs="Times New Roman"/>
        </w:rPr>
      </w:pPr>
      <w:r>
        <w:rPr>
          <w:rFonts w:cs="Times New Roman"/>
        </w:rPr>
        <w:t>Figure 26.  Search results ordered by LRV algorithm, last page</w:t>
      </w:r>
    </w:p>
    <w:p>
      <w:pPr>
        <w:rPr>
          <w:rFonts w:cs="Times New Roman"/>
        </w:rPr>
      </w:pPr>
    </w:p>
    <w:p>
      <w:pPr>
        <w:rPr>
          <w:rFonts w:cs="Times New Roman"/>
        </w:rPr>
      </w:pPr>
      <w:r>
        <w:rPr>
          <w:rFonts w:cs="Times New Roman"/>
        </w:rPr>
        <w:t>Figures 2</w:t>
      </w:r>
      <w:r>
        <w:rPr>
          <w:rFonts w:cs="Times New Roman"/>
          <w:lang w:val="en-US"/>
        </w:rPr>
        <w:t>5</w:t>
      </w:r>
      <w:r>
        <w:rPr>
          <w:rFonts w:cs="Times New Roman"/>
        </w:rPr>
        <w:t xml:space="preserve"> and 2</w:t>
      </w:r>
      <w:r>
        <w:rPr>
          <w:rFonts w:cs="Times New Roman"/>
          <w:lang w:val="en-US"/>
        </w:rPr>
        <w:t>6</w:t>
      </w:r>
      <w:r>
        <w:rPr>
          <w:rFonts w:cs="Times New Roman"/>
        </w:rPr>
        <w:t xml:space="preserve"> are the first and last pages of matching resources returned by the search engine. The value of the first resource on the first page is the highest, so it is ranked at the top. On the first page (Figure 25), most of the resources have much more positive feedback than negative feedback, especially the first resource, which has 8,468 positive feedbacks and 41 negative feedbacks. On the last page</w:t>
      </w:r>
      <w:r>
        <w:rPr>
          <w:rFonts w:cs="Times New Roman"/>
          <w:lang w:val="en-US"/>
        </w:rPr>
        <w:t xml:space="preserve"> (</w:t>
      </w:r>
      <w:r>
        <w:rPr>
          <w:rFonts w:cs="Times New Roman"/>
        </w:rPr>
        <w:t>Figure</w:t>
      </w:r>
      <w:r>
        <w:rPr>
          <w:rFonts w:cs="Times New Roman"/>
          <w:lang w:val="en-US"/>
        </w:rPr>
        <w:t xml:space="preserve"> 26)</w:t>
      </w:r>
      <w:r>
        <w:rPr>
          <w:rFonts w:cs="Times New Roman"/>
        </w:rPr>
        <w:t>, all the values become negative numbers. In addition to feedbacks, the number of references and the reliability values are also shown. The number of resource references on the first page is generally greater and the reliability values are also higher. One of the reasons for higher reliability values is that the user account weighs more. The weight numbers for different accounts were varied in the experiments, and a set of weight values that emerged (0, 0.5 and 0.8) were found to be reasonable for uncertified (personal account) user, certified user, and organizational user, respectively.</w:t>
      </w:r>
    </w:p>
    <w:p>
      <w:pPr>
        <w:rPr>
          <w:rFonts w:cs="Times New Roman"/>
        </w:rPr>
      </w:pPr>
    </w:p>
    <w:p>
      <w:pPr>
        <w:rPr>
          <w:rFonts w:cs="Times New Roman"/>
        </w:rPr>
      </w:pPr>
      <w:r>
        <w:rPr>
          <w:rFonts w:cs="Times New Roman"/>
        </w:rPr>
        <w:t>It should be noted that the above analyses are of experimental results and are limited as a result. First, testing data were mostly artificially generated. Second, resource ranking characteristics such as reliability, user likes, and other judgments of resource value can be quite subjective. This study demonstrated possible experimental approaches for system evaluation. More objective verification can only be obtained through real users' feedback after releasing the system for more public usage.</w:t>
      </w:r>
    </w:p>
    <w:p>
      <w:pPr>
        <w:rPr>
          <w:rFonts w:cs="Times New Roman"/>
        </w:rPr>
      </w:pPr>
    </w:p>
    <w:p>
      <w:pPr>
        <w:rPr>
          <w:rFonts w:cs="Times New Roman"/>
        </w:rPr>
      </w:pPr>
      <w:r>
        <w:rPr>
          <w:rFonts w:cs="Times New Roman"/>
        </w:rPr>
        <w:t>Lastly, it needs to be pointed out that there is “keywords loss” in layers 2 and 3. This is mainly because layer 2 stores keywords, but some keywords are not parsed. Layer 3 stores “key-values” in memory, and some keywords can be paged out of the cache due to insufficient storage, as discussed in Section 5.2.5 (Cache Switch).</w:t>
      </w:r>
    </w:p>
    <w:p>
      <w:pPr>
        <w:pStyle w:val="2"/>
        <w:rPr>
          <w:rFonts w:cs="Times New Roman"/>
        </w:rPr>
      </w:pPr>
      <w:bookmarkStart w:id="572" w:name="_Toc1732345265"/>
      <w:bookmarkStart w:id="573" w:name="_Toc4835"/>
      <w:bookmarkStart w:id="574" w:name="_Toc827698043"/>
      <w:bookmarkStart w:id="575" w:name="_Toc973504873"/>
      <w:bookmarkStart w:id="576" w:name="_Toc174546036"/>
      <w:bookmarkStart w:id="577" w:name="_Toc25842"/>
      <w:bookmarkStart w:id="578" w:name="_Toc32042"/>
      <w:bookmarkStart w:id="579" w:name="_Toc666794398"/>
      <w:bookmarkStart w:id="580" w:name="_Toc1541307071"/>
      <w:bookmarkStart w:id="581" w:name="_Toc1356726674"/>
      <w:bookmarkStart w:id="582" w:name="_Toc1841099348"/>
      <w:r>
        <w:rPr>
          <w:rFonts w:cs="Times New Roman"/>
        </w:rPr>
        <w:t>7 CONCLUSION</w:t>
      </w:r>
      <w:bookmarkEnd w:id="572"/>
      <w:bookmarkEnd w:id="573"/>
      <w:bookmarkEnd w:id="574"/>
      <w:bookmarkEnd w:id="575"/>
      <w:bookmarkEnd w:id="576"/>
      <w:bookmarkEnd w:id="577"/>
      <w:bookmarkEnd w:id="578"/>
      <w:bookmarkEnd w:id="579"/>
      <w:bookmarkEnd w:id="580"/>
      <w:bookmarkEnd w:id="581"/>
      <w:r>
        <w:rPr>
          <w:rFonts w:cs="Times New Roman"/>
        </w:rPr>
        <w:t>S</w:t>
      </w:r>
      <w:bookmarkEnd w:id="582"/>
    </w:p>
    <w:p>
      <w:pPr>
        <w:rPr>
          <w:rFonts w:cs="Times New Roman"/>
        </w:rPr>
      </w:pPr>
      <w:r>
        <w:rPr>
          <w:rFonts w:cs="Times New Roman"/>
        </w:rPr>
        <w:t>Although there are many kinds of search engines that are now an important part of people's daily lives, there is still room to change and improve. This project aimed to create a search engine that is unique and more useful in certain areas. This thesis proposes a novel search engine, specifically for the field of learning and education. It aims to help users to search for learning resources, and not just any learning resources, but those that are “good”, that is, valuable to support individual users’ learning goals.</w:t>
      </w:r>
    </w:p>
    <w:p>
      <w:pPr>
        <w:rPr>
          <w:rFonts w:cs="Times New Roman"/>
        </w:rPr>
      </w:pPr>
    </w:p>
    <w:p>
      <w:pPr>
        <w:rPr>
          <w:rFonts w:cs="Times New Roman"/>
        </w:rPr>
      </w:pPr>
      <w:r>
        <w:rPr>
          <w:rFonts w:cs="Times New Roman"/>
        </w:rPr>
        <w:t>This search engine’s advantages are the following: (1) ensure the quality of search results, (2) allow users to focus on their learning goals, and (3) ease the development and operation of the search engine system.</w:t>
      </w:r>
    </w:p>
    <w:p>
      <w:pPr>
        <w:rPr>
          <w:rFonts w:cs="Times New Roman"/>
        </w:rPr>
      </w:pPr>
    </w:p>
    <w:p>
      <w:pPr>
        <w:rPr>
          <w:rFonts w:cs="Times New Roman"/>
        </w:rPr>
      </w:pPr>
      <w:r>
        <w:rPr>
          <w:rFonts w:cs="Times New Roman"/>
        </w:rPr>
        <w:t xml:space="preserve">This study focused on two main concerns in the area of search engine research and development: (1) search speed and (2) result ranking. This search engine adopts a three-layer storage structure to improve search speed. It uses the </w:t>
      </w:r>
      <w:r>
        <w:rPr>
          <w:rFonts w:cs="Times New Roman"/>
          <w:b/>
          <w:bCs/>
        </w:rPr>
        <w:t>LRV</w:t>
      </w:r>
      <w:r>
        <w:rPr>
          <w:rFonts w:cs="Times New Roman"/>
        </w:rPr>
        <w:t xml:space="preserve"> ranking algorithm to usefully rank search results. A prototype search engine was successfully built and tested for this research. </w:t>
      </w:r>
    </w:p>
    <w:p>
      <w:pPr>
        <w:pStyle w:val="3"/>
        <w:rPr>
          <w:rFonts w:cs="Times New Roman"/>
        </w:rPr>
      </w:pPr>
      <w:bookmarkStart w:id="583" w:name="_Toc4715"/>
      <w:bookmarkStart w:id="584" w:name="_Toc2869"/>
      <w:bookmarkStart w:id="585" w:name="_Toc22529"/>
      <w:bookmarkStart w:id="586" w:name="_Toc100661263"/>
      <w:bookmarkStart w:id="587" w:name="_Toc1729319057"/>
      <w:bookmarkStart w:id="588" w:name="_Toc131598833"/>
      <w:bookmarkStart w:id="589" w:name="_Toc1025640751"/>
      <w:bookmarkStart w:id="590" w:name="_Toc631560737"/>
      <w:bookmarkStart w:id="591" w:name="_Toc1340933764"/>
      <w:bookmarkStart w:id="592" w:name="_Toc56048076"/>
      <w:r>
        <w:rPr>
          <w:rFonts w:cs="Times New Roman"/>
        </w:rPr>
        <w:t>7.1 Research Contribution</w:t>
      </w:r>
      <w:bookmarkEnd w:id="583"/>
      <w:bookmarkEnd w:id="584"/>
      <w:bookmarkEnd w:id="585"/>
      <w:r>
        <w:rPr>
          <w:rFonts w:cs="Times New Roman"/>
        </w:rPr>
        <w:t>s</w:t>
      </w:r>
      <w:bookmarkEnd w:id="586"/>
      <w:bookmarkEnd w:id="587"/>
      <w:bookmarkEnd w:id="588"/>
      <w:bookmarkEnd w:id="589"/>
      <w:bookmarkEnd w:id="590"/>
      <w:bookmarkEnd w:id="591"/>
      <w:bookmarkEnd w:id="592"/>
    </w:p>
    <w:p>
      <w:pPr>
        <w:rPr>
          <w:rFonts w:cs="Times New Roman"/>
        </w:rPr>
      </w:pPr>
      <w:r>
        <w:rPr>
          <w:rFonts w:cs="Times New Roman"/>
        </w:rPr>
        <w:t xml:space="preserve">To summarize, the contributions of this research are: </w:t>
      </w:r>
    </w:p>
    <w:p>
      <w:pPr>
        <w:numPr>
          <w:ilvl w:val="0"/>
          <w:numId w:val="31"/>
        </w:numPr>
        <w:spacing w:before="200"/>
        <w:rPr>
          <w:rFonts w:eastAsia="Noto Sans CJK SC" w:cs="Times New Roman"/>
        </w:rPr>
      </w:pPr>
      <w:r>
        <w:rPr>
          <w:rFonts w:eastAsia="Noto Sans CJK SC" w:cs="Times New Roman"/>
        </w:rPr>
        <w:t>Research search engine technologies used on learning resources.</w:t>
      </w:r>
    </w:p>
    <w:p>
      <w:pPr>
        <w:numPr>
          <w:ilvl w:val="0"/>
          <w:numId w:val="31"/>
        </w:numPr>
        <w:rPr>
          <w:rFonts w:eastAsia="Noto Sans CJK SC" w:cs="Times New Roman"/>
        </w:rPr>
      </w:pPr>
      <w:r>
        <w:rPr>
          <w:rFonts w:eastAsia="Noto Sans CJK SC" w:cs="Times New Roman"/>
        </w:rPr>
        <w:t>Define the value of learning resources via quantitative methods.</w:t>
      </w:r>
    </w:p>
    <w:p>
      <w:pPr>
        <w:numPr>
          <w:ilvl w:val="0"/>
          <w:numId w:val="31"/>
        </w:numPr>
        <w:rPr>
          <w:rFonts w:eastAsia="Noto Sans CJK SC" w:cs="Times New Roman"/>
        </w:rPr>
      </w:pPr>
      <w:r>
        <w:rPr>
          <w:rFonts w:eastAsia="Noto Sans CJK SC" w:cs="Times New Roman"/>
        </w:rPr>
        <w:t>Propose resources storage and rank in a search engine system.</w:t>
      </w:r>
    </w:p>
    <w:p>
      <w:pPr>
        <w:numPr>
          <w:ilvl w:val="0"/>
          <w:numId w:val="31"/>
        </w:numPr>
        <w:rPr>
          <w:rFonts w:eastAsia="Noto Sans CJK SC" w:cs="Times New Roman"/>
        </w:rPr>
      </w:pPr>
      <w:r>
        <w:rPr>
          <w:rFonts w:eastAsia="Noto Sans CJK SC" w:cs="Times New Roman"/>
        </w:rPr>
        <w:t xml:space="preserve">Build a web application that supports searching of education and learning resources.  </w:t>
      </w:r>
    </w:p>
    <w:p>
      <w:pPr>
        <w:numPr>
          <w:ilvl w:val="0"/>
          <w:numId w:val="31"/>
        </w:numPr>
        <w:rPr>
          <w:rFonts w:eastAsia="Noto Sans CJK SC" w:cs="Times New Roman"/>
        </w:rPr>
      </w:pPr>
      <w:r>
        <w:rPr>
          <w:rFonts w:eastAsia="Noto Sans CJK SC" w:cs="Times New Roman"/>
        </w:rPr>
        <w:t>Design a verification method to locate valuable resources.</w:t>
      </w:r>
    </w:p>
    <w:p>
      <w:pPr>
        <w:numPr>
          <w:ilvl w:val="0"/>
          <w:numId w:val="31"/>
        </w:numPr>
        <w:rPr>
          <w:rFonts w:cs="Times New Roman"/>
        </w:rPr>
      </w:pPr>
      <w:r>
        <w:rPr>
          <w:rFonts w:eastAsia="Noto Sans CJK SC" w:cs="Times New Roman"/>
        </w:rPr>
        <w:t>Apply user behavior to discover resource value.</w:t>
      </w:r>
    </w:p>
    <w:p>
      <w:pPr>
        <w:pStyle w:val="3"/>
        <w:rPr>
          <w:rFonts w:cs="Times New Roman"/>
        </w:rPr>
      </w:pPr>
      <w:bookmarkStart w:id="593" w:name="_Toc228963567"/>
      <w:bookmarkStart w:id="594" w:name="_Toc1109047753"/>
      <w:bookmarkStart w:id="595" w:name="_Toc31346"/>
      <w:bookmarkStart w:id="596" w:name="_Toc1004962180"/>
      <w:bookmarkStart w:id="597" w:name="_Toc12497"/>
      <w:bookmarkStart w:id="598" w:name="_Toc9613"/>
      <w:bookmarkStart w:id="599" w:name="_Toc328316621"/>
      <w:bookmarkStart w:id="600" w:name="_Toc869607452"/>
      <w:bookmarkStart w:id="601" w:name="_Toc161978399"/>
      <w:bookmarkStart w:id="602" w:name="_Toc726994718"/>
      <w:r>
        <w:rPr>
          <w:rFonts w:cs="Times New Roman"/>
        </w:rPr>
        <w:t>7.2 Limitations and Future Work</w:t>
      </w:r>
      <w:bookmarkEnd w:id="593"/>
      <w:bookmarkEnd w:id="594"/>
      <w:bookmarkEnd w:id="595"/>
      <w:bookmarkEnd w:id="596"/>
      <w:bookmarkEnd w:id="597"/>
      <w:bookmarkEnd w:id="598"/>
      <w:bookmarkEnd w:id="599"/>
      <w:bookmarkEnd w:id="600"/>
      <w:bookmarkEnd w:id="601"/>
      <w:bookmarkEnd w:id="602"/>
    </w:p>
    <w:p>
      <w:pPr>
        <w:rPr>
          <w:rFonts w:cs="Times New Roman"/>
        </w:rPr>
      </w:pPr>
    </w:p>
    <w:p>
      <w:pPr>
        <w:rPr>
          <w:rFonts w:cs="Times New Roman"/>
        </w:rPr>
      </w:pPr>
      <w:r>
        <w:rPr>
          <w:rFonts w:cs="Times New Roman"/>
        </w:rPr>
        <w:t xml:space="preserve">During the research on designing </w:t>
      </w:r>
      <w:r>
        <w:rPr>
          <w:rFonts w:cs="Times New Roman"/>
          <w:b/>
          <w:bCs/>
        </w:rPr>
        <w:t>LRV</w:t>
      </w:r>
      <w:r>
        <w:rPr>
          <w:rFonts w:cs="Times New Roman"/>
        </w:rPr>
        <w:t xml:space="preserve"> algorithms, two issues were unresolved. A "query timeout" occurs when the database is updated under high pressure. The "Reliability" characteristic of a resource has two weights for the certified personal accounts and organizational accounts which cannot be accurately measured for the time being; more experimental data may be helpful in determining these weights.</w:t>
      </w:r>
    </w:p>
    <w:p>
      <w:pPr>
        <w:rPr>
          <w:rFonts w:cs="Times New Roman"/>
        </w:rPr>
      </w:pPr>
    </w:p>
    <w:p>
      <w:pPr>
        <w:rPr>
          <w:rFonts w:cs="Times New Roman"/>
        </w:rPr>
      </w:pPr>
      <w:r>
        <w:rPr>
          <w:rFonts w:cs="Times New Roman"/>
        </w:rPr>
        <w:t xml:space="preserve">The future direction of this research will continue to focus on solving two basic issues: storage-query and ranking resources based on </w:t>
      </w:r>
      <w:r>
        <w:rPr>
          <w:rFonts w:cs="Times New Roman"/>
          <w:b/>
          <w:bCs/>
        </w:rPr>
        <w:t>LRV</w:t>
      </w:r>
      <w:r>
        <w:rPr>
          <w:rFonts w:cs="Times New Roman"/>
        </w:rPr>
        <w:t>. To improve the paging strategy in the three-layer storage structure, large pages may be further divided into smaller pages. The "query timeout" issue when simultaneously updating resources might be solved by adding ECS (Elastic Compute Service) servers like Amazon EC2</w:t>
      </w:r>
      <w:r>
        <w:rPr>
          <w:rStyle w:val="18"/>
          <w:rFonts w:cs="Times New Roman"/>
        </w:rPr>
        <w:t>[</w:t>
      </w:r>
      <w:r>
        <w:rPr>
          <w:rStyle w:val="18"/>
          <w:rFonts w:cs="Times New Roman"/>
        </w:rPr>
        <w:endnoteReference w:id="24"/>
      </w:r>
      <w:r>
        <w:rPr>
          <w:rStyle w:val="18"/>
          <w:rFonts w:cs="Times New Roman"/>
        </w:rPr>
        <w:t>]</w:t>
      </w:r>
      <w:r>
        <w:rPr>
          <w:rFonts w:cs="Times New Roman"/>
        </w:rPr>
        <w:t>. The Reliability characteristic weight values could be made more reasonable through more experiments or by using real user feedback.</w:t>
      </w:r>
    </w:p>
    <w:p>
      <w:pPr>
        <w:rPr>
          <w:rFonts w:cs="Times New Roman"/>
        </w:rPr>
      </w:pPr>
    </w:p>
    <w:p>
      <w:pPr>
        <w:rPr>
          <w:rFonts w:cs="Times New Roman"/>
        </w:rPr>
      </w:pPr>
      <w:r>
        <w:rPr>
          <w:rFonts w:cs="Times New Roman"/>
        </w:rPr>
        <w:t>As a software application, the system must pass the actual test of running live on the Internet. If more students, teachers, and educational institutions use this system, more resources will be collected and recognized. A practical search engine system for learning and educational resources can benefit many people in this massive and ever-changing knowledge world.</w:t>
      </w:r>
    </w:p>
    <w:p>
      <w:pPr>
        <w:pStyle w:val="2"/>
        <w:rPr>
          <w:rFonts w:cs="Times New Roman"/>
        </w:rPr>
      </w:pPr>
      <w:bookmarkStart w:id="603" w:name="_Toc4656"/>
      <w:bookmarkStart w:id="604" w:name="_Toc902128030"/>
      <w:bookmarkStart w:id="605" w:name="_Toc435973643"/>
      <w:bookmarkStart w:id="606" w:name="_Toc149033443"/>
      <w:bookmarkStart w:id="607" w:name="_Toc1613834067"/>
      <w:bookmarkStart w:id="608" w:name="_Toc12875"/>
      <w:bookmarkStart w:id="609" w:name="_Toc22557"/>
      <w:bookmarkStart w:id="610" w:name="_Toc1674842671"/>
      <w:bookmarkStart w:id="611" w:name="_Toc1501080018"/>
      <w:bookmarkStart w:id="612" w:name="_Toc167677756"/>
      <w:r>
        <w:rPr>
          <w:rFonts w:cs="Times New Roman"/>
        </w:rPr>
        <w:t>REFERENCES</w:t>
      </w:r>
      <w:bookmarkEnd w:id="603"/>
      <w:bookmarkEnd w:id="604"/>
      <w:bookmarkEnd w:id="605"/>
      <w:bookmarkEnd w:id="606"/>
      <w:bookmarkEnd w:id="607"/>
      <w:bookmarkEnd w:id="608"/>
      <w:bookmarkEnd w:id="609"/>
      <w:bookmarkEnd w:id="610"/>
      <w:bookmarkEnd w:id="611"/>
      <w:bookmarkEnd w:id="612"/>
    </w:p>
    <w:sectPr>
      <w:headerReference r:id="rId15" w:type="first"/>
      <w:footerReference r:id="rId17" w:type="first"/>
      <w:footerReference r:id="rId16" w:type="default"/>
      <w:endnotePr>
        <w:numFmt w:val="decimal"/>
      </w:endnotePr>
      <w:pgSz w:w="11911" w:h="16832"/>
      <w:pgMar w:top="1440" w:right="1440" w:bottom="1440" w:left="1440" w:header="0" w:footer="720" w:gutter="0"/>
      <w:pgNumType w:start="1"/>
      <w:cols w:space="0" w:num="1"/>
      <w:formProt w:val="0"/>
      <w:titlePg/>
      <w:docGrid w:linePitch="10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Y. M. </w:t>
      </w:r>
      <w:r>
        <w:rPr>
          <w:rStyle w:val="18"/>
          <w:rFonts w:cs="Times New Roman"/>
          <w:sz w:val="22"/>
          <w:vertAlign w:val="baseline"/>
          <w:lang w:val="en-US"/>
        </w:rPr>
        <w:t>Patil</w:t>
      </w:r>
      <w:r>
        <w:rPr>
          <w:rFonts w:cs="Times New Roman"/>
          <w:sz w:val="22"/>
          <w:lang w:val="en-US"/>
        </w:rPr>
        <w:t xml:space="preserve"> </w:t>
      </w:r>
      <w:r>
        <w:rPr>
          <w:rStyle w:val="18"/>
          <w:rFonts w:cs="Times New Roman"/>
          <w:sz w:val="22"/>
          <w:vertAlign w:val="baseline"/>
          <w:lang w:val="en-US"/>
        </w:rPr>
        <w:t>and S</w:t>
      </w:r>
      <w:r>
        <w:rPr>
          <w:rFonts w:cs="Times New Roman"/>
          <w:sz w:val="22"/>
          <w:lang w:val="en-US"/>
        </w:rPr>
        <w:t>.</w:t>
      </w:r>
      <w:r>
        <w:rPr>
          <w:rStyle w:val="18"/>
          <w:rFonts w:cs="Times New Roman"/>
          <w:sz w:val="22"/>
          <w:vertAlign w:val="baseline"/>
          <w:lang w:val="en-US"/>
        </w:rPr>
        <w:t xml:space="preserve"> Patil. “Review of Web Crawlers with Specification and Working.” 2016.</w:t>
      </w:r>
    </w:p>
  </w:endnote>
  <w:endnote w:id="1">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Google LLC</w:t>
      </w:r>
      <w:r>
        <w:rPr>
          <w:rStyle w:val="18"/>
          <w:rFonts w:hint="eastAsia" w:cs="Times New Roman"/>
          <w:sz w:val="22"/>
          <w:vertAlign w:val="baseline"/>
          <w:lang w:val="en-US"/>
        </w:rPr>
        <w:t>. (</w:t>
      </w:r>
      <w:r>
        <w:rPr>
          <w:rStyle w:val="18"/>
          <w:rFonts w:cs="Times New Roman"/>
          <w:sz w:val="22"/>
          <w:vertAlign w:val="baseline"/>
          <w:lang w:val="en-US"/>
        </w:rPr>
        <w:t>2019</w:t>
      </w:r>
      <w:r>
        <w:rPr>
          <w:rStyle w:val="18"/>
          <w:rFonts w:hint="eastAsia" w:cs="Times New Roman"/>
          <w:sz w:val="22"/>
          <w:vertAlign w:val="baseline"/>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"Googlebot"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Available:</w:t>
      </w:r>
      <w:r>
        <w:rPr>
          <w:rFonts w:hint="eastAsia" w:cs="Times New Roman"/>
          <w:sz w:val="22"/>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https://support.google.com/webmasters/answer/182072?hl=en</w:t>
      </w:r>
      <w:r>
        <w:rPr>
          <w:rStyle w:val="18"/>
          <w:rFonts w:cs="Times New Roman"/>
          <w:sz w:val="22"/>
          <w:vertAlign w:val="baseline"/>
          <w:lang w:val="en-US"/>
        </w:rPr>
        <w:fldChar w:fldCharType="end"/>
      </w:r>
    </w:p>
  </w:endnote>
  <w:endnote w:id="2">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B</w:t>
      </w:r>
      <w:r>
        <w:rPr>
          <w:rFonts w:cs="Times New Roman"/>
          <w:sz w:val="22"/>
          <w:lang w:val="en-US"/>
        </w:rPr>
        <w:t>.</w:t>
      </w:r>
      <w:r>
        <w:rPr>
          <w:rStyle w:val="18"/>
          <w:rFonts w:cs="Times New Roman"/>
          <w:sz w:val="22"/>
          <w:vertAlign w:val="baseline"/>
          <w:lang w:val="en-US"/>
        </w:rPr>
        <w:t xml:space="preserve"> Schwartz</w:t>
      </w:r>
      <w:r>
        <w:rPr>
          <w:rFonts w:hint="eastAsia" w:eastAsia="宋体" w:cs="Times New Roman"/>
          <w:sz w:val="22"/>
          <w:lang w:val="en-US"/>
        </w:rPr>
        <w:t>.</w:t>
      </w:r>
      <w:r>
        <w:rPr>
          <w:rStyle w:val="18"/>
          <w:rFonts w:hint="eastAsia" w:cs="Times New Roman"/>
          <w:sz w:val="22"/>
          <w:vertAlign w:val="baseline"/>
          <w:lang w:val="en-US"/>
        </w:rPr>
        <w:t xml:space="preserve"> (</w:t>
      </w:r>
      <w:r>
        <w:rPr>
          <w:rStyle w:val="18"/>
          <w:rFonts w:cs="Times New Roman"/>
          <w:sz w:val="22"/>
          <w:vertAlign w:val="baseline"/>
          <w:lang w:val="en-US"/>
        </w:rPr>
        <w:t>Jan 28, 2013</w:t>
      </w:r>
      <w:r>
        <w:rPr>
          <w:rStyle w:val="18"/>
          <w:rFonts w:hint="eastAsia" w:cs="Times New Roman"/>
          <w:sz w:val="22"/>
          <w:vertAlign w:val="baseline"/>
          <w:lang w:val="en-US"/>
        </w:rPr>
        <w:t xml:space="preserv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"BingBot Crawl Activity Surging?"</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https://www.seroundtable.com/bingbot-crawling-much-16273.html</w:t>
      </w:r>
      <w:r>
        <w:rPr>
          <w:rStyle w:val="18"/>
          <w:rFonts w:cs="Times New Roman"/>
          <w:sz w:val="22"/>
          <w:vertAlign w:val="baseline"/>
          <w:lang w:val="en-US"/>
        </w:rPr>
        <w:fldChar w:fldCharType="end"/>
      </w:r>
      <w:r>
        <w:rPr>
          <w:rFonts w:cs="Times New Roman"/>
          <w:sz w:val="22"/>
          <w:lang w:val="en-US"/>
        </w:rPr>
        <w:t xml:space="preserve"> </w:t>
      </w:r>
    </w:p>
  </w:endnote>
  <w:endnote w:id="3">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C. M. </w:t>
      </w:r>
      <w:r>
        <w:rPr>
          <w:rFonts w:cs="Times New Roman"/>
          <w:sz w:val="22"/>
          <w:lang w:val="en-US"/>
        </w:rPr>
        <w:t>Bowman, P. Danzig, and M. Schwartz.</w:t>
      </w:r>
      <w:r>
        <w:rPr>
          <w:rStyle w:val="18"/>
          <w:rFonts w:cs="Times New Roman"/>
          <w:sz w:val="22"/>
          <w:vertAlign w:val="baseline"/>
          <w:lang w:val="en-US"/>
        </w:rPr>
        <w:t xml:space="preserve"> “Scalable Internet resource discovery: research problems and approaches.” Commun</w:t>
      </w:r>
      <w:r>
        <w:rPr>
          <w:rFonts w:cs="Times New Roman"/>
          <w:sz w:val="22"/>
          <w:lang w:val="en-US"/>
        </w:rPr>
        <w:t>ications of the</w:t>
      </w:r>
      <w:r>
        <w:rPr>
          <w:rStyle w:val="18"/>
          <w:rFonts w:cs="Times New Roman"/>
          <w:sz w:val="22"/>
          <w:vertAlign w:val="baseline"/>
          <w:lang w:val="en-US"/>
        </w:rPr>
        <w:t xml:space="preserve"> ACM</w:t>
      </w:r>
      <w:r>
        <w:rPr>
          <w:rFonts w:cs="Times New Roman"/>
          <w:sz w:val="22"/>
          <w:lang w:val="en-US"/>
        </w:rPr>
        <w:t>.</w:t>
      </w:r>
      <w:r>
        <w:rPr>
          <w:rStyle w:val="18"/>
          <w:rFonts w:cs="Times New Roman"/>
          <w:sz w:val="22"/>
          <w:vertAlign w:val="baseline"/>
          <w:lang w:val="en-US"/>
        </w:rPr>
        <w:t> </w:t>
      </w:r>
      <w:r>
        <w:rPr>
          <w:rFonts w:cs="Times New Roman"/>
          <w:sz w:val="22"/>
          <w:lang w:val="en-US"/>
        </w:rPr>
        <w:t xml:space="preserve">Vol. </w:t>
      </w:r>
      <w:r>
        <w:rPr>
          <w:rStyle w:val="18"/>
          <w:rFonts w:cs="Times New Roman"/>
          <w:sz w:val="22"/>
          <w:vertAlign w:val="baseline"/>
          <w:lang w:val="en-US"/>
        </w:rPr>
        <w:t>37</w:t>
      </w:r>
      <w:r>
        <w:rPr>
          <w:rFonts w:cs="Times New Roman"/>
          <w:sz w:val="22"/>
          <w:lang w:val="en-US"/>
        </w:rPr>
        <w:t>(8), 2001.</w:t>
      </w:r>
    </w:p>
  </w:endnote>
  <w:endnote w:id="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S</w:t>
      </w:r>
      <w:r>
        <w:rPr>
          <w:rFonts w:cs="Times New Roman"/>
          <w:sz w:val="22"/>
          <w:lang w:val="en-US"/>
        </w:rPr>
        <w:t>.</w:t>
      </w:r>
      <w:r>
        <w:rPr>
          <w:rStyle w:val="18"/>
          <w:rFonts w:cs="Times New Roman"/>
          <w:sz w:val="22"/>
          <w:vertAlign w:val="baseline"/>
          <w:lang w:val="en-US"/>
        </w:rPr>
        <w:t xml:space="preserve"> Ghemawat, H</w:t>
      </w:r>
      <w:r>
        <w:rPr>
          <w:rFonts w:cs="Times New Roman"/>
          <w:sz w:val="22"/>
          <w:lang w:val="en-US"/>
        </w:rPr>
        <w:t>.</w:t>
      </w:r>
      <w:r>
        <w:rPr>
          <w:rStyle w:val="18"/>
          <w:rFonts w:cs="Times New Roman"/>
          <w:sz w:val="22"/>
          <w:vertAlign w:val="baseline"/>
          <w:lang w:val="en-US"/>
        </w:rPr>
        <w:t xml:space="preserve"> Gobioff, </w:t>
      </w:r>
      <w:r>
        <w:rPr>
          <w:rFonts w:cs="Times New Roman"/>
          <w:sz w:val="22"/>
          <w:lang w:val="en-US"/>
        </w:rPr>
        <w:t xml:space="preserve">and </w:t>
      </w:r>
      <w:r>
        <w:rPr>
          <w:rStyle w:val="18"/>
          <w:rFonts w:cs="Times New Roman"/>
          <w:sz w:val="22"/>
          <w:vertAlign w:val="baseline"/>
          <w:lang w:val="en-US"/>
        </w:rPr>
        <w:t>S</w:t>
      </w:r>
      <w:r>
        <w:rPr>
          <w:rFonts w:cs="Times New Roman"/>
          <w:sz w:val="22"/>
          <w:lang w:val="en-US"/>
        </w:rPr>
        <w:t xml:space="preserve">. </w:t>
      </w:r>
      <w:r>
        <w:rPr>
          <w:rStyle w:val="18"/>
          <w:rFonts w:cs="Times New Roman"/>
          <w:sz w:val="22"/>
          <w:vertAlign w:val="baseline"/>
          <w:lang w:val="en-US"/>
        </w:rPr>
        <w:t>T</w:t>
      </w:r>
      <w:r>
        <w:rPr>
          <w:rFonts w:cs="Times New Roman"/>
          <w:sz w:val="22"/>
          <w:lang w:val="en-US"/>
        </w:rPr>
        <w:t>.</w:t>
      </w:r>
      <w:r>
        <w:rPr>
          <w:rStyle w:val="18"/>
          <w:rFonts w:cs="Times New Roman"/>
          <w:sz w:val="22"/>
          <w:vertAlign w:val="baseline"/>
          <w:lang w:val="en-US"/>
        </w:rPr>
        <w:t xml:space="preserve"> Leung. </w:t>
      </w:r>
      <w:r>
        <w:rPr>
          <w:rFonts w:cs="Times New Roman"/>
          <w:sz w:val="22"/>
          <w:lang w:val="en-US"/>
        </w:rPr>
        <w:t>“</w:t>
      </w:r>
      <w:r>
        <w:rPr>
          <w:rStyle w:val="18"/>
          <w:rFonts w:cs="Times New Roman"/>
          <w:sz w:val="22"/>
          <w:vertAlign w:val="baseline"/>
          <w:lang w:val="en-US"/>
        </w:rPr>
        <w:t>The Google file system</w:t>
      </w:r>
      <w:r>
        <w:rPr>
          <w:rFonts w:cs="Times New Roman"/>
          <w:sz w:val="22"/>
          <w:lang w:val="en-US"/>
        </w:rPr>
        <w:t>,”</w:t>
      </w:r>
      <w:r>
        <w:rPr>
          <w:rStyle w:val="18"/>
          <w:rFonts w:cs="Times New Roman"/>
          <w:sz w:val="22"/>
          <w:vertAlign w:val="baseline"/>
          <w:lang w:val="en-US"/>
        </w:rPr>
        <w:t xml:space="preserve"> Proc of SOSP 2003. New York: ACM, 2003:</w:t>
      </w:r>
      <w:r>
        <w:rPr>
          <w:rStyle w:val="18"/>
          <w:rFonts w:hint="eastAsia" w:cs="Times New Roman"/>
          <w:sz w:val="22"/>
          <w:vertAlign w:val="baseline"/>
          <w:lang w:val="en-US"/>
        </w:rPr>
        <w:t xml:space="preserve"> pp. </w:t>
      </w:r>
      <w:r>
        <w:rPr>
          <w:rStyle w:val="18"/>
          <w:rFonts w:cs="Times New Roman"/>
          <w:sz w:val="22"/>
          <w:vertAlign w:val="baseline"/>
          <w:lang w:val="en-US"/>
        </w:rPr>
        <w:t>29-43</w:t>
      </w:r>
    </w:p>
  </w:endnote>
  <w:endnote w:id="5">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D. </w:t>
      </w:r>
      <w:r>
        <w:rPr>
          <w:rStyle w:val="18"/>
          <w:rFonts w:cs="Times New Roman"/>
          <w:sz w:val="22"/>
          <w:vertAlign w:val="baseline"/>
          <w:lang w:val="en-US"/>
        </w:rPr>
        <w:t>Zhang and Y</w:t>
      </w:r>
      <w:r>
        <w:rPr>
          <w:rFonts w:cs="Times New Roman"/>
          <w:sz w:val="22"/>
          <w:lang w:val="en-US"/>
        </w:rPr>
        <w:t>.</w:t>
      </w:r>
      <w:r>
        <w:rPr>
          <w:rStyle w:val="18"/>
          <w:rFonts w:cs="Times New Roman"/>
          <w:sz w:val="22"/>
          <w:vertAlign w:val="baseline"/>
          <w:lang w:val="en-US"/>
        </w:rPr>
        <w:t xml:space="preserve"> Dong. “An efficient algorithm to rank Web resources.” Comput</w:t>
      </w:r>
      <w:r>
        <w:rPr>
          <w:rFonts w:cs="Times New Roman"/>
          <w:sz w:val="22"/>
          <w:lang w:val="en-US"/>
        </w:rPr>
        <w:t>er</w:t>
      </w:r>
      <w:r>
        <w:rPr>
          <w:rStyle w:val="18"/>
          <w:rFonts w:cs="Times New Roman"/>
          <w:sz w:val="22"/>
          <w:vertAlign w:val="baseline"/>
          <w:lang w:val="en-US"/>
        </w:rPr>
        <w:t xml:space="preserve"> Networks 33 (2000): </w:t>
      </w:r>
      <w:r>
        <w:rPr>
          <w:rStyle w:val="18"/>
          <w:rFonts w:hint="eastAsia" w:cs="Times New Roman"/>
          <w:sz w:val="22"/>
          <w:vertAlign w:val="baseline"/>
          <w:lang w:val="en-US"/>
        </w:rPr>
        <w:t xml:space="preserve">pp. </w:t>
      </w:r>
      <w:r>
        <w:rPr>
          <w:rStyle w:val="18"/>
          <w:rFonts w:cs="Times New Roman"/>
          <w:sz w:val="22"/>
          <w:vertAlign w:val="baseline"/>
          <w:lang w:val="en-US"/>
        </w:rPr>
        <w:t>449-455.</w:t>
      </w:r>
    </w:p>
  </w:endnote>
  <w:endnote w:id="6">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C. Bowman</w:t>
      </w:r>
      <w:r>
        <w:rPr>
          <w:rFonts w:cs="Times New Roman"/>
          <w:sz w:val="22"/>
          <w:lang w:val="en-US"/>
        </w:rPr>
        <w:t xml:space="preserve"> and</w:t>
      </w:r>
      <w:r>
        <w:rPr>
          <w:rStyle w:val="18"/>
          <w:rFonts w:cs="Times New Roman"/>
          <w:sz w:val="22"/>
          <w:vertAlign w:val="baseline"/>
          <w:lang w:val="en-US"/>
        </w:rPr>
        <w:t xml:space="preserve"> V. Ambrosini</w:t>
      </w:r>
      <w:r>
        <w:rPr>
          <w:rFonts w:cs="Times New Roman"/>
          <w:sz w:val="22"/>
          <w:lang w:val="en-US"/>
        </w:rPr>
        <w:t>.</w:t>
      </w:r>
      <w:r>
        <w:rPr>
          <w:rStyle w:val="18"/>
          <w:rFonts w:cs="Times New Roman"/>
          <w:sz w:val="22"/>
          <w:vertAlign w:val="baseline"/>
          <w:lang w:val="en-US"/>
        </w:rPr>
        <w:t xml:space="preserve"> </w:t>
      </w:r>
      <w:r>
        <w:rPr>
          <w:rFonts w:cs="Times New Roman"/>
          <w:sz w:val="22"/>
          <w:lang w:val="en-US"/>
        </w:rPr>
        <w:t>“</w:t>
      </w:r>
      <w:r>
        <w:rPr>
          <w:rStyle w:val="18"/>
          <w:rFonts w:cs="Times New Roman"/>
          <w:sz w:val="22"/>
          <w:vertAlign w:val="baseline"/>
          <w:lang w:val="en-US"/>
        </w:rPr>
        <w:t>Identifying Valuable Resources</w:t>
      </w:r>
      <w:r>
        <w:rPr>
          <w:rFonts w:cs="Times New Roman"/>
          <w:sz w:val="22"/>
          <w:lang w:val="en-US"/>
        </w:rPr>
        <w:t xml:space="preserve">,” </w:t>
      </w:r>
      <w:r>
        <w:rPr>
          <w:rStyle w:val="18"/>
          <w:rFonts w:cs="Times New Roman"/>
          <w:sz w:val="22"/>
          <w:vertAlign w:val="baseline"/>
          <w:lang w:val="en-US"/>
        </w:rPr>
        <w:t>European Management Journal, Vol</w:t>
      </w:r>
      <w:r>
        <w:rPr>
          <w:rFonts w:cs="Times New Roman"/>
          <w:sz w:val="22"/>
          <w:lang w:val="en-US"/>
        </w:rPr>
        <w:t>.</w:t>
      </w:r>
      <w:r>
        <w:rPr>
          <w:rStyle w:val="18"/>
          <w:rFonts w:cs="Times New Roman"/>
          <w:sz w:val="22"/>
          <w:vertAlign w:val="baseline"/>
          <w:lang w:val="en-US"/>
        </w:rPr>
        <w:t xml:space="preserve"> 25</w:t>
      </w:r>
      <w:r>
        <w:rPr>
          <w:rFonts w:cs="Times New Roman"/>
          <w:sz w:val="22"/>
          <w:lang w:val="en-US"/>
        </w:rPr>
        <w:t>(4)</w:t>
      </w:r>
      <w:r>
        <w:rPr>
          <w:rStyle w:val="18"/>
          <w:rFonts w:cs="Times New Roman"/>
          <w:sz w:val="22"/>
          <w:vertAlign w:val="baseline"/>
          <w:lang w:val="en-US"/>
        </w:rPr>
        <w:t>,</w:t>
      </w:r>
      <w:r>
        <w:rPr>
          <w:rFonts w:cs="Times New Roman"/>
          <w:sz w:val="22"/>
          <w:lang w:val="en-US"/>
        </w:rPr>
        <w:t xml:space="preserve"> </w:t>
      </w:r>
      <w:r>
        <w:rPr>
          <w:rStyle w:val="18"/>
          <w:rFonts w:cs="Times New Roman"/>
          <w:sz w:val="22"/>
          <w:vertAlign w:val="baseline"/>
          <w:lang w:val="en-US"/>
        </w:rPr>
        <w:t>2007,</w:t>
      </w:r>
      <w:r>
        <w:rPr>
          <w:rStyle w:val="18"/>
          <w:rFonts w:hint="eastAsia" w:cs="Times New Roman"/>
          <w:sz w:val="22"/>
          <w:vertAlign w:val="baseline"/>
          <w:lang w:val="en-US"/>
        </w:rPr>
        <w:t xml:space="preserve"> </w:t>
      </w:r>
      <w:r>
        <w:rPr>
          <w:rFonts w:cs="Times New Roman"/>
          <w:sz w:val="22"/>
          <w:lang w:val="en-US"/>
        </w:rPr>
        <w:t>pp.</w:t>
      </w:r>
      <w:r>
        <w:rPr>
          <w:rStyle w:val="18"/>
          <w:rFonts w:cs="Times New Roman"/>
          <w:sz w:val="22"/>
          <w:vertAlign w:val="baseline"/>
          <w:lang w:val="en-US"/>
        </w:rPr>
        <w:t xml:space="preserve"> 320-329</w:t>
      </w:r>
    </w:p>
  </w:endnote>
  <w:endnote w:id="7">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J.</w:t>
      </w:r>
      <w:r>
        <w:rPr>
          <w:rFonts w:cs="Times New Roman"/>
          <w:sz w:val="22"/>
          <w:lang w:val="en-US"/>
        </w:rPr>
        <w:t xml:space="preserve"> </w:t>
      </w:r>
      <w:r>
        <w:rPr>
          <w:rStyle w:val="18"/>
          <w:rFonts w:cs="Times New Roman"/>
          <w:sz w:val="22"/>
          <w:vertAlign w:val="baseline"/>
          <w:lang w:val="en-US"/>
        </w:rPr>
        <w:t>B. Barney</w:t>
      </w:r>
      <w:r>
        <w:rPr>
          <w:rFonts w:cs="Times New Roman"/>
          <w:sz w:val="22"/>
          <w:lang w:val="en-US"/>
        </w:rPr>
        <w:t>.</w:t>
      </w:r>
      <w:r>
        <w:rPr>
          <w:rStyle w:val="18"/>
          <w:rFonts w:cs="Times New Roman"/>
          <w:sz w:val="22"/>
          <w:vertAlign w:val="baseline"/>
          <w:lang w:val="en-US"/>
        </w:rPr>
        <w:t xml:space="preserve"> Journal of Management, </w:t>
      </w:r>
      <w:r>
        <w:rPr>
          <w:rFonts w:cs="Times New Roman"/>
          <w:sz w:val="22"/>
          <w:lang w:val="en-US"/>
        </w:rPr>
        <w:t xml:space="preserve">Vol. </w:t>
      </w:r>
      <w:r>
        <w:rPr>
          <w:rStyle w:val="18"/>
          <w:rFonts w:cs="Times New Roman"/>
          <w:sz w:val="22"/>
          <w:vertAlign w:val="baseline"/>
          <w:lang w:val="en-US"/>
        </w:rPr>
        <w:t>17 (1991), pp. 99-120</w:t>
      </w:r>
      <w:r>
        <w:rPr>
          <w:rFonts w:cs="Times New Roman"/>
          <w:sz w:val="22"/>
          <w:lang w:val="en-US"/>
        </w:rPr>
        <w:t>.</w:t>
      </w:r>
    </w:p>
  </w:endnote>
  <w:endnote w:id="8">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T. </w:t>
      </w:r>
      <w:r>
        <w:rPr>
          <w:rStyle w:val="18"/>
          <w:rFonts w:cs="Times New Roman"/>
          <w:sz w:val="22"/>
          <w:vertAlign w:val="baseline"/>
          <w:lang w:val="en-US"/>
        </w:rPr>
        <w:t>Reenskaug</w:t>
      </w:r>
      <w:r>
        <w:rPr>
          <w:rStyle w:val="18"/>
          <w:rFonts w:hint="eastAsia" w:cs="Times New Roman"/>
          <w:sz w:val="22"/>
          <w:vertAlign w:val="baseline"/>
          <w:lang w:val="en-US"/>
        </w:rPr>
        <w:t>. (</w:t>
      </w:r>
      <w:r>
        <w:rPr>
          <w:rStyle w:val="18"/>
          <w:rFonts w:cs="Times New Roman"/>
          <w:sz w:val="22"/>
          <w:vertAlign w:val="baseline"/>
          <w:lang w:val="en-US"/>
        </w:rPr>
        <w:t>12 MAY 1979</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"http://heim.ifi.uio.no/~trygver/2007/MVC_Originals.pdf" </w:instrText>
      </w:r>
      <w:r>
        <w:fldChar w:fldCharType="separate"/>
      </w:r>
      <w:r>
        <w:rPr>
          <w:rStyle w:val="18"/>
          <w:rFonts w:cs="Times New Roman"/>
          <w:sz w:val="22"/>
          <w:vertAlign w:val="baseline"/>
          <w:lang w:val="en-US"/>
        </w:rPr>
        <w:t>THING-MODEL-VIEW-EDITOR: an Example from a planningsystem</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"http://heim.ifi.uio.no/~trygver/1979/mvc-1/1979-05-MVC.pdf" </w:instrText>
      </w:r>
      <w:r>
        <w:fldChar w:fldCharType="separate"/>
      </w:r>
      <w:r>
        <w:rPr>
          <w:rStyle w:val="18"/>
          <w:rFonts w:cs="Times New Roman"/>
          <w:sz w:val="22"/>
          <w:vertAlign w:val="baseline"/>
          <w:lang w:val="en-US"/>
        </w:rPr>
        <w:t>http://heim.ifi.uio.no/~trygver/1979/mvc-1/1979-05-MVC.pdf</w:t>
      </w:r>
      <w:r>
        <w:rPr>
          <w:rStyle w:val="18"/>
          <w:rFonts w:cs="Times New Roman"/>
          <w:sz w:val="22"/>
          <w:vertAlign w:val="baseline"/>
          <w:lang w:val="en-US"/>
        </w:rPr>
        <w:fldChar w:fldCharType="end"/>
      </w:r>
    </w:p>
  </w:endnote>
  <w:endnote w:id="9">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D. </w:t>
      </w:r>
      <w:r>
        <w:rPr>
          <w:rStyle w:val="18"/>
          <w:rFonts w:cs="Times New Roman"/>
          <w:sz w:val="22"/>
          <w:vertAlign w:val="baseline"/>
          <w:lang w:val="en-US"/>
        </w:rPr>
        <w:t>Sullivan</w:t>
      </w:r>
      <w:r>
        <w:rPr>
          <w:rFonts w:hint="eastAsia" w:eastAsia="宋体" w:cs="Times New Roman"/>
          <w:sz w:val="22"/>
          <w:lang w:val="en-US"/>
        </w:rPr>
        <w:t xml:space="preserve">. </w:t>
      </w:r>
      <w:r>
        <w:rPr>
          <w:rStyle w:val="18"/>
          <w:rFonts w:hint="eastAsia" w:cs="Times New Roman"/>
          <w:sz w:val="22"/>
          <w:vertAlign w:val="baseline"/>
          <w:lang w:val="en-US"/>
        </w:rPr>
        <w:t xml:space="preserve"> (</w:t>
      </w:r>
      <w:r>
        <w:rPr>
          <w:rStyle w:val="18"/>
          <w:rFonts w:cs="Times New Roman"/>
          <w:sz w:val="22"/>
          <w:vertAlign w:val="baseline"/>
          <w:lang w:val="en-US"/>
        </w:rPr>
        <w:t>August 8, 2012</w:t>
      </w:r>
      <w:r>
        <w:rPr>
          <w:rStyle w:val="18"/>
          <w:rFonts w:hint="eastAsia" w:cs="Times New Roman"/>
          <w:sz w:val="22"/>
          <w:vertAlign w:val="baseline"/>
          <w:lang w:val="en-US"/>
        </w:rPr>
        <w:t xml:space="preserve">) </w:t>
      </w:r>
      <w:r>
        <w:fldChar w:fldCharType="begin"/>
      </w:r>
      <w:r>
        <w:instrText xml:space="preserve"> HYPERLINK "http://searchengineland.com/google-search-press-129925" \h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Google: 100 Billion Searches Per Month, Search To Integrate Gmail, Launching Enhanced Search App For iOS."</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https://searchengineland.com/google-search-press-129925</w:t>
      </w:r>
    </w:p>
  </w:endnote>
  <w:endnote w:id="10">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The New York Times</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w:t>
      </w:r>
      <w:r>
        <w:rPr>
          <w:rStyle w:val="18"/>
          <w:rFonts w:cs="Times New Roman"/>
          <w:sz w:val="22"/>
          <w:vertAlign w:val="baseline"/>
          <w:lang w:val="en-US"/>
        </w:rPr>
        <w:t>May 13, 2017</w:t>
      </w:r>
      <w:r>
        <w:rPr>
          <w:rStyle w:val="18"/>
          <w:rFonts w:hint="eastAsia" w:cs="Times New Roman"/>
          <w:sz w:val="22"/>
          <w:vertAlign w:val="baseline"/>
          <w:lang w:val="en-US"/>
        </w:rPr>
        <w:t xml:space="preserve">) </w:t>
      </w:r>
      <w:r>
        <w:rPr>
          <w:rStyle w:val="18"/>
          <w:rFonts w:cs="Times New Roman"/>
          <w:sz w:val="22"/>
          <w:vertAlign w:val="baseline"/>
          <w:lang w:val="en-US"/>
        </w:rPr>
        <w:t>“How Google Took Over the Classroom”.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https://www.nytimes.com/2017/05/13/technology/google-education-chromebooks-schools.html</w:t>
      </w:r>
    </w:p>
  </w:endnote>
  <w:endnote w:id="11">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K. </w:t>
      </w:r>
      <w:r>
        <w:rPr>
          <w:rStyle w:val="18"/>
          <w:rFonts w:cs="Times New Roman"/>
          <w:sz w:val="22"/>
          <w:vertAlign w:val="baseline"/>
          <w:lang w:val="en-US"/>
        </w:rPr>
        <w:t>Collier.</w:t>
      </w:r>
      <w:r>
        <w:rPr>
          <w:rFonts w:hint="eastAsia" w:eastAsia="宋体" w:cs="Times New Roman"/>
          <w:sz w:val="22"/>
          <w:lang w:val="en-US"/>
        </w:rPr>
        <w:t xml:space="preserve"> </w:t>
      </w:r>
      <w:r>
        <w:rPr>
          <w:rStyle w:val="18"/>
          <w:rFonts w:cs="Times New Roman"/>
          <w:sz w:val="22"/>
          <w:vertAlign w:val="baseline"/>
          <w:lang w:val="en-US"/>
        </w:rPr>
        <w:t>Agile Analytics: A Value-Driven Approach to Business Intelligence and Data Warehousing</w:t>
      </w:r>
      <w:r>
        <w:rPr>
          <w:rFonts w:cs="Times New Roman"/>
          <w:sz w:val="22"/>
          <w:lang w:val="en-US"/>
        </w:rPr>
        <w:t>.</w:t>
      </w:r>
      <w:r>
        <w:rPr>
          <w:rStyle w:val="18"/>
          <w:rFonts w:cs="Times New Roman"/>
          <w:sz w:val="22"/>
          <w:vertAlign w:val="baseline"/>
          <w:lang w:val="en-US"/>
        </w:rPr>
        <w:t xml:space="preserve"> Pearson Education. </w:t>
      </w:r>
      <w:r>
        <w:rPr>
          <w:rFonts w:cs="Times New Roman"/>
          <w:sz w:val="22"/>
          <w:lang w:val="en-US"/>
        </w:rPr>
        <w:t>2011.</w:t>
      </w:r>
    </w:p>
  </w:endnote>
  <w:endnote w:id="12">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Agile Alliance. </w:t>
      </w:r>
      <w:r>
        <w:rPr>
          <w:rStyle w:val="18"/>
          <w:rFonts w:hint="eastAsia" w:cs="Times New Roman"/>
          <w:sz w:val="22"/>
          <w:vertAlign w:val="baseline"/>
          <w:lang w:val="en-US"/>
        </w:rPr>
        <w:t>(</w:t>
      </w:r>
      <w:r>
        <w:rPr>
          <w:rStyle w:val="18"/>
          <w:rFonts w:cs="Times New Roman"/>
          <w:sz w:val="22"/>
          <w:vertAlign w:val="baseline"/>
          <w:lang w:val="en-US"/>
        </w:rPr>
        <w:t>8 June 2013</w:t>
      </w:r>
      <w:r>
        <w:rPr>
          <w:rStyle w:val="18"/>
          <w:rFonts w:hint="eastAsia" w:cs="Times New Roman"/>
          <w:sz w:val="22"/>
          <w:vertAlign w:val="baseline"/>
          <w:lang w:val="en-US"/>
        </w:rPr>
        <w:t xml:space="preserve">) </w:t>
      </w:r>
      <w:r>
        <w:fldChar w:fldCharType="begin"/>
      </w:r>
      <w:r>
        <w:instrText xml:space="preserve"> HYPERLINK "http://www.agilealliance.org/the-alliance/what-is-agile/"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What is Agile Software Development?"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A</w:t>
      </w:r>
      <w:r>
        <w:rPr>
          <w:rStyle w:val="18"/>
          <w:rFonts w:hint="eastAsia" w:cs="Times New Roman"/>
          <w:sz w:val="22"/>
          <w:vertAlign w:val="baseline"/>
          <w:lang w:val="en-US"/>
        </w:rPr>
        <w:t xml:space="preserve">vailable: </w:t>
      </w:r>
      <w:r>
        <w:fldChar w:fldCharType="begin"/>
      </w:r>
      <w:r>
        <w:instrText xml:space="preserve"> HYPERLINK "https://www.agilealliance.org/agile101/" </w:instrText>
      </w:r>
      <w:r>
        <w:fldChar w:fldCharType="separate"/>
      </w:r>
      <w:r>
        <w:rPr>
          <w:rStyle w:val="18"/>
          <w:rFonts w:cs="Times New Roman"/>
          <w:sz w:val="22"/>
          <w:vertAlign w:val="baseline"/>
          <w:lang w:val="en-US"/>
        </w:rPr>
        <w:t>https://www.agilealliance.org/agile101/</w:t>
      </w:r>
      <w:r>
        <w:rPr>
          <w:rStyle w:val="18"/>
          <w:rFonts w:cs="Times New Roman"/>
          <w:sz w:val="22"/>
          <w:vertAlign w:val="baseline"/>
          <w:lang w:val="en-US"/>
        </w:rPr>
        <w:fldChar w:fldCharType="end"/>
      </w:r>
    </w:p>
  </w:endnote>
  <w:endnote w:id="13">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J. </w:t>
      </w:r>
      <w:r>
        <w:rPr>
          <w:rStyle w:val="18"/>
          <w:rFonts w:cs="Times New Roman"/>
          <w:sz w:val="22"/>
          <w:vertAlign w:val="baseline"/>
          <w:lang w:val="en-US"/>
        </w:rPr>
        <w:t>Dilley,</w:t>
      </w:r>
      <w:r>
        <w:rPr>
          <w:rFonts w:cs="Times New Roman"/>
          <w:sz w:val="22"/>
          <w:lang w:val="en-US"/>
        </w:rPr>
        <w:t xml:space="preserve"> B. M. Maggs, J. Parikh, H. Prokop, R. Sitaraman, and B. Weihl. </w:t>
      </w:r>
      <w:r>
        <w:rPr>
          <w:rStyle w:val="18"/>
          <w:rFonts w:cs="Times New Roman"/>
          <w:sz w:val="22"/>
          <w:vertAlign w:val="baseline"/>
          <w:lang w:val="en-US"/>
        </w:rPr>
        <w:t xml:space="preserve"> “Globally Distributed Content Delivery.” IEEE Internet Comput</w:t>
      </w:r>
      <w:r>
        <w:rPr>
          <w:rFonts w:cs="Times New Roman"/>
          <w:sz w:val="22"/>
          <w:lang w:val="en-US"/>
        </w:rPr>
        <w:t>ing</w:t>
      </w:r>
      <w:r>
        <w:rPr>
          <w:rStyle w:val="18"/>
          <w:rFonts w:cs="Times New Roman"/>
          <w:sz w:val="22"/>
          <w:vertAlign w:val="baseline"/>
          <w:lang w:val="en-US"/>
        </w:rPr>
        <w:t xml:space="preserve">. </w:t>
      </w:r>
      <w:r>
        <w:rPr>
          <w:rFonts w:cs="Times New Roman"/>
          <w:sz w:val="22"/>
          <w:lang w:val="en-US"/>
        </w:rPr>
        <w:t>Globally distributed content delivery. Carnegie Mellon University. Journal contribution. 2018.</w:t>
      </w:r>
    </w:p>
  </w:endnote>
  <w:endnote w:id="1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K. Fakhroutdinov, OMG™ Unified Modeling Language™ (OMG UML®) specifications</w:t>
      </w:r>
      <w:r>
        <w:rPr>
          <w:rFonts w:cs="Times New Roman"/>
          <w:sz w:val="22"/>
          <w:lang w:val="en-US"/>
        </w:rPr>
        <w:t>.</w:t>
      </w:r>
      <w:r>
        <w:rPr>
          <w:rStyle w:val="18"/>
          <w:rFonts w:cs="Times New Roman"/>
          <w:sz w:val="22"/>
          <w:vertAlign w:val="baseline"/>
          <w:lang w:val="en-US"/>
        </w:rPr>
        <w:t xml:space="preserve"> 2007-2016</w:t>
      </w:r>
    </w:p>
  </w:endnote>
  <w:endnote w:id="15">
    <w:p>
      <w:pPr>
        <w:pStyle w:val="20"/>
        <w:numPr>
          <w:ilvl w:val="0"/>
          <w:numId w:val="1"/>
        </w:numPr>
        <w:spacing w:line="480" w:lineRule="auto"/>
        <w:ind w:left="110" w:hanging="110"/>
        <w:jc w:val="left"/>
        <w:rPr>
          <w:rStyle w:val="18"/>
          <w:rFonts w:cs="Times New Roman"/>
          <w:sz w:val="22"/>
          <w:vertAlign w:val="baseline"/>
          <w:lang w:val="en-US"/>
        </w:rPr>
      </w:pPr>
      <w:r>
        <w:rPr>
          <w:rStyle w:val="18"/>
          <w:rFonts w:hint="eastAsia" w:cs="Times New Roman"/>
          <w:sz w:val="22"/>
          <w:vertAlign w:val="baseline"/>
          <w:lang w:val="en-US"/>
        </w:rPr>
        <w:t>S</w:t>
      </w:r>
      <w:r>
        <w:rPr>
          <w:rFonts w:cs="Times New Roman"/>
          <w:sz w:val="22"/>
          <w:lang w:val="en-US"/>
        </w:rPr>
        <w:t>.</w:t>
      </w:r>
      <w:r>
        <w:rPr>
          <w:rStyle w:val="18"/>
          <w:rFonts w:hint="eastAsia" w:cs="Times New Roman"/>
          <w:sz w:val="22"/>
          <w:vertAlign w:val="baseline"/>
          <w:lang w:val="en-US"/>
        </w:rPr>
        <w:t xml:space="preserve"> Burbeck</w:t>
      </w:r>
      <w:r>
        <w:rPr>
          <w:rFonts w:hint="eastAsia" w:cs="Times New Roman"/>
          <w:sz w:val="22"/>
          <w:lang w:val="en-US"/>
        </w:rPr>
        <w:t>.</w:t>
      </w:r>
      <w:r>
        <w:rPr>
          <w:rStyle w:val="18"/>
          <w:rFonts w:hint="eastAsia" w:cs="Times New Roman"/>
          <w:sz w:val="22"/>
          <w:vertAlign w:val="baseline"/>
          <w:lang w:val="en-US"/>
        </w:rPr>
        <w:t xml:space="preserve"> (1992) </w:t>
      </w:r>
      <w:r>
        <w:rPr>
          <w:rFonts w:hint="eastAsia" w:cs="Times New Roman"/>
          <w:sz w:val="22"/>
          <w:lang w:val="en-US"/>
        </w:rPr>
        <w:t xml:space="preserve"> </w:t>
      </w:r>
      <w:r>
        <w:rPr>
          <w:rFonts w:cs="Times New Roman"/>
          <w:sz w:val="22"/>
          <w:lang w:val="en-US"/>
        </w:rPr>
        <w:t>“</w:t>
      </w:r>
      <w:r>
        <w:rPr>
          <w:rStyle w:val="18"/>
          <w:rFonts w:hint="eastAsia" w:cs="Times New Roman"/>
          <w:sz w:val="22"/>
          <w:vertAlign w:val="baseline"/>
          <w:lang w:val="en-US"/>
        </w:rPr>
        <w:t>App</w:t>
      </w:r>
      <w:r>
        <w:rPr>
          <w:rStyle w:val="18"/>
          <w:rFonts w:cs="Times New Roman"/>
          <w:sz w:val="22"/>
          <w:vertAlign w:val="baseline"/>
          <w:lang w:val="en-US"/>
        </w:rPr>
        <w:t>lications programming in smalltalk-80: how to use model-view-controller (mvc).”</w:t>
      </w:r>
      <w:r>
        <w:rPr>
          <w:rFonts w:hint="eastAsia" w:eastAsia="宋体" w:cs="Times New Roman"/>
          <w:sz w:val="22"/>
          <w:lang w:val="en-US"/>
        </w:rPr>
        <w:t xml:space="preserve"> </w:t>
      </w:r>
      <w:r>
        <w:rPr>
          <w:rStyle w:val="18"/>
          <w:rFonts w:cs="Times New Roman"/>
          <w:sz w:val="22"/>
          <w:vertAlign w:val="baseline"/>
          <w:lang w:val="en-US"/>
        </w:rPr>
        <w:t>[</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"https://web.archive.org/web/20150518095937/http://st-www.cs.illinois.edu/users/smarch/st-docs/mvc.html" </w:instrText>
      </w:r>
      <w:r>
        <w:fldChar w:fldCharType="separate"/>
      </w:r>
      <w:r>
        <w:rPr>
          <w:rStyle w:val="18"/>
          <w:rFonts w:cs="Times New Roman"/>
          <w:sz w:val="22"/>
          <w:vertAlign w:val="baseline"/>
          <w:lang w:val="en-US"/>
        </w:rPr>
        <w:t>https://web.archive.org/web/20150518095937/http://st-www.cs.illinois.edu/users/smarch/st-docs/mvc.html</w:t>
      </w:r>
      <w:r>
        <w:rPr>
          <w:rStyle w:val="18"/>
          <w:rFonts w:cs="Times New Roman"/>
          <w:sz w:val="22"/>
          <w:vertAlign w:val="baseline"/>
          <w:lang w:val="en-US"/>
        </w:rPr>
        <w:fldChar w:fldCharType="end"/>
      </w:r>
    </w:p>
  </w:endnote>
  <w:endnote w:id="16">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D</w:t>
      </w:r>
      <w:r>
        <w:rPr>
          <w:rFonts w:cs="Times New Roman"/>
          <w:sz w:val="22"/>
          <w:lang w:val="en-US"/>
        </w:rPr>
        <w:t>.</w:t>
      </w:r>
      <w:r>
        <w:rPr>
          <w:rStyle w:val="18"/>
          <w:rFonts w:cs="Times New Roman"/>
          <w:sz w:val="22"/>
          <w:vertAlign w:val="baseline"/>
          <w:lang w:val="en-US"/>
        </w:rPr>
        <w:t xml:space="preserve"> Kaye</w:t>
      </w:r>
      <w:r>
        <w:rPr>
          <w:rFonts w:cs="Times New Roman"/>
          <w:sz w:val="22"/>
          <w:lang w:val="en-US"/>
        </w:rPr>
        <w:t xml:space="preserve">. </w:t>
      </w:r>
      <w:r>
        <w:rPr>
          <w:rStyle w:val="18"/>
          <w:rFonts w:cs="Times New Roman"/>
          <w:sz w:val="22"/>
          <w:vertAlign w:val="baseline"/>
          <w:lang w:val="en-US"/>
        </w:rPr>
        <w:t>Loosely Coupled: The Missing Pieces of Web Services</w:t>
      </w:r>
      <w:r>
        <w:rPr>
          <w:rFonts w:cs="Times New Roman"/>
          <w:sz w:val="22"/>
          <w:lang w:val="en-US"/>
        </w:rPr>
        <w:t>,</w:t>
      </w:r>
      <w:r>
        <w:rPr>
          <w:rStyle w:val="18"/>
          <w:rFonts w:cs="Times New Roman"/>
          <w:sz w:val="22"/>
          <w:vertAlign w:val="baseline"/>
          <w:lang w:val="en-US"/>
        </w:rPr>
        <w:t xml:space="preserve"> RDS Strategies LLC, 2003, ISBN 1881378241, 9781881378242</w:t>
      </w:r>
    </w:p>
  </w:endnote>
  <w:endnote w:id="17">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E. F.</w:t>
      </w:r>
      <w:r>
        <w:rPr>
          <w:rFonts w:cs="Times New Roman"/>
          <w:sz w:val="22"/>
          <w:lang w:val="en-US"/>
        </w:rPr>
        <w:t xml:space="preserve"> </w:t>
      </w:r>
      <w:r>
        <w:rPr>
          <w:rFonts w:eastAsia="宋体" w:cs="Times New Roman"/>
          <w:sz w:val="22"/>
          <w:lang w:val="en-US"/>
        </w:rPr>
        <w:t>Codd</w:t>
      </w:r>
      <w:r>
        <w:rPr>
          <w:rStyle w:val="18"/>
          <w:rFonts w:cs="Times New Roman"/>
          <w:sz w:val="22"/>
          <w:vertAlign w:val="baseline"/>
          <w:lang w:val="en-US"/>
        </w:rPr>
        <w:t>. “A relational model of data for large shared data banks</w:t>
      </w:r>
      <w:r>
        <w:rPr>
          <w:rFonts w:cs="Times New Roman"/>
          <w:sz w:val="22"/>
          <w:lang w:val="en-US"/>
        </w:rPr>
        <w:t>,</w:t>
      </w:r>
      <w:r>
        <w:rPr>
          <w:rStyle w:val="18"/>
          <w:rFonts w:cs="Times New Roman"/>
          <w:sz w:val="22"/>
          <w:vertAlign w:val="baseline"/>
          <w:lang w:val="en-US"/>
        </w:rPr>
        <w:t>” </w:t>
      </w:r>
      <w:r>
        <w:rPr>
          <w:rFonts w:cs="Times New Roman"/>
          <w:sz w:val="22"/>
          <w:lang w:val="en-US"/>
        </w:rPr>
        <w:t>Communications of the ACM. Vol. 13:6 (</w:t>
      </w:r>
      <w:r>
        <w:rPr>
          <w:rStyle w:val="18"/>
          <w:rFonts w:cs="Times New Roman"/>
          <w:sz w:val="22"/>
          <w:vertAlign w:val="baseline"/>
          <w:lang w:val="en-US"/>
        </w:rPr>
        <w:t>1970</w:t>
      </w:r>
      <w:r>
        <w:rPr>
          <w:rFonts w:cs="Times New Roman"/>
          <w:sz w:val="22"/>
          <w:lang w:val="en-US"/>
        </w:rPr>
        <w:t>),</w:t>
      </w:r>
      <w:r>
        <w:rPr>
          <w:rStyle w:val="18"/>
          <w:rFonts w:cs="Times New Roman"/>
          <w:sz w:val="22"/>
          <w:vertAlign w:val="baseline"/>
          <w:lang w:val="en-US"/>
        </w:rPr>
        <w:t xml:space="preserve"> </w:t>
      </w:r>
      <w:r>
        <w:rPr>
          <w:rFonts w:cs="Times New Roman"/>
          <w:sz w:val="22"/>
          <w:lang w:val="en-US"/>
        </w:rPr>
        <w:t>pp. 377-387</w:t>
      </w:r>
    </w:p>
  </w:endnote>
  <w:endnote w:id="18">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R. </w:t>
      </w:r>
      <w:r>
        <w:rPr>
          <w:rStyle w:val="18"/>
          <w:rFonts w:cs="Times New Roman"/>
          <w:sz w:val="22"/>
          <w:vertAlign w:val="baseline"/>
          <w:lang w:val="en-US"/>
        </w:rPr>
        <w:t>Čerešňák and M. Kvet. “Comparison of query performance in relational a non-relation databases</w:t>
      </w:r>
      <w:r>
        <w:rPr>
          <w:rFonts w:cs="Times New Roman"/>
          <w:sz w:val="22"/>
          <w:lang w:val="en-US"/>
        </w:rPr>
        <w:t>,</w:t>
      </w:r>
      <w:r>
        <w:rPr>
          <w:rStyle w:val="18"/>
          <w:rFonts w:cs="Times New Roman"/>
          <w:sz w:val="22"/>
          <w:vertAlign w:val="baseline"/>
          <w:lang w:val="en-US"/>
        </w:rPr>
        <w:t xml:space="preserve">” Transportation </w:t>
      </w:r>
      <w:r>
        <w:rPr>
          <w:rFonts w:cs="Times New Roman"/>
          <w:sz w:val="22"/>
          <w:lang w:val="en-US"/>
        </w:rPr>
        <w:t>R</w:t>
      </w:r>
      <w:r>
        <w:rPr>
          <w:rStyle w:val="18"/>
          <w:rFonts w:cs="Times New Roman"/>
          <w:sz w:val="22"/>
          <w:vertAlign w:val="baseline"/>
          <w:lang w:val="en-US"/>
        </w:rPr>
        <w:t xml:space="preserve">esearch </w:t>
      </w:r>
      <w:r>
        <w:rPr>
          <w:rFonts w:cs="Times New Roman"/>
          <w:sz w:val="22"/>
          <w:lang w:val="en-US"/>
        </w:rPr>
        <w:t>P</w:t>
      </w:r>
      <w:r>
        <w:rPr>
          <w:rStyle w:val="18"/>
          <w:rFonts w:cs="Times New Roman"/>
          <w:sz w:val="22"/>
          <w:vertAlign w:val="baseline"/>
          <w:lang w:val="en-US"/>
        </w:rPr>
        <w:t>rocedia</w:t>
      </w:r>
      <w:r>
        <w:rPr>
          <w:rFonts w:cs="Times New Roman"/>
          <w:sz w:val="22"/>
          <w:lang w:val="en-US"/>
        </w:rPr>
        <w:t xml:space="preserve">, Vol. </w:t>
      </w:r>
      <w:r>
        <w:rPr>
          <w:rStyle w:val="18"/>
          <w:rFonts w:cs="Times New Roman"/>
          <w:sz w:val="22"/>
          <w:vertAlign w:val="baseline"/>
          <w:lang w:val="en-US"/>
        </w:rPr>
        <w:t xml:space="preserve">40 (2019): </w:t>
      </w:r>
      <w:r>
        <w:rPr>
          <w:rStyle w:val="18"/>
          <w:rFonts w:hint="eastAsia" w:cs="Times New Roman"/>
          <w:sz w:val="22"/>
          <w:vertAlign w:val="baseline"/>
          <w:lang w:val="en-US"/>
        </w:rPr>
        <w:t xml:space="preserve">pp. </w:t>
      </w:r>
      <w:r>
        <w:rPr>
          <w:rStyle w:val="18"/>
          <w:rFonts w:cs="Times New Roman"/>
          <w:sz w:val="22"/>
          <w:vertAlign w:val="baseline"/>
          <w:lang w:val="en-US"/>
        </w:rPr>
        <w:t>170-177.</w:t>
      </w:r>
    </w:p>
  </w:endnote>
  <w:endnote w:id="19">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Microsoft. </w:t>
      </w:r>
      <w:r>
        <w:rPr>
          <w:rStyle w:val="18"/>
          <w:rFonts w:hint="eastAsia" w:cs="Times New Roman"/>
          <w:sz w:val="22"/>
          <w:vertAlign w:val="baseline"/>
          <w:lang w:val="en-US"/>
        </w:rPr>
        <w:t>(</w:t>
      </w:r>
      <w:r>
        <w:rPr>
          <w:rStyle w:val="18"/>
          <w:rFonts w:cs="Times New Roman"/>
          <w:sz w:val="22"/>
          <w:vertAlign w:val="baseline"/>
          <w:lang w:val="en-US"/>
        </w:rPr>
        <w:t>2012-11-26</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"http://support.microsoft.com/kb/2160852/en-us" </w:instrText>
      </w:r>
      <w:r>
        <w:fldChar w:fldCharType="separate"/>
      </w:r>
      <w:r>
        <w:rPr>
          <w:rStyle w:val="18"/>
          <w:rFonts w:cs="Times New Roman"/>
          <w:sz w:val="22"/>
          <w:vertAlign w:val="baseline"/>
          <w:lang w:val="en-US"/>
        </w:rPr>
        <w:t>RAM, virtual memory, pagefile, and memory management in Windows</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"https://support.microsoft.com/en-hk/help/2160852/ram-virtual-memory-pagefile-and-memory-management-in-windows" </w:instrText>
      </w:r>
      <w:r>
        <w:fldChar w:fldCharType="separate"/>
      </w:r>
      <w:r>
        <w:rPr>
          <w:rStyle w:val="18"/>
          <w:rFonts w:cs="Times New Roman"/>
          <w:sz w:val="22"/>
          <w:vertAlign w:val="baseline"/>
          <w:lang w:val="en-US"/>
        </w:rPr>
        <w:t>https://support.microsoft.com/en-hk/help/2160852/ram-virtual-memory-pagefile-and-memory-management-in-windows</w:t>
      </w:r>
      <w:r>
        <w:rPr>
          <w:rStyle w:val="18"/>
          <w:rFonts w:cs="Times New Roman"/>
          <w:sz w:val="22"/>
          <w:vertAlign w:val="baseline"/>
          <w:lang w:val="en-US"/>
        </w:rPr>
        <w:fldChar w:fldCharType="end"/>
      </w:r>
    </w:p>
  </w:endnote>
  <w:endnote w:id="20">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D. </w:t>
      </w:r>
      <w:r>
        <w:rPr>
          <w:rStyle w:val="18"/>
          <w:rFonts w:cs="Times New Roman"/>
          <w:sz w:val="22"/>
          <w:vertAlign w:val="baseline"/>
          <w:lang w:val="en-US"/>
        </w:rPr>
        <w:t>Lee, J</w:t>
      </w:r>
      <w:r>
        <w:rPr>
          <w:rFonts w:cs="Times New Roman"/>
          <w:sz w:val="22"/>
          <w:lang w:val="en-US"/>
        </w:rPr>
        <w:t>. Choi, J.H. Kim, S.H. Noh, S.L. Min, Y. Cho, and C. S. Kim,</w:t>
      </w:r>
      <w:r>
        <w:rPr>
          <w:rStyle w:val="18"/>
          <w:rFonts w:cs="Times New Roman"/>
          <w:sz w:val="22"/>
          <w:vertAlign w:val="baseline"/>
          <w:lang w:val="en-US"/>
        </w:rPr>
        <w:t xml:space="preserve"> “LRFU: A Spectrum of Policies that Subsumes the Least Recently Used and Least Frequently Used Policies</w:t>
      </w:r>
      <w:r>
        <w:rPr>
          <w:rFonts w:cs="Times New Roman"/>
          <w:sz w:val="22"/>
          <w:lang w:val="en-US"/>
        </w:rPr>
        <w:t>,</w:t>
      </w:r>
      <w:r>
        <w:rPr>
          <w:rStyle w:val="18"/>
          <w:rFonts w:cs="Times New Roman"/>
          <w:sz w:val="22"/>
          <w:vertAlign w:val="baseline"/>
          <w:lang w:val="en-US"/>
        </w:rPr>
        <w:t xml:space="preserve">” IEEE Trans. Computers 50 (2001): </w:t>
      </w:r>
      <w:r>
        <w:rPr>
          <w:rStyle w:val="18"/>
          <w:rFonts w:hint="eastAsia" w:cs="Times New Roman"/>
          <w:sz w:val="22"/>
          <w:vertAlign w:val="baseline"/>
          <w:lang w:val="en-US"/>
        </w:rPr>
        <w:t xml:space="preserve">pp. </w:t>
      </w:r>
      <w:r>
        <w:rPr>
          <w:rStyle w:val="18"/>
          <w:rFonts w:cs="Times New Roman"/>
          <w:sz w:val="22"/>
          <w:vertAlign w:val="baseline"/>
          <w:lang w:val="en-US"/>
        </w:rPr>
        <w:t>1352-1361.</w:t>
      </w:r>
    </w:p>
  </w:endnote>
  <w:endnote w:id="21">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R. </w:t>
      </w:r>
      <w:r>
        <w:rPr>
          <w:rStyle w:val="18"/>
          <w:rFonts w:cs="Times New Roman"/>
          <w:sz w:val="22"/>
          <w:vertAlign w:val="baseline"/>
          <w:lang w:val="en-US"/>
        </w:rPr>
        <w:t>Patton. </w:t>
      </w:r>
      <w:r>
        <w:fldChar w:fldCharType="begin"/>
      </w:r>
      <w:r>
        <w:instrText xml:space="preserve"> HYPERLINK "https://archive.org/details/softwaretesting0000patt"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(2nd ed.). Indianapolis: Sams Publishing (2005).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"https://en.wikipedia.org/wiki/Special:BookSources/978-0672327988" \o "Special:BookSources/978-0672327988" </w:instrText>
      </w:r>
      <w:r>
        <w:fldChar w:fldCharType="separate"/>
      </w:r>
      <w:r>
        <w:rPr>
          <w:rStyle w:val="18"/>
          <w:rFonts w:cs="Times New Roman"/>
          <w:sz w:val="22"/>
          <w:vertAlign w:val="baseline"/>
          <w:lang w:val="en-US"/>
        </w:rPr>
        <w:t>978-0672327988</w:t>
      </w:r>
      <w:r>
        <w:rPr>
          <w:rStyle w:val="18"/>
          <w:rFonts w:cs="Times New Roman"/>
          <w:sz w:val="22"/>
          <w:vertAlign w:val="baseline"/>
          <w:lang w:val="en-US"/>
        </w:rPr>
        <w:fldChar w:fldCharType="end"/>
      </w:r>
      <w:r>
        <w:rPr>
          <w:rStyle w:val="18"/>
          <w:rFonts w:cs="Times New Roman"/>
          <w:sz w:val="22"/>
          <w:vertAlign w:val="baseline"/>
          <w:lang w:val="en-US"/>
        </w:rPr>
        <w:t>.</w:t>
      </w:r>
    </w:p>
  </w:endnote>
  <w:endnote w:id="22">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M.G Limaye, </w:t>
      </w:r>
      <w:r>
        <w:fldChar w:fldCharType="begin"/>
      </w:r>
      <w:r>
        <w:instrText xml:space="preserve"> HYPERLINK "https://books.google.com/books?id=zUm8My7SiakC&amp;pg=PA108"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Tata McGraw-Hill Education (2009). pp. 108–11.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"https://en.wikipedia.org/wiki/Special:BookSources/9780070139909" \o "Special:BookSources/9780070139909" </w:instrText>
      </w:r>
      <w:r>
        <w:fldChar w:fldCharType="separate"/>
      </w:r>
      <w:r>
        <w:rPr>
          <w:rStyle w:val="18"/>
          <w:rFonts w:cs="Times New Roman"/>
          <w:sz w:val="22"/>
          <w:vertAlign w:val="baseline"/>
          <w:lang w:val="en-US"/>
        </w:rPr>
        <w:t>9780070139909</w:t>
      </w:r>
      <w:r>
        <w:rPr>
          <w:rStyle w:val="18"/>
          <w:rFonts w:cs="Times New Roman"/>
          <w:sz w:val="22"/>
          <w:vertAlign w:val="baseline"/>
          <w:lang w:val="en-US"/>
        </w:rPr>
        <w:fldChar w:fldCharType="end"/>
      </w:r>
      <w:r>
        <w:rPr>
          <w:rStyle w:val="18"/>
          <w:rFonts w:cs="Times New Roman"/>
          <w:sz w:val="22"/>
          <w:vertAlign w:val="baseline"/>
          <w:lang w:val="en-US"/>
        </w:rPr>
        <w:t>.</w:t>
      </w:r>
    </w:p>
  </w:endnote>
  <w:endnote w:id="23">
    <w:p>
      <w:pPr>
        <w:pStyle w:val="20"/>
        <w:numPr>
          <w:ilvl w:val="0"/>
          <w:numId w:val="1"/>
        </w:numPr>
        <w:spacing w:line="480" w:lineRule="auto"/>
        <w:ind w:left="110" w:hanging="110"/>
        <w:jc w:val="left"/>
        <w:rPr>
          <w:rStyle w:val="18"/>
          <w:rFonts w:cs="Times New Roman"/>
          <w:sz w:val="22"/>
          <w:vertAlign w:val="baseline"/>
          <w:lang w:val="en-US"/>
        </w:rPr>
      </w:pPr>
      <w:r>
        <w:rPr>
          <w:rFonts w:cs="Times New Roman"/>
          <w:sz w:val="22"/>
          <w:lang w:val="en-US"/>
        </w:rPr>
        <w:t xml:space="preserve">K. A. </w:t>
      </w:r>
      <w:r>
        <w:rPr>
          <w:rStyle w:val="18"/>
          <w:rFonts w:cs="Times New Roman"/>
          <w:sz w:val="22"/>
          <w:vertAlign w:val="baseline"/>
          <w:lang w:val="en-US"/>
        </w:rPr>
        <w:t>Saleh. </w:t>
      </w:r>
      <w:r>
        <w:fldChar w:fldCharType="begin"/>
      </w:r>
      <w:r>
        <w:instrText xml:space="preserve"> HYPERLINK "https://books.google.com/books?id=N69KPjBEWygC&amp;pg=PA224" </w:instrText>
      </w:r>
      <w:r>
        <w:fldChar w:fldCharType="separate"/>
      </w:r>
      <w:r>
        <w:rPr>
          <w:rStyle w:val="18"/>
          <w:rFonts w:cs="Times New Roman"/>
          <w:sz w:val="22"/>
          <w:vertAlign w:val="baseline"/>
          <w:lang w:val="en-US"/>
        </w:rPr>
        <w:t>Software Engineering</w:t>
      </w:r>
      <w:r>
        <w:rPr>
          <w:rStyle w:val="18"/>
          <w:rFonts w:cs="Times New Roman"/>
          <w:sz w:val="22"/>
          <w:vertAlign w:val="baseline"/>
          <w:lang w:val="en-US"/>
        </w:rPr>
        <w:fldChar w:fldCharType="end"/>
      </w:r>
      <w:r>
        <w:rPr>
          <w:rStyle w:val="18"/>
          <w:rFonts w:cs="Times New Roman"/>
          <w:sz w:val="22"/>
          <w:vertAlign w:val="baseline"/>
          <w:lang w:val="en-US"/>
        </w:rPr>
        <w:t>. J. Ross Publishing (2009). pp. 224–41.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"https://en.wikipedia.org/wiki/Special:BookSources/9781932159943" \o "Special:BookSources/9781932159943" </w:instrText>
      </w:r>
      <w:r>
        <w:fldChar w:fldCharType="separate"/>
      </w:r>
      <w:r>
        <w:rPr>
          <w:rStyle w:val="18"/>
          <w:rFonts w:cs="Times New Roman"/>
          <w:sz w:val="22"/>
          <w:vertAlign w:val="baseline"/>
          <w:lang w:val="en-US"/>
        </w:rPr>
        <w:t>9781932159943</w:t>
      </w:r>
      <w:r>
        <w:rPr>
          <w:rStyle w:val="18"/>
          <w:rFonts w:cs="Times New Roman"/>
          <w:sz w:val="22"/>
          <w:vertAlign w:val="baseline"/>
          <w:lang w:val="en-US"/>
        </w:rPr>
        <w:fldChar w:fldCharType="end"/>
      </w:r>
      <w:r>
        <w:rPr>
          <w:rStyle w:val="18"/>
          <w:rFonts w:cs="Times New Roman"/>
          <w:sz w:val="22"/>
          <w:vertAlign w:val="baseline"/>
          <w:lang w:val="en-US"/>
        </w:rPr>
        <w:t>.</w:t>
      </w:r>
    </w:p>
  </w:endnote>
  <w:endnote w:id="2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w:t>
      </w:r>
      <w:r>
        <w:rPr>
          <w:rFonts w:cs="Times New Roman"/>
          <w:sz w:val="22"/>
          <w:lang w:val="en-US"/>
        </w:rPr>
        <w:t xml:space="preserve">M. </w:t>
      </w:r>
      <w:r>
        <w:rPr>
          <w:rStyle w:val="18"/>
          <w:rFonts w:cs="Times New Roman"/>
          <w:sz w:val="22"/>
          <w:vertAlign w:val="baseline"/>
          <w:lang w:val="en-US"/>
        </w:rPr>
        <w:t>LaMonica</w:t>
      </w:r>
      <w:r>
        <w:rPr>
          <w:rFonts w:cs="Times New Roman"/>
          <w:sz w:val="22"/>
          <w:lang w:val="en-US"/>
        </w:rPr>
        <w:t xml:space="preserve">. </w:t>
      </w:r>
      <w:r>
        <w:rPr>
          <w:rStyle w:val="18"/>
          <w:rFonts w:cs="Times New Roman"/>
          <w:sz w:val="22"/>
          <w:vertAlign w:val="baseline"/>
          <w:lang w:val="en-US"/>
        </w:rPr>
        <w:t xml:space="preserve"> (March 27, 2008)</w:t>
      </w:r>
      <w:r>
        <w:rPr>
          <w:rStyle w:val="18"/>
          <w:rFonts w:hint="eastAsia" w:cs="Times New Roman"/>
          <w:sz w:val="22"/>
          <w:vertAlign w:val="baseline"/>
          <w:lang w:val="en-US"/>
        </w:rPr>
        <w:t xml:space="preserve"> </w:t>
      </w:r>
      <w:r>
        <w:fldChar w:fldCharType="begin"/>
      </w:r>
      <w:r>
        <w:instrText xml:space="preserve"> HYPERLINK "http://www.news.com/8301-10784_3-9904091-7.html" </w:instrText>
      </w:r>
      <w:r>
        <w:fldChar w:fldCharType="separate"/>
      </w:r>
      <w:r>
        <w:rPr>
          <w:rStyle w:val="18"/>
          <w:rFonts w:cs="Times New Roman"/>
          <w:sz w:val="22"/>
          <w:vertAlign w:val="baseline"/>
          <w:lang w:val="en-US"/>
        </w:rPr>
        <w:t>"Amazon Web Services adds 'resiliency' to EC2 compute service"</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"https://www.cnet.com/news/amazon-web-services-adds-resiliency-to-ec2-compute-service/" </w:instrText>
      </w:r>
      <w:r>
        <w:fldChar w:fldCharType="separate"/>
      </w:r>
      <w:r>
        <w:rPr>
          <w:rStyle w:val="18"/>
          <w:rFonts w:cs="Times New Roman"/>
          <w:sz w:val="22"/>
          <w:vertAlign w:val="baseline"/>
          <w:lang w:val="en-US"/>
        </w:rPr>
        <w:t>https://www.cnet.com/news/amazon-web-services-adds-resiliency-to-ec2-compute-service/</w:t>
      </w:r>
      <w:r>
        <w:rPr>
          <w:rStyle w:val="18"/>
          <w:rFonts w:cs="Times New Roman"/>
          <w:sz w:val="22"/>
          <w:vertAlign w:val="baseline"/>
          <w:lang w:val="en-US"/>
        </w:rPr>
        <w:fldChar w:fldCharType="end"/>
      </w:r>
    </w:p>
    <w:p>
      <w:pPr>
        <w:pStyle w:val="20"/>
        <w:ind w:left="0" w:firstLine="0" w:firstLineChars="0"/>
        <w:jc w:val="left"/>
        <w:rPr>
          <w:rStyle w:val="18"/>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Microsoft YaHei UI">
    <w:altName w:val="Sans Serif"/>
    <w:panose1 w:val="020B0604020202020204"/>
    <w:charset w:val="86"/>
    <w:family w:val="swiss"/>
    <w:pitch w:val="default"/>
    <w:sig w:usb0="00000000" w:usb1="00000000" w:usb2="00000016" w:usb3="00000000" w:csb0="0004001F" w:csb1="00000000"/>
  </w:font>
  <w:font w:name="Wingdings">
    <w:altName w:val="Standard Symbols PS [URW ]"/>
    <w:panose1 w:val="05000000000000000000"/>
    <w:charset w:val="02"/>
    <w:family w:val="decorative"/>
    <w:pitch w:val="default"/>
    <w:sig w:usb0="00000000" w:usb1="00000000" w:usb2="00000000" w:usb3="00000000" w:csb0="80000000" w:csb1="00000000"/>
  </w:font>
  <w:font w:name="Symbol">
    <w:altName w:val="Standard Symbols PS [URW ]"/>
    <w:panose1 w:val="05050102010706020507"/>
    <w:charset w:val="02"/>
    <w:family w:val="decorative"/>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0000000" w:usb3="00000000" w:csb0="0000019F" w:csb1="00000000"/>
  </w:font>
  <w:font w:name="Cambria">
    <w:altName w:val="Georgia"/>
    <w:panose1 w:val="02040503050406030204"/>
    <w:charset w:val="00"/>
    <w:family w:val="roman"/>
    <w:pitch w:val="default"/>
    <w:sig w:usb0="00000000" w:usb1="00000000" w:usb2="02000000" w:usb3="00000000" w:csb0="0000019F" w:csb1="00000000"/>
  </w:font>
  <w:font w:name="文泉驿微米黑">
    <w:panose1 w:val="020B0606030804020204"/>
    <w:charset w:val="86"/>
    <w:family w:val="auto"/>
    <w:pitch w:val="default"/>
    <w:sig w:usb0="E10002EF" w:usb1="6BDFFCFB" w:usb2="00800036" w:usb3="00000000" w:csb0="603E019F" w:csb1="DFD7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DejaVu Sans">
    <w:panose1 w:val="020B0603030804020204"/>
    <w:charset w:val="00"/>
    <w:family w:val="auto"/>
    <w:pitch w:val="default"/>
    <w:sig w:usb0="E7006EFF" w:usb1="D200FDFF" w:usb2="0A246029" w:usb3="0400200C" w:csb0="600001FF" w:csb1="DFFF0000"/>
  </w:font>
  <w:font w:name="Georgia">
    <w:panose1 w:val="02040502050405020303"/>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Trebuchet MS">
    <w:panose1 w:val="020B0603020202020204"/>
    <w:charset w:val="00"/>
    <w:family w:val="auto"/>
    <w:pitch w:val="default"/>
    <w:sig w:usb0="00000287" w:usb1="00000000" w:usb2="00000000" w:usb3="00000000" w:csb0="2000009F" w:csb1="00000000"/>
  </w:font>
  <w:font w:name="Sans Serif">
    <w:altName w:val="Times New Roman"/>
    <w:panose1 w:val="020B0603030804020204"/>
    <w:charset w:val="00"/>
    <w:family w:val="auto"/>
    <w:pitch w:val="default"/>
    <w:sig w:usb0="00000000" w:usb1="00000000" w:usb2="00000000" w:usb3="00000000" w:csb0="001D016D" w:csb1="00000000"/>
  </w:font>
  <w:font w:name="Standard Symbols PS [URW ]">
    <w:panose1 w:val="05050102010706020507"/>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h3/zBQ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IyHf/M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rPr>
        <w:lang w:val="en-US" w:eastAsia="en-US"/>
      </w:rP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 xml:space="preserve"> </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owQgc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 xml:space="preserve"> </w:t>
                    </w:r>
                    <w:r>
                      <w:fldChar w:fldCharType="end"/>
                    </w:r>
                  </w:p>
                </w:txbxContent>
              </v:textbox>
            </v:shape>
          </w:pict>
        </mc:Fallback>
      </mc:AlternateContent>
    </w:r>
    <w:r>
      <w:rPr>
        <w:lang w:val="en-US" w:eastAsia="en-US"/>
      </w:rP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9"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0"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w:drawing>
        <wp:anchor distT="0" distB="0" distL="0" distR="0" simplePos="0" relativeHeight="25171865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63"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71968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4"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807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GxbrBg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CLGxbr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897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8978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CzSVju0AAAAAUBAAAPAAAA&#10;AAAAAAEAIAAAADgAAABkcnMvZG93bnJldi54bWxQSwECFAAUAAAACACHTuJARohNywcCAAAaBAAA&#10;DgAAAAAAAAABACAAAAA1AQAAZHJzL2Uyb0RvYy54bWxQSwUGAAAAAAYABgBZAQAArg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r>
      <w:rPr>
        <w:lang w:val="en-US" w:eastAsia="en-US"/>
      </w:rPr>
      <w:drawing>
        <wp:anchor distT="0" distB="0" distL="0" distR="0" simplePos="0" relativeHeight="2518691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8702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ncWfBA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Z3FnwQCAAAaBAAADgAA&#10;AAAAAAABACAAAAA1AQAAZHJzL2Uyb0RvYy54bWxQSwUGAAAAAAYABgBZAQAAqw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bTzt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OVtPO0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r>
      <w:rPr>
        <w:lang w:val="en-US" w:eastAsia="en-US"/>
      </w:rP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0"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51"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61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61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4">
    <w:p>
      <w:pPr>
        <w:spacing w:line="240" w:lineRule="auto"/>
      </w:pPr>
      <w:r>
        <w:separator/>
      </w:r>
    </w:p>
  </w:footnote>
  <w:footnote w:type="continuationSeparator" w:id="25">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https://www.baidu.com</w:t>
      </w:r>
    </w:p>
  </w:footnote>
  <w:footnote w:id="3">
    <w:p>
      <w:pPr>
        <w:pStyle w:val="24"/>
      </w:pPr>
      <w:r>
        <w:rPr>
          <w:rStyle w:val="19"/>
        </w:rPr>
        <w:footnoteRef/>
      </w:r>
      <w:r>
        <w:t xml:space="preserve"> Collection in our system are all the resources in our database. For the general search engine system, collection are the entire Web resources.</w:t>
      </w:r>
    </w:p>
  </w:footnote>
  <w:footnote w:id="4">
    <w:p>
      <w:pPr>
        <w:pStyle w:val="24"/>
      </w:pPr>
      <w:r>
        <w:rPr>
          <w:rStyle w:val="19"/>
        </w:rPr>
        <w:footnoteRef/>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5">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6">
    <w:p>
      <w:pPr>
        <w:pStyle w:val="24"/>
      </w:pPr>
      <w:r>
        <w:rPr>
          <w:rStyle w:val="19"/>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7">
    <w:p>
      <w:pPr>
        <w:pStyle w:val="24"/>
      </w:pPr>
      <w:r>
        <w:rPr>
          <w:rStyle w:val="19"/>
        </w:rPr>
        <w:footnoteRef/>
      </w:r>
      <w:r>
        <w:t xml:space="preserve"> MongoDB is used as an example here; any non-relational database which can store simple “key-value” pairs like MongoDB can be used in the second layer.</w:t>
      </w:r>
    </w:p>
  </w:footnote>
  <w:footnote w:id="8">
    <w:p>
      <w:pPr>
        <w:pStyle w:val="24"/>
        <w:rPr>
          <w:lang w:val="en-US"/>
        </w:rPr>
      </w:pPr>
      <w:r>
        <w:rPr>
          <w:rStyle w:val="19"/>
        </w:rPr>
        <w:footnoteRef/>
      </w:r>
      <w:r>
        <w:t xml:space="preserve"> In computer science, a B-tree is a self-balancing tree data structure that maintains sorted data and allows searches, sequential access, insertions, and deletions in logarithmic time. B-tree storage is the default used in Mongo</w:t>
      </w:r>
      <w:r>
        <w:rPr>
          <w:rFonts w:hint="eastAsia"/>
          <w:lang w:val="en-US"/>
        </w:rPr>
        <w:t>.</w:t>
      </w:r>
    </w:p>
  </w:footnote>
  <w:footnote w:id="9">
    <w:p>
      <w:pPr>
        <w:pStyle w:val="24"/>
      </w:pPr>
      <w:r>
        <w:rPr>
          <w:rStyle w:val="19"/>
        </w:rPr>
        <w:footnoteRef/>
      </w:r>
      <w:r>
        <w:t xml:space="preserve"> Though most relational databases also support non-simple indexes like B-tree or Hash, matching sentences using LIKE with such indexes is not well-supported.</w:t>
      </w:r>
    </w:p>
  </w:footnote>
  <w:footnote w:id="10">
    <w:p>
      <w:pPr>
        <w:pStyle w:val="24"/>
      </w:pPr>
      <w:r>
        <w:rPr>
          <w:rStyle w:val="19"/>
        </w:rPr>
        <w:footnoteRef/>
      </w:r>
      <w:r>
        <w:t xml:space="preserve"> The primary key in relational databases (such as MySQL) will use a B-tree or Hash index to enhance the search speed.</w:t>
      </w:r>
    </w:p>
  </w:footnote>
  <w:footnote w:id="11">
    <w:p>
      <w:pPr>
        <w:pStyle w:val="24"/>
      </w:pPr>
      <w:r>
        <w:rPr>
          <w:rStyle w:val="19"/>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9A38D"/>
    <w:multiLevelType w:val="singleLevel"/>
    <w:tmpl w:val="83D9A38D"/>
    <w:lvl w:ilvl="0" w:tentative="0">
      <w:start w:val="1"/>
      <w:numFmt w:val="bullet"/>
      <w:lvlText w:val=""/>
      <w:lvlJc w:val="left"/>
      <w:pPr>
        <w:ind w:left="420" w:hanging="420"/>
      </w:pPr>
      <w:rPr>
        <w:rFonts w:hint="default" w:ascii="Wingdings" w:hAnsi="Wingdings"/>
      </w:rPr>
    </w:lvl>
  </w:abstractNum>
  <w:abstractNum w:abstractNumId="1">
    <w:nsid w:val="882144EC"/>
    <w:multiLevelType w:val="singleLevel"/>
    <w:tmpl w:val="882144EC"/>
    <w:lvl w:ilvl="0" w:tentative="0">
      <w:start w:val="1"/>
      <w:numFmt w:val="bullet"/>
      <w:lvlText w:val=""/>
      <w:lvlJc w:val="left"/>
      <w:pPr>
        <w:ind w:left="420" w:hanging="420"/>
      </w:pPr>
      <w:rPr>
        <w:rFonts w:hint="default" w:ascii="Wingdings" w:hAnsi="Wingdings"/>
      </w:rPr>
    </w:lvl>
  </w:abstractNum>
  <w:abstractNum w:abstractNumId="2">
    <w:nsid w:val="93050E5A"/>
    <w:multiLevelType w:val="singleLevel"/>
    <w:tmpl w:val="93050E5A"/>
    <w:lvl w:ilvl="0" w:tentative="0">
      <w:start w:val="1"/>
      <w:numFmt w:val="decimal"/>
      <w:lvlText w:val="%1."/>
      <w:lvlJc w:val="left"/>
      <w:pPr>
        <w:ind w:left="425" w:hanging="425"/>
      </w:pPr>
      <w:rPr>
        <w:rFonts w:hint="default"/>
      </w:rPr>
    </w:lvl>
  </w:abstractNum>
  <w:abstractNum w:abstractNumId="3">
    <w:nsid w:val="9CAC6EF1"/>
    <w:multiLevelType w:val="singleLevel"/>
    <w:tmpl w:val="9CAC6EF1"/>
    <w:lvl w:ilvl="0" w:tentative="0">
      <w:start w:val="1"/>
      <w:numFmt w:val="bullet"/>
      <w:lvlText w:val=""/>
      <w:lvlJc w:val="left"/>
      <w:pPr>
        <w:ind w:left="420" w:hanging="420"/>
      </w:pPr>
      <w:rPr>
        <w:rFonts w:hint="default" w:ascii="Wingdings" w:hAnsi="Wingdings"/>
      </w:rPr>
    </w:lvl>
  </w:abstractNum>
  <w:abstractNum w:abstractNumId="4">
    <w:nsid w:val="A1373746"/>
    <w:multiLevelType w:val="singleLevel"/>
    <w:tmpl w:val="A1373746"/>
    <w:lvl w:ilvl="0" w:tentative="0">
      <w:start w:val="1"/>
      <w:numFmt w:val="bullet"/>
      <w:lvlText w:val=""/>
      <w:lvlJc w:val="left"/>
      <w:pPr>
        <w:ind w:left="420" w:hanging="420"/>
      </w:pPr>
      <w:rPr>
        <w:rFonts w:hint="default" w:ascii="Wingdings" w:hAnsi="Wingdings"/>
      </w:rPr>
    </w:lvl>
  </w:abstractNum>
  <w:abstractNum w:abstractNumId="5">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6">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7">
    <w:nsid w:val="BFFE7EDB"/>
    <w:multiLevelType w:val="singleLevel"/>
    <w:tmpl w:val="BFFE7EDB"/>
    <w:lvl w:ilvl="0" w:tentative="0">
      <w:start w:val="1"/>
      <w:numFmt w:val="upperLetter"/>
      <w:suff w:val="space"/>
      <w:lvlText w:val="%1."/>
      <w:lvlJc w:val="left"/>
    </w:lvl>
  </w:abstractNum>
  <w:abstractNum w:abstractNumId="8">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9">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E3711D68"/>
    <w:multiLevelType w:val="multilevel"/>
    <w:tmpl w:val="E371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12">
    <w:nsid w:val="F6ABA44A"/>
    <w:multiLevelType w:val="singleLevel"/>
    <w:tmpl w:val="F6ABA44A"/>
    <w:lvl w:ilvl="0" w:tentative="0">
      <w:start w:val="1"/>
      <w:numFmt w:val="decimal"/>
      <w:suff w:val="space"/>
      <w:lvlText w:val="(%1)"/>
      <w:lvlJc w:val="left"/>
    </w:lvl>
  </w:abstractNum>
  <w:abstractNum w:abstractNumId="13">
    <w:nsid w:val="F94C65CD"/>
    <w:multiLevelType w:val="singleLevel"/>
    <w:tmpl w:val="F94C65CD"/>
    <w:lvl w:ilvl="0" w:tentative="0">
      <w:start w:val="1"/>
      <w:numFmt w:val="bullet"/>
      <w:lvlText w:val=""/>
      <w:lvlJc w:val="left"/>
      <w:pPr>
        <w:ind w:left="420" w:hanging="420"/>
      </w:pPr>
      <w:rPr>
        <w:rFonts w:hint="default" w:ascii="Wingdings" w:hAnsi="Wingdings"/>
      </w:rPr>
    </w:lvl>
  </w:abstractNum>
  <w:abstractNum w:abstractNumId="14">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5">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6">
    <w:nsid w:val="FEF75004"/>
    <w:multiLevelType w:val="singleLevel"/>
    <w:tmpl w:val="FEF75004"/>
    <w:lvl w:ilvl="0" w:tentative="0">
      <w:start w:val="1"/>
      <w:numFmt w:val="upperLetter"/>
      <w:suff w:val="space"/>
      <w:lvlText w:val="%1."/>
      <w:lvlJc w:val="left"/>
    </w:lvl>
  </w:abstractNum>
  <w:abstractNum w:abstractNumId="17">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8">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0">
    <w:nsid w:val="0724DDF7"/>
    <w:multiLevelType w:val="singleLevel"/>
    <w:tmpl w:val="0724DDF7"/>
    <w:lvl w:ilvl="0" w:tentative="0">
      <w:start w:val="1"/>
      <w:numFmt w:val="bullet"/>
      <w:lvlText w:val=""/>
      <w:lvlJc w:val="left"/>
      <w:pPr>
        <w:ind w:left="420" w:hanging="420"/>
      </w:pPr>
      <w:rPr>
        <w:rFonts w:hint="default" w:ascii="Wingdings" w:hAnsi="Wingdings"/>
      </w:rPr>
    </w:lvl>
  </w:abstractNum>
  <w:abstractNum w:abstractNumId="21">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2">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1B518D6"/>
    <w:multiLevelType w:val="singleLevel"/>
    <w:tmpl w:val="21B518D6"/>
    <w:lvl w:ilvl="0" w:tentative="0">
      <w:start w:val="1"/>
      <w:numFmt w:val="decimal"/>
      <w:lvlText w:val="[%1]"/>
      <w:lvlJc w:val="left"/>
      <w:pPr>
        <w:tabs>
          <w:tab w:val="left" w:pos="420"/>
        </w:tabs>
        <w:ind w:left="425" w:hanging="425"/>
      </w:pPr>
      <w:rPr>
        <w:rFonts w:hint="default"/>
      </w:rPr>
    </w:lvl>
  </w:abstractNum>
  <w:abstractNum w:abstractNumId="24">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4FFBE951"/>
    <w:multiLevelType w:val="singleLevel"/>
    <w:tmpl w:val="4FFBE951"/>
    <w:lvl w:ilvl="0" w:tentative="0">
      <w:start w:val="1"/>
      <w:numFmt w:val="upperLetter"/>
      <w:suff w:val="space"/>
      <w:lvlText w:val="%1."/>
      <w:lvlJc w:val="left"/>
    </w:lvl>
  </w:abstractNum>
  <w:abstractNum w:abstractNumId="26">
    <w:nsid w:val="53BF14CB"/>
    <w:multiLevelType w:val="multilevel"/>
    <w:tmpl w:val="53BF14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C6EA60C"/>
    <w:multiLevelType w:val="singleLevel"/>
    <w:tmpl w:val="5C6EA60C"/>
    <w:lvl w:ilvl="0" w:tentative="0">
      <w:start w:val="1"/>
      <w:numFmt w:val="bullet"/>
      <w:lvlText w:val=""/>
      <w:lvlJc w:val="left"/>
      <w:pPr>
        <w:ind w:left="420" w:hanging="420"/>
      </w:pPr>
      <w:rPr>
        <w:rFonts w:hint="default" w:ascii="Wingdings" w:hAnsi="Wingdings"/>
      </w:rPr>
    </w:lvl>
  </w:abstractNum>
  <w:abstractNum w:abstractNumId="28">
    <w:nsid w:val="5D363868"/>
    <w:multiLevelType w:val="singleLevel"/>
    <w:tmpl w:val="5D363868"/>
    <w:lvl w:ilvl="0" w:tentative="0">
      <w:start w:val="1"/>
      <w:numFmt w:val="upperLetter"/>
      <w:suff w:val="space"/>
      <w:lvlText w:val="%1."/>
      <w:lvlJc w:val="left"/>
    </w:lvl>
  </w:abstractNum>
  <w:abstractNum w:abstractNumId="29">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0">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3"/>
  </w:num>
  <w:num w:numId="2">
    <w:abstractNumId w:val="12"/>
  </w:num>
  <w:num w:numId="3">
    <w:abstractNumId w:val="24"/>
  </w:num>
  <w:num w:numId="4">
    <w:abstractNumId w:val="2"/>
  </w:num>
  <w:num w:numId="5">
    <w:abstractNumId w:val="10"/>
  </w:num>
  <w:num w:numId="6">
    <w:abstractNumId w:val="1"/>
  </w:num>
  <w:num w:numId="7">
    <w:abstractNumId w:val="7"/>
  </w:num>
  <w:num w:numId="8">
    <w:abstractNumId w:val="13"/>
  </w:num>
  <w:num w:numId="9">
    <w:abstractNumId w:val="28"/>
  </w:num>
  <w:num w:numId="10">
    <w:abstractNumId w:val="20"/>
  </w:num>
  <w:num w:numId="11">
    <w:abstractNumId w:val="0"/>
  </w:num>
  <w:num w:numId="12">
    <w:abstractNumId w:val="29"/>
  </w:num>
  <w:num w:numId="13">
    <w:abstractNumId w:val="16"/>
  </w:num>
  <w:num w:numId="14">
    <w:abstractNumId w:val="3"/>
  </w:num>
  <w:num w:numId="15">
    <w:abstractNumId w:val="25"/>
  </w:num>
  <w:num w:numId="16">
    <w:abstractNumId w:val="15"/>
  </w:num>
  <w:num w:numId="17">
    <w:abstractNumId w:val="26"/>
  </w:num>
  <w:num w:numId="18">
    <w:abstractNumId w:val="27"/>
  </w:num>
  <w:num w:numId="19">
    <w:abstractNumId w:val="22"/>
  </w:num>
  <w:num w:numId="20">
    <w:abstractNumId w:val="8"/>
  </w:num>
  <w:num w:numId="21">
    <w:abstractNumId w:val="4"/>
  </w:num>
  <w:num w:numId="22">
    <w:abstractNumId w:val="18"/>
  </w:num>
  <w:num w:numId="23">
    <w:abstractNumId w:val="30"/>
  </w:num>
  <w:num w:numId="24">
    <w:abstractNumId w:val="14"/>
  </w:num>
  <w:num w:numId="25">
    <w:abstractNumId w:val="19"/>
  </w:num>
  <w:num w:numId="26">
    <w:abstractNumId w:val="5"/>
  </w:num>
  <w:num w:numId="27">
    <w:abstractNumId w:val="6"/>
  </w:num>
  <w:num w:numId="28">
    <w:abstractNumId w:val="9"/>
  </w:num>
  <w:num w:numId="29">
    <w:abstractNumId w:val="21"/>
  </w:num>
  <w:num w:numId="30">
    <w:abstractNumId w:val="11"/>
  </w:num>
  <w:num w:numId="31">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rson w15:author="iict">
    <w15:presenceInfo w15:providerId="None" w15:userId="iic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revisionView w:markup="0"/>
  <w:trackRevisions w:val="true"/>
  <w:documentProtection w:enforcement="0"/>
  <w:defaultTabStop w:val="720"/>
  <w:autoHyphenation/>
  <w:noPunctuationKerning w:val="true"/>
  <w:characterSpacingControl w:val="doNotCompress"/>
  <w:footnotePr>
    <w:footnote w:id="24"/>
    <w:footnote w:id="25"/>
  </w:footnotePr>
  <w:endnotePr>
    <w:numFmt w:val="decimal"/>
    <w:endnote w:id="50"/>
    <w:endnote w:id="5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31A4"/>
    <w:rsid w:val="000150C9"/>
    <w:rsid w:val="000252DA"/>
    <w:rsid w:val="0002563D"/>
    <w:rsid w:val="00025ADE"/>
    <w:rsid w:val="00026F9C"/>
    <w:rsid w:val="00030F95"/>
    <w:rsid w:val="00032AA1"/>
    <w:rsid w:val="00033F2F"/>
    <w:rsid w:val="0003479A"/>
    <w:rsid w:val="00040646"/>
    <w:rsid w:val="0004597D"/>
    <w:rsid w:val="00046924"/>
    <w:rsid w:val="00062A57"/>
    <w:rsid w:val="000643B4"/>
    <w:rsid w:val="000647ED"/>
    <w:rsid w:val="000677A6"/>
    <w:rsid w:val="000740E9"/>
    <w:rsid w:val="000761AD"/>
    <w:rsid w:val="00083657"/>
    <w:rsid w:val="000864DB"/>
    <w:rsid w:val="000950D5"/>
    <w:rsid w:val="000A690E"/>
    <w:rsid w:val="000B3585"/>
    <w:rsid w:val="000C322E"/>
    <w:rsid w:val="000D04A1"/>
    <w:rsid w:val="000D3296"/>
    <w:rsid w:val="000D5458"/>
    <w:rsid w:val="000E0B1F"/>
    <w:rsid w:val="000E26A2"/>
    <w:rsid w:val="000F2BAF"/>
    <w:rsid w:val="000F3A52"/>
    <w:rsid w:val="001028D3"/>
    <w:rsid w:val="00103F58"/>
    <w:rsid w:val="001056B4"/>
    <w:rsid w:val="00105FAA"/>
    <w:rsid w:val="00110213"/>
    <w:rsid w:val="00113AE1"/>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C0C65"/>
    <w:rsid w:val="001D1B28"/>
    <w:rsid w:val="001E0C50"/>
    <w:rsid w:val="001F491C"/>
    <w:rsid w:val="00201308"/>
    <w:rsid w:val="002057C8"/>
    <w:rsid w:val="00205C32"/>
    <w:rsid w:val="002079B2"/>
    <w:rsid w:val="002107C1"/>
    <w:rsid w:val="002313DA"/>
    <w:rsid w:val="002337D6"/>
    <w:rsid w:val="00233E34"/>
    <w:rsid w:val="00235F5A"/>
    <w:rsid w:val="00242DA5"/>
    <w:rsid w:val="00254328"/>
    <w:rsid w:val="00254FF5"/>
    <w:rsid w:val="002613BD"/>
    <w:rsid w:val="0027083D"/>
    <w:rsid w:val="00281CF8"/>
    <w:rsid w:val="00284428"/>
    <w:rsid w:val="002930F4"/>
    <w:rsid w:val="002957D1"/>
    <w:rsid w:val="00297F64"/>
    <w:rsid w:val="002A2A6D"/>
    <w:rsid w:val="002A4E7E"/>
    <w:rsid w:val="002A6AB8"/>
    <w:rsid w:val="002B5C80"/>
    <w:rsid w:val="002B6845"/>
    <w:rsid w:val="002C4000"/>
    <w:rsid w:val="002D0C56"/>
    <w:rsid w:val="002D754E"/>
    <w:rsid w:val="002D7CBB"/>
    <w:rsid w:val="002E43AC"/>
    <w:rsid w:val="002E6D7E"/>
    <w:rsid w:val="002F0206"/>
    <w:rsid w:val="002F2925"/>
    <w:rsid w:val="002F4945"/>
    <w:rsid w:val="003013E7"/>
    <w:rsid w:val="003023C2"/>
    <w:rsid w:val="00307E78"/>
    <w:rsid w:val="003169AA"/>
    <w:rsid w:val="00317D73"/>
    <w:rsid w:val="00327556"/>
    <w:rsid w:val="0034366F"/>
    <w:rsid w:val="003453C2"/>
    <w:rsid w:val="00347B81"/>
    <w:rsid w:val="003507BA"/>
    <w:rsid w:val="003559C8"/>
    <w:rsid w:val="0036479A"/>
    <w:rsid w:val="0036578F"/>
    <w:rsid w:val="0038449F"/>
    <w:rsid w:val="003850F1"/>
    <w:rsid w:val="0039314A"/>
    <w:rsid w:val="003957A6"/>
    <w:rsid w:val="003A2CC5"/>
    <w:rsid w:val="003B4DAA"/>
    <w:rsid w:val="003B50A6"/>
    <w:rsid w:val="003B5F51"/>
    <w:rsid w:val="003C0882"/>
    <w:rsid w:val="003C199F"/>
    <w:rsid w:val="003C49C3"/>
    <w:rsid w:val="003D14C5"/>
    <w:rsid w:val="003D7C4F"/>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63A59"/>
    <w:rsid w:val="004712A5"/>
    <w:rsid w:val="00475850"/>
    <w:rsid w:val="004762B0"/>
    <w:rsid w:val="004817E9"/>
    <w:rsid w:val="00482B02"/>
    <w:rsid w:val="00484ADA"/>
    <w:rsid w:val="004907F0"/>
    <w:rsid w:val="004A26D0"/>
    <w:rsid w:val="004A6FFE"/>
    <w:rsid w:val="004B1257"/>
    <w:rsid w:val="004B4D1D"/>
    <w:rsid w:val="004B4E5C"/>
    <w:rsid w:val="004B53BF"/>
    <w:rsid w:val="004C4EF9"/>
    <w:rsid w:val="004F74D1"/>
    <w:rsid w:val="004F7B1E"/>
    <w:rsid w:val="00521A7B"/>
    <w:rsid w:val="005238D8"/>
    <w:rsid w:val="00524DF3"/>
    <w:rsid w:val="00530CDD"/>
    <w:rsid w:val="00533CD1"/>
    <w:rsid w:val="00536B7C"/>
    <w:rsid w:val="005533AB"/>
    <w:rsid w:val="00560DAE"/>
    <w:rsid w:val="005648EE"/>
    <w:rsid w:val="00564D5C"/>
    <w:rsid w:val="00571CF6"/>
    <w:rsid w:val="005722F0"/>
    <w:rsid w:val="005747CB"/>
    <w:rsid w:val="00582F25"/>
    <w:rsid w:val="00586423"/>
    <w:rsid w:val="00590B85"/>
    <w:rsid w:val="00594E57"/>
    <w:rsid w:val="005A12D3"/>
    <w:rsid w:val="005A3525"/>
    <w:rsid w:val="005A7044"/>
    <w:rsid w:val="005B123D"/>
    <w:rsid w:val="005C77FB"/>
    <w:rsid w:val="005D018F"/>
    <w:rsid w:val="005D5C81"/>
    <w:rsid w:val="005D7845"/>
    <w:rsid w:val="005E4225"/>
    <w:rsid w:val="005F7877"/>
    <w:rsid w:val="00601FF7"/>
    <w:rsid w:val="00612B20"/>
    <w:rsid w:val="00613735"/>
    <w:rsid w:val="00621D1A"/>
    <w:rsid w:val="0062242B"/>
    <w:rsid w:val="006239C2"/>
    <w:rsid w:val="00625BC8"/>
    <w:rsid w:val="00635A3A"/>
    <w:rsid w:val="006371FB"/>
    <w:rsid w:val="00644B99"/>
    <w:rsid w:val="006473C7"/>
    <w:rsid w:val="006477AD"/>
    <w:rsid w:val="00665B38"/>
    <w:rsid w:val="00676C1C"/>
    <w:rsid w:val="00682BB5"/>
    <w:rsid w:val="00686448"/>
    <w:rsid w:val="006A20CC"/>
    <w:rsid w:val="006A6F20"/>
    <w:rsid w:val="006B01F1"/>
    <w:rsid w:val="006C392E"/>
    <w:rsid w:val="006D5758"/>
    <w:rsid w:val="006D78B9"/>
    <w:rsid w:val="006F3F28"/>
    <w:rsid w:val="00702568"/>
    <w:rsid w:val="00702CC3"/>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76CCF"/>
    <w:rsid w:val="00780205"/>
    <w:rsid w:val="0079088C"/>
    <w:rsid w:val="007B514A"/>
    <w:rsid w:val="007B79F5"/>
    <w:rsid w:val="007C228A"/>
    <w:rsid w:val="007C3265"/>
    <w:rsid w:val="007D115D"/>
    <w:rsid w:val="007D160A"/>
    <w:rsid w:val="007D1A07"/>
    <w:rsid w:val="007E0A85"/>
    <w:rsid w:val="007F088E"/>
    <w:rsid w:val="007F1953"/>
    <w:rsid w:val="00814E99"/>
    <w:rsid w:val="00816795"/>
    <w:rsid w:val="00817599"/>
    <w:rsid w:val="008230D4"/>
    <w:rsid w:val="00823B3E"/>
    <w:rsid w:val="008264EC"/>
    <w:rsid w:val="00835DE4"/>
    <w:rsid w:val="00836BA4"/>
    <w:rsid w:val="00844895"/>
    <w:rsid w:val="00845E78"/>
    <w:rsid w:val="00845EEC"/>
    <w:rsid w:val="008473FF"/>
    <w:rsid w:val="00861B20"/>
    <w:rsid w:val="00862905"/>
    <w:rsid w:val="00876E58"/>
    <w:rsid w:val="008770AA"/>
    <w:rsid w:val="00877FE8"/>
    <w:rsid w:val="008800DC"/>
    <w:rsid w:val="00880CB8"/>
    <w:rsid w:val="00880E8B"/>
    <w:rsid w:val="00884859"/>
    <w:rsid w:val="00896B10"/>
    <w:rsid w:val="008A1DB4"/>
    <w:rsid w:val="008A2C35"/>
    <w:rsid w:val="008A4D89"/>
    <w:rsid w:val="008C4275"/>
    <w:rsid w:val="008D484C"/>
    <w:rsid w:val="008D54F9"/>
    <w:rsid w:val="008E7909"/>
    <w:rsid w:val="008F1B68"/>
    <w:rsid w:val="00911CCC"/>
    <w:rsid w:val="00912DF7"/>
    <w:rsid w:val="00912F4B"/>
    <w:rsid w:val="00915AE4"/>
    <w:rsid w:val="0092030D"/>
    <w:rsid w:val="009217EB"/>
    <w:rsid w:val="00921C9F"/>
    <w:rsid w:val="009329F9"/>
    <w:rsid w:val="00940A2F"/>
    <w:rsid w:val="00940E04"/>
    <w:rsid w:val="00940EC1"/>
    <w:rsid w:val="0094287D"/>
    <w:rsid w:val="00942A83"/>
    <w:rsid w:val="0094556B"/>
    <w:rsid w:val="00947CA3"/>
    <w:rsid w:val="00954337"/>
    <w:rsid w:val="00964F1D"/>
    <w:rsid w:val="00965925"/>
    <w:rsid w:val="0096655E"/>
    <w:rsid w:val="0097377E"/>
    <w:rsid w:val="009753FE"/>
    <w:rsid w:val="00975BA1"/>
    <w:rsid w:val="00976446"/>
    <w:rsid w:val="0098252D"/>
    <w:rsid w:val="009850CB"/>
    <w:rsid w:val="009871EF"/>
    <w:rsid w:val="00991955"/>
    <w:rsid w:val="0099724F"/>
    <w:rsid w:val="009A07B6"/>
    <w:rsid w:val="009A46D9"/>
    <w:rsid w:val="009A7E2E"/>
    <w:rsid w:val="009B2E63"/>
    <w:rsid w:val="009B3BC4"/>
    <w:rsid w:val="009B3DB0"/>
    <w:rsid w:val="009C6490"/>
    <w:rsid w:val="009D1BE9"/>
    <w:rsid w:val="009E464B"/>
    <w:rsid w:val="009E676A"/>
    <w:rsid w:val="009E77B9"/>
    <w:rsid w:val="009F73AE"/>
    <w:rsid w:val="00A003CF"/>
    <w:rsid w:val="00A136B5"/>
    <w:rsid w:val="00A35533"/>
    <w:rsid w:val="00A36F26"/>
    <w:rsid w:val="00A405D5"/>
    <w:rsid w:val="00A43F4A"/>
    <w:rsid w:val="00A45A51"/>
    <w:rsid w:val="00A50848"/>
    <w:rsid w:val="00A508C1"/>
    <w:rsid w:val="00A62116"/>
    <w:rsid w:val="00A638B6"/>
    <w:rsid w:val="00A66DD8"/>
    <w:rsid w:val="00AA3815"/>
    <w:rsid w:val="00AB09ED"/>
    <w:rsid w:val="00AC1461"/>
    <w:rsid w:val="00AD1540"/>
    <w:rsid w:val="00AD500E"/>
    <w:rsid w:val="00AD6B89"/>
    <w:rsid w:val="00AE1BA2"/>
    <w:rsid w:val="00AE22A1"/>
    <w:rsid w:val="00AF3512"/>
    <w:rsid w:val="00B03F01"/>
    <w:rsid w:val="00B10CB4"/>
    <w:rsid w:val="00B122AD"/>
    <w:rsid w:val="00B132BB"/>
    <w:rsid w:val="00B13B24"/>
    <w:rsid w:val="00B153E0"/>
    <w:rsid w:val="00B15A36"/>
    <w:rsid w:val="00B24060"/>
    <w:rsid w:val="00B30A23"/>
    <w:rsid w:val="00B33614"/>
    <w:rsid w:val="00B34BDE"/>
    <w:rsid w:val="00B40876"/>
    <w:rsid w:val="00B419B5"/>
    <w:rsid w:val="00B443B2"/>
    <w:rsid w:val="00B47D5B"/>
    <w:rsid w:val="00B567EC"/>
    <w:rsid w:val="00B601AC"/>
    <w:rsid w:val="00B60707"/>
    <w:rsid w:val="00B611DD"/>
    <w:rsid w:val="00B803BE"/>
    <w:rsid w:val="00B8380C"/>
    <w:rsid w:val="00B85EFB"/>
    <w:rsid w:val="00B8608C"/>
    <w:rsid w:val="00B90710"/>
    <w:rsid w:val="00B93820"/>
    <w:rsid w:val="00B96C66"/>
    <w:rsid w:val="00BA303F"/>
    <w:rsid w:val="00BA73FB"/>
    <w:rsid w:val="00BA77BC"/>
    <w:rsid w:val="00BC1644"/>
    <w:rsid w:val="00BC6662"/>
    <w:rsid w:val="00BD57E2"/>
    <w:rsid w:val="00BD5C16"/>
    <w:rsid w:val="00BE179D"/>
    <w:rsid w:val="00BF13F6"/>
    <w:rsid w:val="00BF2E98"/>
    <w:rsid w:val="00C03BC4"/>
    <w:rsid w:val="00C040DF"/>
    <w:rsid w:val="00C048F0"/>
    <w:rsid w:val="00C20F81"/>
    <w:rsid w:val="00C21567"/>
    <w:rsid w:val="00C22DF6"/>
    <w:rsid w:val="00C23315"/>
    <w:rsid w:val="00C279C5"/>
    <w:rsid w:val="00C32F8D"/>
    <w:rsid w:val="00C34EF0"/>
    <w:rsid w:val="00C4525B"/>
    <w:rsid w:val="00C52E74"/>
    <w:rsid w:val="00C53C52"/>
    <w:rsid w:val="00C60C43"/>
    <w:rsid w:val="00C61B1C"/>
    <w:rsid w:val="00C65EA8"/>
    <w:rsid w:val="00C677DE"/>
    <w:rsid w:val="00C75E3C"/>
    <w:rsid w:val="00C8081A"/>
    <w:rsid w:val="00C91DD7"/>
    <w:rsid w:val="00C95CA7"/>
    <w:rsid w:val="00CA236A"/>
    <w:rsid w:val="00CA6EA9"/>
    <w:rsid w:val="00CA7556"/>
    <w:rsid w:val="00CB0A99"/>
    <w:rsid w:val="00CB10A8"/>
    <w:rsid w:val="00CB3C9F"/>
    <w:rsid w:val="00CC0BD2"/>
    <w:rsid w:val="00CC28FC"/>
    <w:rsid w:val="00CC33C9"/>
    <w:rsid w:val="00CC558E"/>
    <w:rsid w:val="00CD474C"/>
    <w:rsid w:val="00CD4DE5"/>
    <w:rsid w:val="00CD692B"/>
    <w:rsid w:val="00CF0CB8"/>
    <w:rsid w:val="00D027E5"/>
    <w:rsid w:val="00D0343B"/>
    <w:rsid w:val="00D2125A"/>
    <w:rsid w:val="00D2527E"/>
    <w:rsid w:val="00D26CF9"/>
    <w:rsid w:val="00D30106"/>
    <w:rsid w:val="00D330C0"/>
    <w:rsid w:val="00D335CE"/>
    <w:rsid w:val="00D33E97"/>
    <w:rsid w:val="00D3740E"/>
    <w:rsid w:val="00D378FB"/>
    <w:rsid w:val="00D42710"/>
    <w:rsid w:val="00D43635"/>
    <w:rsid w:val="00D4679A"/>
    <w:rsid w:val="00D560B0"/>
    <w:rsid w:val="00D61748"/>
    <w:rsid w:val="00D62C00"/>
    <w:rsid w:val="00D6448E"/>
    <w:rsid w:val="00D65A7D"/>
    <w:rsid w:val="00D67C4A"/>
    <w:rsid w:val="00D72DE7"/>
    <w:rsid w:val="00D75CF5"/>
    <w:rsid w:val="00D84FF8"/>
    <w:rsid w:val="00D94029"/>
    <w:rsid w:val="00D97456"/>
    <w:rsid w:val="00DA6FDC"/>
    <w:rsid w:val="00DB4E09"/>
    <w:rsid w:val="00DC4BCE"/>
    <w:rsid w:val="00DD0F19"/>
    <w:rsid w:val="00DF2209"/>
    <w:rsid w:val="00DF4A83"/>
    <w:rsid w:val="00DF4EE1"/>
    <w:rsid w:val="00E00BB9"/>
    <w:rsid w:val="00E05682"/>
    <w:rsid w:val="00E07AC0"/>
    <w:rsid w:val="00E174AF"/>
    <w:rsid w:val="00E20A3A"/>
    <w:rsid w:val="00E346A3"/>
    <w:rsid w:val="00E35149"/>
    <w:rsid w:val="00E37B84"/>
    <w:rsid w:val="00E41999"/>
    <w:rsid w:val="00E44E47"/>
    <w:rsid w:val="00E47FE9"/>
    <w:rsid w:val="00E61298"/>
    <w:rsid w:val="00E62A1A"/>
    <w:rsid w:val="00E62B9C"/>
    <w:rsid w:val="00E72F8A"/>
    <w:rsid w:val="00E764DA"/>
    <w:rsid w:val="00E820DC"/>
    <w:rsid w:val="00E85104"/>
    <w:rsid w:val="00E93927"/>
    <w:rsid w:val="00E96AF2"/>
    <w:rsid w:val="00EA1787"/>
    <w:rsid w:val="00EA251E"/>
    <w:rsid w:val="00EA6B87"/>
    <w:rsid w:val="00EB17F5"/>
    <w:rsid w:val="00EB2341"/>
    <w:rsid w:val="00EC02EB"/>
    <w:rsid w:val="00EF05B3"/>
    <w:rsid w:val="00F10CB9"/>
    <w:rsid w:val="00F112A7"/>
    <w:rsid w:val="00F31F70"/>
    <w:rsid w:val="00F37277"/>
    <w:rsid w:val="00F404D4"/>
    <w:rsid w:val="00F4194C"/>
    <w:rsid w:val="00F43384"/>
    <w:rsid w:val="00F439DB"/>
    <w:rsid w:val="00F56594"/>
    <w:rsid w:val="00F56FEB"/>
    <w:rsid w:val="00F62169"/>
    <w:rsid w:val="00F63AFC"/>
    <w:rsid w:val="00F65D02"/>
    <w:rsid w:val="00F80DEB"/>
    <w:rsid w:val="00F8494D"/>
    <w:rsid w:val="00F95268"/>
    <w:rsid w:val="00FA4598"/>
    <w:rsid w:val="00FB2BB6"/>
    <w:rsid w:val="00FB37FB"/>
    <w:rsid w:val="00FB5367"/>
    <w:rsid w:val="00FC21E0"/>
    <w:rsid w:val="00FC5D5E"/>
    <w:rsid w:val="00FC7CB2"/>
    <w:rsid w:val="00FD1975"/>
    <w:rsid w:val="00FD6D92"/>
    <w:rsid w:val="00FE3934"/>
    <w:rsid w:val="00FE4670"/>
    <w:rsid w:val="00FE746F"/>
    <w:rsid w:val="00FF02A5"/>
    <w:rsid w:val="01164241"/>
    <w:rsid w:val="01767CD9"/>
    <w:rsid w:val="01AA0FF6"/>
    <w:rsid w:val="01B0497B"/>
    <w:rsid w:val="01D85A97"/>
    <w:rsid w:val="01E94E49"/>
    <w:rsid w:val="02095AFC"/>
    <w:rsid w:val="0212672C"/>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676780"/>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2B60EC"/>
    <w:rsid w:val="0533AD60"/>
    <w:rsid w:val="054A63DD"/>
    <w:rsid w:val="05C34FE9"/>
    <w:rsid w:val="05EB16BF"/>
    <w:rsid w:val="05F9BBA0"/>
    <w:rsid w:val="06597B6C"/>
    <w:rsid w:val="065DD625"/>
    <w:rsid w:val="066216D5"/>
    <w:rsid w:val="06900D70"/>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D450E3"/>
    <w:rsid w:val="07F758F5"/>
    <w:rsid w:val="07F79DB8"/>
    <w:rsid w:val="07F7E430"/>
    <w:rsid w:val="07FA2E04"/>
    <w:rsid w:val="07FBFE4D"/>
    <w:rsid w:val="081B0E4E"/>
    <w:rsid w:val="08436E41"/>
    <w:rsid w:val="086B4F98"/>
    <w:rsid w:val="089B4D12"/>
    <w:rsid w:val="08C9336E"/>
    <w:rsid w:val="08DA20E8"/>
    <w:rsid w:val="08DE7FF3"/>
    <w:rsid w:val="08E15BC8"/>
    <w:rsid w:val="08EC5CE2"/>
    <w:rsid w:val="08F05BD0"/>
    <w:rsid w:val="09103656"/>
    <w:rsid w:val="093D7B28"/>
    <w:rsid w:val="09471E73"/>
    <w:rsid w:val="096F189D"/>
    <w:rsid w:val="097A6B80"/>
    <w:rsid w:val="097DB8AF"/>
    <w:rsid w:val="098D438E"/>
    <w:rsid w:val="09C229C4"/>
    <w:rsid w:val="09D520FB"/>
    <w:rsid w:val="09DBFE8F"/>
    <w:rsid w:val="0A011D1D"/>
    <w:rsid w:val="0A146BB6"/>
    <w:rsid w:val="0A330D38"/>
    <w:rsid w:val="0A3F408A"/>
    <w:rsid w:val="0A4E6415"/>
    <w:rsid w:val="0A7E6796"/>
    <w:rsid w:val="0A957F08"/>
    <w:rsid w:val="0AB13FA2"/>
    <w:rsid w:val="0AFB647C"/>
    <w:rsid w:val="0AFF9868"/>
    <w:rsid w:val="0B051619"/>
    <w:rsid w:val="0B2059C1"/>
    <w:rsid w:val="0B3C4766"/>
    <w:rsid w:val="0B45360F"/>
    <w:rsid w:val="0B484695"/>
    <w:rsid w:val="0B5E43D9"/>
    <w:rsid w:val="0B73171F"/>
    <w:rsid w:val="0B7D574A"/>
    <w:rsid w:val="0BABA35D"/>
    <w:rsid w:val="0BB41B3B"/>
    <w:rsid w:val="0BD1D32E"/>
    <w:rsid w:val="0BD572B7"/>
    <w:rsid w:val="0BEA22B7"/>
    <w:rsid w:val="0BF3A64A"/>
    <w:rsid w:val="0BF9D987"/>
    <w:rsid w:val="0BFCF8EF"/>
    <w:rsid w:val="0C151E43"/>
    <w:rsid w:val="0C1E156B"/>
    <w:rsid w:val="0C59327D"/>
    <w:rsid w:val="0C760F36"/>
    <w:rsid w:val="0C766517"/>
    <w:rsid w:val="0C801347"/>
    <w:rsid w:val="0C823D28"/>
    <w:rsid w:val="0C922610"/>
    <w:rsid w:val="0C9736A9"/>
    <w:rsid w:val="0CB87A88"/>
    <w:rsid w:val="0CD3A1B4"/>
    <w:rsid w:val="0CD42DB2"/>
    <w:rsid w:val="0CF130B6"/>
    <w:rsid w:val="0D2244D7"/>
    <w:rsid w:val="0D2A26FC"/>
    <w:rsid w:val="0D3E55DF"/>
    <w:rsid w:val="0D4335F3"/>
    <w:rsid w:val="0D4E212F"/>
    <w:rsid w:val="0D5B2E91"/>
    <w:rsid w:val="0D6E15AB"/>
    <w:rsid w:val="0D7A246D"/>
    <w:rsid w:val="0D7F6A3D"/>
    <w:rsid w:val="0D904405"/>
    <w:rsid w:val="0D9321BF"/>
    <w:rsid w:val="0D9A68AB"/>
    <w:rsid w:val="0DAA2D89"/>
    <w:rsid w:val="0DAB74B9"/>
    <w:rsid w:val="0DAFEEDF"/>
    <w:rsid w:val="0DBE290C"/>
    <w:rsid w:val="0DCF01D8"/>
    <w:rsid w:val="0DDA01D2"/>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2B1F38"/>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BB6CF6"/>
    <w:rsid w:val="13D22329"/>
    <w:rsid w:val="13D24835"/>
    <w:rsid w:val="13E89D0A"/>
    <w:rsid w:val="13F34F2A"/>
    <w:rsid w:val="13F768FF"/>
    <w:rsid w:val="13F77383"/>
    <w:rsid w:val="140179DA"/>
    <w:rsid w:val="141C1C9C"/>
    <w:rsid w:val="143BD6D2"/>
    <w:rsid w:val="144A6D6E"/>
    <w:rsid w:val="1472226F"/>
    <w:rsid w:val="147B528B"/>
    <w:rsid w:val="14BD68AB"/>
    <w:rsid w:val="14CA477F"/>
    <w:rsid w:val="14FE0928"/>
    <w:rsid w:val="150230AA"/>
    <w:rsid w:val="150E75B0"/>
    <w:rsid w:val="155841ED"/>
    <w:rsid w:val="155974A4"/>
    <w:rsid w:val="15620CCA"/>
    <w:rsid w:val="157FC238"/>
    <w:rsid w:val="15894365"/>
    <w:rsid w:val="158E5FC9"/>
    <w:rsid w:val="15A540EE"/>
    <w:rsid w:val="15AB1A4B"/>
    <w:rsid w:val="15AF2983"/>
    <w:rsid w:val="15B58D18"/>
    <w:rsid w:val="15D9A2C3"/>
    <w:rsid w:val="15E56574"/>
    <w:rsid w:val="15EEB9A9"/>
    <w:rsid w:val="15F71960"/>
    <w:rsid w:val="15FFA015"/>
    <w:rsid w:val="1605729E"/>
    <w:rsid w:val="1623032F"/>
    <w:rsid w:val="162D3839"/>
    <w:rsid w:val="163E612B"/>
    <w:rsid w:val="164D607B"/>
    <w:rsid w:val="165E025C"/>
    <w:rsid w:val="16651969"/>
    <w:rsid w:val="166567C5"/>
    <w:rsid w:val="167F20BC"/>
    <w:rsid w:val="16C95874"/>
    <w:rsid w:val="16CC16AA"/>
    <w:rsid w:val="16D23F0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2C3067"/>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2D164B"/>
    <w:rsid w:val="1A3844D5"/>
    <w:rsid w:val="1A3C2EE9"/>
    <w:rsid w:val="1A3F0A34"/>
    <w:rsid w:val="1A51C31E"/>
    <w:rsid w:val="1A5E0511"/>
    <w:rsid w:val="1A903F99"/>
    <w:rsid w:val="1A966EFC"/>
    <w:rsid w:val="1A9F4003"/>
    <w:rsid w:val="1ACD49B2"/>
    <w:rsid w:val="1AD82946"/>
    <w:rsid w:val="1ADDE38C"/>
    <w:rsid w:val="1AE20C9B"/>
    <w:rsid w:val="1AF62402"/>
    <w:rsid w:val="1AF917AF"/>
    <w:rsid w:val="1AF9F214"/>
    <w:rsid w:val="1AFD0231"/>
    <w:rsid w:val="1AFD0EF8"/>
    <w:rsid w:val="1B3E7743"/>
    <w:rsid w:val="1B5B9609"/>
    <w:rsid w:val="1B752047"/>
    <w:rsid w:val="1B7F2999"/>
    <w:rsid w:val="1B8F1B6E"/>
    <w:rsid w:val="1B8F8547"/>
    <w:rsid w:val="1BAC5C31"/>
    <w:rsid w:val="1BBB37C9"/>
    <w:rsid w:val="1BBD897F"/>
    <w:rsid w:val="1BBFE371"/>
    <w:rsid w:val="1BD84E9D"/>
    <w:rsid w:val="1BDFBAA9"/>
    <w:rsid w:val="1BE958BB"/>
    <w:rsid w:val="1BEF6256"/>
    <w:rsid w:val="1BF68A2D"/>
    <w:rsid w:val="1BF7C7CC"/>
    <w:rsid w:val="1BFD1082"/>
    <w:rsid w:val="1BFDCE23"/>
    <w:rsid w:val="1BFF279E"/>
    <w:rsid w:val="1C027EF8"/>
    <w:rsid w:val="1C253B93"/>
    <w:rsid w:val="1C257374"/>
    <w:rsid w:val="1C6A137D"/>
    <w:rsid w:val="1C7BDCB1"/>
    <w:rsid w:val="1C7FB100"/>
    <w:rsid w:val="1CAA5445"/>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4748A"/>
    <w:rsid w:val="1DA5497F"/>
    <w:rsid w:val="1DBF1DBF"/>
    <w:rsid w:val="1DD1012D"/>
    <w:rsid w:val="1DD5567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86DBE"/>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BF29EA"/>
    <w:rsid w:val="20D07DE0"/>
    <w:rsid w:val="20DD5BE2"/>
    <w:rsid w:val="210A3E46"/>
    <w:rsid w:val="2112278F"/>
    <w:rsid w:val="21151EF5"/>
    <w:rsid w:val="211F7036"/>
    <w:rsid w:val="213E20B8"/>
    <w:rsid w:val="21665BEE"/>
    <w:rsid w:val="216A0099"/>
    <w:rsid w:val="21BB64EB"/>
    <w:rsid w:val="21C636D5"/>
    <w:rsid w:val="21C6473B"/>
    <w:rsid w:val="21FE6118"/>
    <w:rsid w:val="22286E8D"/>
    <w:rsid w:val="223A3047"/>
    <w:rsid w:val="22654CDD"/>
    <w:rsid w:val="226837CE"/>
    <w:rsid w:val="226F0ED9"/>
    <w:rsid w:val="22793A54"/>
    <w:rsid w:val="227B4139"/>
    <w:rsid w:val="22816FEA"/>
    <w:rsid w:val="229D3E32"/>
    <w:rsid w:val="22B77E0D"/>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06636E"/>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38ADB"/>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B10C6C"/>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5E2A"/>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1B30E1"/>
    <w:rsid w:val="2C292C32"/>
    <w:rsid w:val="2C2DC4EE"/>
    <w:rsid w:val="2C532AB9"/>
    <w:rsid w:val="2C67DE61"/>
    <w:rsid w:val="2C7D4ECC"/>
    <w:rsid w:val="2C836A6C"/>
    <w:rsid w:val="2C887C41"/>
    <w:rsid w:val="2C9E3F5A"/>
    <w:rsid w:val="2CA508E5"/>
    <w:rsid w:val="2CA9E7F9"/>
    <w:rsid w:val="2CAD437B"/>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8C479B"/>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0DF363C"/>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040FCD"/>
    <w:rsid w:val="322D19C1"/>
    <w:rsid w:val="32427F90"/>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5D300A"/>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4FF411B"/>
    <w:rsid w:val="35176301"/>
    <w:rsid w:val="351E2709"/>
    <w:rsid w:val="35327246"/>
    <w:rsid w:val="354FF3E5"/>
    <w:rsid w:val="3557C757"/>
    <w:rsid w:val="35724ACE"/>
    <w:rsid w:val="3574587B"/>
    <w:rsid w:val="358F5871"/>
    <w:rsid w:val="359DDDC9"/>
    <w:rsid w:val="359EC970"/>
    <w:rsid w:val="35B30975"/>
    <w:rsid w:val="35B641C5"/>
    <w:rsid w:val="35B83E36"/>
    <w:rsid w:val="35C43FEF"/>
    <w:rsid w:val="35C71557"/>
    <w:rsid w:val="35CE5104"/>
    <w:rsid w:val="35D58572"/>
    <w:rsid w:val="35E26282"/>
    <w:rsid w:val="35EFEA6D"/>
    <w:rsid w:val="35F216E4"/>
    <w:rsid w:val="35F7DB1B"/>
    <w:rsid w:val="35FA3D16"/>
    <w:rsid w:val="35FD2CC1"/>
    <w:rsid w:val="35FDF116"/>
    <w:rsid w:val="36000741"/>
    <w:rsid w:val="360D0BA4"/>
    <w:rsid w:val="361D2D49"/>
    <w:rsid w:val="3621222C"/>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AD7D02"/>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A062C4"/>
    <w:rsid w:val="38BD5124"/>
    <w:rsid w:val="38C95021"/>
    <w:rsid w:val="38CB545A"/>
    <w:rsid w:val="38D7405F"/>
    <w:rsid w:val="38DC5245"/>
    <w:rsid w:val="38EF0DF1"/>
    <w:rsid w:val="38F84A66"/>
    <w:rsid w:val="39036DF6"/>
    <w:rsid w:val="393E439C"/>
    <w:rsid w:val="39522093"/>
    <w:rsid w:val="3955096C"/>
    <w:rsid w:val="395964F9"/>
    <w:rsid w:val="395E6A7C"/>
    <w:rsid w:val="396ED3EC"/>
    <w:rsid w:val="39736856"/>
    <w:rsid w:val="3973B599"/>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8BB"/>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1D1D65"/>
    <w:rsid w:val="3B216500"/>
    <w:rsid w:val="3B2594AC"/>
    <w:rsid w:val="3B270D40"/>
    <w:rsid w:val="3B2F1217"/>
    <w:rsid w:val="3B3677CF"/>
    <w:rsid w:val="3B37FA51"/>
    <w:rsid w:val="3B3D545E"/>
    <w:rsid w:val="3B3FF92F"/>
    <w:rsid w:val="3B417DA0"/>
    <w:rsid w:val="3B4B2460"/>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209A"/>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BF5611"/>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186"/>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854BD"/>
    <w:rsid w:val="3E2A3A5C"/>
    <w:rsid w:val="3E34A8C0"/>
    <w:rsid w:val="3E3B3598"/>
    <w:rsid w:val="3E5A9E0A"/>
    <w:rsid w:val="3E5B170B"/>
    <w:rsid w:val="3E5E6C22"/>
    <w:rsid w:val="3E65E2D3"/>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68D3"/>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47E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DB161"/>
    <w:rsid w:val="3FCF0565"/>
    <w:rsid w:val="3FCF2741"/>
    <w:rsid w:val="3FD30D6B"/>
    <w:rsid w:val="3FD35A7E"/>
    <w:rsid w:val="3FD55F94"/>
    <w:rsid w:val="3FD78322"/>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7ECF3"/>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4F0AEF"/>
    <w:rsid w:val="40A029E7"/>
    <w:rsid w:val="40B14F4E"/>
    <w:rsid w:val="40F605D8"/>
    <w:rsid w:val="41186719"/>
    <w:rsid w:val="411D6E92"/>
    <w:rsid w:val="412C6FEA"/>
    <w:rsid w:val="416A50AA"/>
    <w:rsid w:val="41752572"/>
    <w:rsid w:val="41A36B87"/>
    <w:rsid w:val="41CF5783"/>
    <w:rsid w:val="41D45A7B"/>
    <w:rsid w:val="41F70CF0"/>
    <w:rsid w:val="42554D1A"/>
    <w:rsid w:val="426B261B"/>
    <w:rsid w:val="4281584D"/>
    <w:rsid w:val="42A62C93"/>
    <w:rsid w:val="42B77FEF"/>
    <w:rsid w:val="42D16DEC"/>
    <w:rsid w:val="42D8588A"/>
    <w:rsid w:val="42F21040"/>
    <w:rsid w:val="43241FF3"/>
    <w:rsid w:val="435603C6"/>
    <w:rsid w:val="437CFEB9"/>
    <w:rsid w:val="43BF5318"/>
    <w:rsid w:val="43C37A65"/>
    <w:rsid w:val="43D217FB"/>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55744B"/>
    <w:rsid w:val="455E1617"/>
    <w:rsid w:val="456E728F"/>
    <w:rsid w:val="45B26BC6"/>
    <w:rsid w:val="45D450EC"/>
    <w:rsid w:val="45D63F38"/>
    <w:rsid w:val="45E7852E"/>
    <w:rsid w:val="45EF46BD"/>
    <w:rsid w:val="45F25F3B"/>
    <w:rsid w:val="45F46225"/>
    <w:rsid w:val="462E27A5"/>
    <w:rsid w:val="4647582A"/>
    <w:rsid w:val="46745FAB"/>
    <w:rsid w:val="467F871B"/>
    <w:rsid w:val="46B7943A"/>
    <w:rsid w:val="46C62593"/>
    <w:rsid w:val="46CC4522"/>
    <w:rsid w:val="46F411B5"/>
    <w:rsid w:val="46F96022"/>
    <w:rsid w:val="47344257"/>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060D42"/>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17D5"/>
    <w:rsid w:val="49AE328F"/>
    <w:rsid w:val="49B66257"/>
    <w:rsid w:val="49B72E17"/>
    <w:rsid w:val="49DF7BD4"/>
    <w:rsid w:val="49E31E6B"/>
    <w:rsid w:val="49ED046B"/>
    <w:rsid w:val="49F58015"/>
    <w:rsid w:val="49FF96D2"/>
    <w:rsid w:val="4A072C05"/>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2A6957"/>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06D9"/>
    <w:rsid w:val="4D3B84E6"/>
    <w:rsid w:val="4D4971BF"/>
    <w:rsid w:val="4D5C6D85"/>
    <w:rsid w:val="4D5E4F99"/>
    <w:rsid w:val="4D6269E7"/>
    <w:rsid w:val="4D686729"/>
    <w:rsid w:val="4D7F44DD"/>
    <w:rsid w:val="4D8A94DD"/>
    <w:rsid w:val="4D923853"/>
    <w:rsid w:val="4DA75180"/>
    <w:rsid w:val="4DA86395"/>
    <w:rsid w:val="4DC355AE"/>
    <w:rsid w:val="4DD13360"/>
    <w:rsid w:val="4DD279AC"/>
    <w:rsid w:val="4DEA67DE"/>
    <w:rsid w:val="4DF00B69"/>
    <w:rsid w:val="4DF62DD8"/>
    <w:rsid w:val="4DF94737"/>
    <w:rsid w:val="4DFC8694"/>
    <w:rsid w:val="4DFD7790"/>
    <w:rsid w:val="4DFEAE3B"/>
    <w:rsid w:val="4DFF48B7"/>
    <w:rsid w:val="4E1874E8"/>
    <w:rsid w:val="4E24324B"/>
    <w:rsid w:val="4E276D07"/>
    <w:rsid w:val="4E277ADB"/>
    <w:rsid w:val="4E3F01AC"/>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636B1"/>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600250"/>
    <w:rsid w:val="50736DF2"/>
    <w:rsid w:val="507F3A09"/>
    <w:rsid w:val="5081575F"/>
    <w:rsid w:val="509D0CA4"/>
    <w:rsid w:val="50B556CF"/>
    <w:rsid w:val="50B63A97"/>
    <w:rsid w:val="50C87748"/>
    <w:rsid w:val="50D74E4F"/>
    <w:rsid w:val="50DC3C85"/>
    <w:rsid w:val="50DD58EA"/>
    <w:rsid w:val="511E721E"/>
    <w:rsid w:val="512E492A"/>
    <w:rsid w:val="513312BF"/>
    <w:rsid w:val="515F151A"/>
    <w:rsid w:val="518F55C7"/>
    <w:rsid w:val="51AC601B"/>
    <w:rsid w:val="51B75E8D"/>
    <w:rsid w:val="51B80A21"/>
    <w:rsid w:val="51C7E1F4"/>
    <w:rsid w:val="51CD36D1"/>
    <w:rsid w:val="51CF7A66"/>
    <w:rsid w:val="51E5826F"/>
    <w:rsid w:val="51E6708B"/>
    <w:rsid w:val="51F603EE"/>
    <w:rsid w:val="525B1F20"/>
    <w:rsid w:val="52A953C9"/>
    <w:rsid w:val="52B54133"/>
    <w:rsid w:val="52B5B4AC"/>
    <w:rsid w:val="52BF640C"/>
    <w:rsid w:val="52DB71B3"/>
    <w:rsid w:val="52DE336C"/>
    <w:rsid w:val="52F93E25"/>
    <w:rsid w:val="52FB6941"/>
    <w:rsid w:val="530D3CB6"/>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D2269"/>
    <w:rsid w:val="53CE1778"/>
    <w:rsid w:val="53DE0604"/>
    <w:rsid w:val="53DF5C02"/>
    <w:rsid w:val="53DF76D8"/>
    <w:rsid w:val="53E4328E"/>
    <w:rsid w:val="53EE81B0"/>
    <w:rsid w:val="53EFA935"/>
    <w:rsid w:val="53F51B11"/>
    <w:rsid w:val="53F76228"/>
    <w:rsid w:val="53F7755C"/>
    <w:rsid w:val="53FD2675"/>
    <w:rsid w:val="53FF30FE"/>
    <w:rsid w:val="544A560C"/>
    <w:rsid w:val="54705F07"/>
    <w:rsid w:val="549E6A11"/>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7A1DA8"/>
    <w:rsid w:val="5684065F"/>
    <w:rsid w:val="56990269"/>
    <w:rsid w:val="56A37AD0"/>
    <w:rsid w:val="56B0124F"/>
    <w:rsid w:val="56BD5950"/>
    <w:rsid w:val="56E92DF1"/>
    <w:rsid w:val="56EF28B5"/>
    <w:rsid w:val="56EFDA32"/>
    <w:rsid w:val="56F7721E"/>
    <w:rsid w:val="56F7F5A7"/>
    <w:rsid w:val="56FB4F3E"/>
    <w:rsid w:val="56FD5377"/>
    <w:rsid w:val="56FE7FDE"/>
    <w:rsid w:val="56FED73B"/>
    <w:rsid w:val="56FF0A39"/>
    <w:rsid w:val="56FF43B2"/>
    <w:rsid w:val="56FF57D7"/>
    <w:rsid w:val="570FEEAC"/>
    <w:rsid w:val="572E49B8"/>
    <w:rsid w:val="573DD6FC"/>
    <w:rsid w:val="5749CDDC"/>
    <w:rsid w:val="575536CB"/>
    <w:rsid w:val="5759EC79"/>
    <w:rsid w:val="5768512E"/>
    <w:rsid w:val="576F5761"/>
    <w:rsid w:val="5772634E"/>
    <w:rsid w:val="577328DD"/>
    <w:rsid w:val="5773C3D3"/>
    <w:rsid w:val="57771807"/>
    <w:rsid w:val="57794180"/>
    <w:rsid w:val="577DCC5D"/>
    <w:rsid w:val="577F6E60"/>
    <w:rsid w:val="577F8F6D"/>
    <w:rsid w:val="578B47F5"/>
    <w:rsid w:val="5799C5DC"/>
    <w:rsid w:val="579BB21F"/>
    <w:rsid w:val="57A44F25"/>
    <w:rsid w:val="57AD53FC"/>
    <w:rsid w:val="57AD730C"/>
    <w:rsid w:val="57BC65A8"/>
    <w:rsid w:val="57BF3BF4"/>
    <w:rsid w:val="57BFDBDF"/>
    <w:rsid w:val="57C3003F"/>
    <w:rsid w:val="57D3E83C"/>
    <w:rsid w:val="57D859A3"/>
    <w:rsid w:val="57DC5101"/>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33DFB"/>
    <w:rsid w:val="59153478"/>
    <w:rsid w:val="593A4287"/>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E680F"/>
    <w:rsid w:val="5A141880"/>
    <w:rsid w:val="5A1B6ABC"/>
    <w:rsid w:val="5A3B09C4"/>
    <w:rsid w:val="5A3F2571"/>
    <w:rsid w:val="5A4F036A"/>
    <w:rsid w:val="5A4F36C6"/>
    <w:rsid w:val="5A5CB57C"/>
    <w:rsid w:val="5A5ED97C"/>
    <w:rsid w:val="5A7015BD"/>
    <w:rsid w:val="5A7409F7"/>
    <w:rsid w:val="5A9FF306"/>
    <w:rsid w:val="5ABB60CC"/>
    <w:rsid w:val="5ABE25C8"/>
    <w:rsid w:val="5ABFCC50"/>
    <w:rsid w:val="5ACF424B"/>
    <w:rsid w:val="5ADC46FD"/>
    <w:rsid w:val="5AFE4CAB"/>
    <w:rsid w:val="5AFF58C5"/>
    <w:rsid w:val="5AFFE206"/>
    <w:rsid w:val="5B020D89"/>
    <w:rsid w:val="5B065ACE"/>
    <w:rsid w:val="5B132CAC"/>
    <w:rsid w:val="5B1EE842"/>
    <w:rsid w:val="5B32646D"/>
    <w:rsid w:val="5B32E008"/>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B67FB"/>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4581D"/>
    <w:rsid w:val="5C4817CB"/>
    <w:rsid w:val="5C5D9029"/>
    <w:rsid w:val="5C6E7D46"/>
    <w:rsid w:val="5C8F0810"/>
    <w:rsid w:val="5CCF2357"/>
    <w:rsid w:val="5CCFC946"/>
    <w:rsid w:val="5CD63CA5"/>
    <w:rsid w:val="5CDE840B"/>
    <w:rsid w:val="5CEC4AD3"/>
    <w:rsid w:val="5CF64608"/>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26AC6"/>
    <w:rsid w:val="5D9B30F4"/>
    <w:rsid w:val="5D9F3A45"/>
    <w:rsid w:val="5DAA049B"/>
    <w:rsid w:val="5DAB7366"/>
    <w:rsid w:val="5DB3D635"/>
    <w:rsid w:val="5DB71991"/>
    <w:rsid w:val="5DBF92BC"/>
    <w:rsid w:val="5DCE2DAF"/>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641FD"/>
    <w:rsid w:val="5E176CDD"/>
    <w:rsid w:val="5E301322"/>
    <w:rsid w:val="5E36741C"/>
    <w:rsid w:val="5E3C641C"/>
    <w:rsid w:val="5E3FC478"/>
    <w:rsid w:val="5E425AB7"/>
    <w:rsid w:val="5E443FDD"/>
    <w:rsid w:val="5E4D2D28"/>
    <w:rsid w:val="5E5B48E4"/>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7A60C"/>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D6820"/>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5F61"/>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205082"/>
    <w:rsid w:val="603A075E"/>
    <w:rsid w:val="60556410"/>
    <w:rsid w:val="60792322"/>
    <w:rsid w:val="607B1ECB"/>
    <w:rsid w:val="60C80252"/>
    <w:rsid w:val="60EFCFB5"/>
    <w:rsid w:val="60FB0C3B"/>
    <w:rsid w:val="61006DB6"/>
    <w:rsid w:val="613B72A3"/>
    <w:rsid w:val="614D302E"/>
    <w:rsid w:val="61571E18"/>
    <w:rsid w:val="6165004B"/>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6709D"/>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A075B0"/>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AE327"/>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62F4D"/>
    <w:rsid w:val="6B0E050A"/>
    <w:rsid w:val="6B2DEA56"/>
    <w:rsid w:val="6B2E365A"/>
    <w:rsid w:val="6B3B7392"/>
    <w:rsid w:val="6B425DC3"/>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783EE"/>
    <w:rsid w:val="6BF9496E"/>
    <w:rsid w:val="6BFAE338"/>
    <w:rsid w:val="6BFD6220"/>
    <w:rsid w:val="6BFD9865"/>
    <w:rsid w:val="6BFDB3D2"/>
    <w:rsid w:val="6BFDEDB6"/>
    <w:rsid w:val="6BFF323E"/>
    <w:rsid w:val="6BFF86EA"/>
    <w:rsid w:val="6BFFC2DB"/>
    <w:rsid w:val="6C326CA1"/>
    <w:rsid w:val="6C3B986E"/>
    <w:rsid w:val="6C4EAC07"/>
    <w:rsid w:val="6C694657"/>
    <w:rsid w:val="6C7A3903"/>
    <w:rsid w:val="6C7C5031"/>
    <w:rsid w:val="6C7F8F99"/>
    <w:rsid w:val="6C7F9D3C"/>
    <w:rsid w:val="6C831A23"/>
    <w:rsid w:val="6C974D33"/>
    <w:rsid w:val="6C9C33FE"/>
    <w:rsid w:val="6C9F032A"/>
    <w:rsid w:val="6CB0719D"/>
    <w:rsid w:val="6CBAFFFF"/>
    <w:rsid w:val="6CBC396C"/>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0F0C96"/>
    <w:rsid w:val="6D3E0D28"/>
    <w:rsid w:val="6D3F2C31"/>
    <w:rsid w:val="6D43BFFF"/>
    <w:rsid w:val="6D452271"/>
    <w:rsid w:val="6D467092"/>
    <w:rsid w:val="6D5215FD"/>
    <w:rsid w:val="6D54305C"/>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94207"/>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EE282"/>
    <w:rsid w:val="6EFF98EB"/>
    <w:rsid w:val="6F003377"/>
    <w:rsid w:val="6F09E1BD"/>
    <w:rsid w:val="6F186524"/>
    <w:rsid w:val="6F2D6405"/>
    <w:rsid w:val="6F3636A4"/>
    <w:rsid w:val="6F3EDC10"/>
    <w:rsid w:val="6F3F565D"/>
    <w:rsid w:val="6F3F569C"/>
    <w:rsid w:val="6F3F99A0"/>
    <w:rsid w:val="6F4928C7"/>
    <w:rsid w:val="6F4C8BB8"/>
    <w:rsid w:val="6F4FE213"/>
    <w:rsid w:val="6F572DFD"/>
    <w:rsid w:val="6F5D9381"/>
    <w:rsid w:val="6F5D9E52"/>
    <w:rsid w:val="6F5EB6EF"/>
    <w:rsid w:val="6F5F776F"/>
    <w:rsid w:val="6F5F7856"/>
    <w:rsid w:val="6F5FA618"/>
    <w:rsid w:val="6F625252"/>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D35E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61C34"/>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8317"/>
    <w:rsid w:val="71FFD4DC"/>
    <w:rsid w:val="72067E21"/>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00DA0"/>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A5DC5C"/>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7978"/>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EE982"/>
    <w:rsid w:val="77BF1F29"/>
    <w:rsid w:val="77BF2581"/>
    <w:rsid w:val="77BF45CE"/>
    <w:rsid w:val="77BF5E36"/>
    <w:rsid w:val="77C9AB50"/>
    <w:rsid w:val="77CA883A"/>
    <w:rsid w:val="77CF46DC"/>
    <w:rsid w:val="77CF79FA"/>
    <w:rsid w:val="77D17AAE"/>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38A"/>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DA0BC"/>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BDD30"/>
    <w:rsid w:val="7BBD6ADE"/>
    <w:rsid w:val="7BBD7B47"/>
    <w:rsid w:val="7BBDB129"/>
    <w:rsid w:val="7BBE35B8"/>
    <w:rsid w:val="7BBE65B9"/>
    <w:rsid w:val="7BBEB5B6"/>
    <w:rsid w:val="7BBEE128"/>
    <w:rsid w:val="7BBF4C88"/>
    <w:rsid w:val="7BBF6662"/>
    <w:rsid w:val="7BBF94A0"/>
    <w:rsid w:val="7BBFF6ED"/>
    <w:rsid w:val="7BC34008"/>
    <w:rsid w:val="7BC9C3A9"/>
    <w:rsid w:val="7BCA3A20"/>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0D4"/>
    <w:rsid w:val="7BDFF4FB"/>
    <w:rsid w:val="7BE307E3"/>
    <w:rsid w:val="7BE62D86"/>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1107B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4D7A"/>
    <w:rsid w:val="7CB7B386"/>
    <w:rsid w:val="7CBD438A"/>
    <w:rsid w:val="7CBF3D92"/>
    <w:rsid w:val="7CC55386"/>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93612"/>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35C62"/>
    <w:rsid w:val="7D74F5C1"/>
    <w:rsid w:val="7D754FE4"/>
    <w:rsid w:val="7D7718BD"/>
    <w:rsid w:val="7D7726E2"/>
    <w:rsid w:val="7D7A24F1"/>
    <w:rsid w:val="7D7E64CF"/>
    <w:rsid w:val="7D7F1B01"/>
    <w:rsid w:val="7D7F3733"/>
    <w:rsid w:val="7D7F7083"/>
    <w:rsid w:val="7D812F7B"/>
    <w:rsid w:val="7D8E89CF"/>
    <w:rsid w:val="7D954895"/>
    <w:rsid w:val="7D97F837"/>
    <w:rsid w:val="7D9F41A6"/>
    <w:rsid w:val="7D9F9E60"/>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12F5"/>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A35D2"/>
    <w:rsid w:val="7E1B6682"/>
    <w:rsid w:val="7E1EE38A"/>
    <w:rsid w:val="7E2710F5"/>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1094A"/>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54B7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DF60"/>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480"/>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6974E"/>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4C0D"/>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EF73D"/>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979F0"/>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631A"/>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27B"/>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955A"/>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DFB025"/>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BF5268"/>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BDA226"/>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BAF0B"/>
    <w:rsid w:val="AFCF8CF9"/>
    <w:rsid w:val="AFCFB3AA"/>
    <w:rsid w:val="AFD3AE8D"/>
    <w:rsid w:val="AFDB881A"/>
    <w:rsid w:val="AFDE0A8D"/>
    <w:rsid w:val="AFDF9B66"/>
    <w:rsid w:val="AFEAB84B"/>
    <w:rsid w:val="AFEE609A"/>
    <w:rsid w:val="AFF54C5F"/>
    <w:rsid w:val="AFF6EECA"/>
    <w:rsid w:val="AFF7DCA1"/>
    <w:rsid w:val="AFF7E98B"/>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BFFDA4"/>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EC1B36"/>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AA7CA"/>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521DC"/>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7F195"/>
    <w:rsid w:val="BEBE9400"/>
    <w:rsid w:val="BED10D76"/>
    <w:rsid w:val="BEDA4BD1"/>
    <w:rsid w:val="BEDEE1F0"/>
    <w:rsid w:val="BEE181DD"/>
    <w:rsid w:val="BEE7C5B7"/>
    <w:rsid w:val="BEEBF1AB"/>
    <w:rsid w:val="BEEF31E5"/>
    <w:rsid w:val="BEEFFB2D"/>
    <w:rsid w:val="BEF372A1"/>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4550"/>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BD29F"/>
    <w:rsid w:val="BFED1F16"/>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BFFFF4E2"/>
    <w:rsid w:val="C17E638C"/>
    <w:rsid w:val="C17F0B03"/>
    <w:rsid w:val="C1FE18E1"/>
    <w:rsid w:val="C2D3EBA2"/>
    <w:rsid w:val="C2EFA8F1"/>
    <w:rsid w:val="C37CC2F7"/>
    <w:rsid w:val="C37E9195"/>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1FA44E"/>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9B42CB"/>
    <w:rsid w:val="D7ADD39A"/>
    <w:rsid w:val="D7B6EC26"/>
    <w:rsid w:val="D7B8E1F3"/>
    <w:rsid w:val="D7BB9AA7"/>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3CF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938C"/>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38B87"/>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79C08"/>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ADA"/>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5F99A5"/>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DBD8"/>
    <w:rsid w:val="EF37EE6D"/>
    <w:rsid w:val="EF3F8F9D"/>
    <w:rsid w:val="EF3FA582"/>
    <w:rsid w:val="EF3FC61D"/>
    <w:rsid w:val="EF4756B2"/>
    <w:rsid w:val="EF4D5AE6"/>
    <w:rsid w:val="EF4DD713"/>
    <w:rsid w:val="EF564C8E"/>
    <w:rsid w:val="EF57FB6E"/>
    <w:rsid w:val="EF5BB2CB"/>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BF158"/>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DF5CE1"/>
    <w:rsid w:val="F5E36F39"/>
    <w:rsid w:val="F5E67488"/>
    <w:rsid w:val="F5E6E5F1"/>
    <w:rsid w:val="F5E78CAE"/>
    <w:rsid w:val="F5E92B96"/>
    <w:rsid w:val="F5EA0C42"/>
    <w:rsid w:val="F5EBD193"/>
    <w:rsid w:val="F5EF3FD7"/>
    <w:rsid w:val="F5F3F387"/>
    <w:rsid w:val="F5F9E3D8"/>
    <w:rsid w:val="F5FB78AD"/>
    <w:rsid w:val="F5FBF5E1"/>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123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B7C8D"/>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0D3A"/>
    <w:rsid w:val="FBED98E9"/>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18F6"/>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237A"/>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C25C"/>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8BF"/>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3FDEC"/>
    <w:rsid w:val="FDCE3EAB"/>
    <w:rsid w:val="FDCF4F86"/>
    <w:rsid w:val="FDCF626F"/>
    <w:rsid w:val="FDCF80AC"/>
    <w:rsid w:val="FDD5E1D3"/>
    <w:rsid w:val="FDD5EB6A"/>
    <w:rsid w:val="FDD62026"/>
    <w:rsid w:val="FDDB2842"/>
    <w:rsid w:val="FDDD2F5A"/>
    <w:rsid w:val="FDDD9296"/>
    <w:rsid w:val="FDDF418C"/>
    <w:rsid w:val="FDDF8B7C"/>
    <w:rsid w:val="FDDFD01E"/>
    <w:rsid w:val="FDDFFD27"/>
    <w:rsid w:val="FDE31715"/>
    <w:rsid w:val="FDE93C77"/>
    <w:rsid w:val="FDEA9EC8"/>
    <w:rsid w:val="FDEBE0CA"/>
    <w:rsid w:val="FDEC46D7"/>
    <w:rsid w:val="FDED7137"/>
    <w:rsid w:val="FDEE8CC3"/>
    <w:rsid w:val="FDEF0082"/>
    <w:rsid w:val="FDEF21CB"/>
    <w:rsid w:val="FDEF2A92"/>
    <w:rsid w:val="FDEF309D"/>
    <w:rsid w:val="FDEFF41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7D900"/>
    <w:rsid w:val="FEE89766"/>
    <w:rsid w:val="FEEF2584"/>
    <w:rsid w:val="FEEF4E7C"/>
    <w:rsid w:val="FEF28D07"/>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4DC6"/>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1C4E"/>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ABBD"/>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3F7F"/>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28A"/>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36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4"/>
      <w:szCs w:val="40"/>
    </w:rPr>
  </w:style>
  <w:style w:type="paragraph" w:styleId="3">
    <w:name w:val="heading 2"/>
    <w:basedOn w:val="1"/>
    <w:next w:val="1"/>
    <w:link w:val="47"/>
    <w:unhideWhenUsed/>
    <w:qFormat/>
    <w:uiPriority w:val="9"/>
    <w:pPr>
      <w:keepNext/>
      <w:keepLines/>
      <w:spacing w:before="360" w:after="120"/>
      <w:outlineLvl w:val="1"/>
    </w:pPr>
    <w:rPr>
      <w:b/>
      <w:sz w:val="32"/>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24"/>
      <w:vertAlign w:val="superscript"/>
    </w:rPr>
  </w:style>
  <w:style w:type="character" w:styleId="19">
    <w:name w:val="footnote reference"/>
    <w:basedOn w:val="8"/>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qFormat/>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jc w:val="center"/>
    </w:pPr>
    <w:rPr>
      <w:b/>
      <w:sz w:val="48"/>
      <w:szCs w:val="52"/>
    </w:rPr>
  </w:style>
  <w:style w:type="paragraph" w:styleId="33">
    <w:name w:val="toc 1"/>
    <w:basedOn w:val="1"/>
    <w:next w:val="1"/>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eastAsiaTheme="minorEastAsia"/>
      <w:b/>
      <w:sz w:val="44"/>
      <w:szCs w:val="40"/>
    </w:rPr>
  </w:style>
  <w:style w:type="character" w:customStyle="1" w:styleId="44">
    <w:name w:val="Balloon Text Char"/>
    <w:basedOn w:val="8"/>
    <w:link w:val="10"/>
    <w:semiHidden/>
    <w:qFormat/>
    <w:uiPriority w:val="99"/>
    <w:rPr>
      <w:rFonts w:eastAsiaTheme="minorEastAsia"/>
      <w:sz w:val="18"/>
      <w:szCs w:val="18"/>
      <w:lang w:val="en" w:eastAsia="zh-CN"/>
    </w:rPr>
  </w:style>
  <w:style w:type="character" w:customStyle="1" w:styleId="45">
    <w:name w:val="Comment Text Char"/>
    <w:basedOn w:val="8"/>
    <w:link w:val="14"/>
    <w:semiHidden/>
    <w:qFormat/>
    <w:uiPriority w:val="99"/>
    <w:rPr>
      <w:rFonts w:cs="Arial" w:eastAsiaTheme="minorEastAsia"/>
      <w:sz w:val="24"/>
      <w:szCs w:val="22"/>
      <w:lang w:val="en" w:eastAsia="zh-CN"/>
    </w:rPr>
  </w:style>
  <w:style w:type="character" w:customStyle="1" w:styleId="46">
    <w:name w:val="Comment Subject Char"/>
    <w:basedOn w:val="45"/>
    <w:link w:val="15"/>
    <w:semiHidden/>
    <w:qFormat/>
    <w:uiPriority w:val="99"/>
    <w:rPr>
      <w:rFonts w:cs="Arial" w:eastAsiaTheme="minorEastAsia"/>
      <w:b/>
      <w:bCs/>
      <w:sz w:val="24"/>
      <w:szCs w:val="22"/>
      <w:lang w:val="en" w:eastAsia="zh-CN"/>
    </w:rPr>
  </w:style>
  <w:style w:type="character" w:customStyle="1" w:styleId="47">
    <w:name w:val="Heading 2 Char"/>
    <w:link w:val="3"/>
    <w:qFormat/>
    <w:uiPriority w:val="9"/>
    <w:rPr>
      <w:rFonts w:eastAsiaTheme="minorEastAsia"/>
      <w:b/>
      <w:sz w:val="32"/>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chart" Target="charts/chart3.xml"/><Relationship Id="rId42" Type="http://schemas.openxmlformats.org/officeDocument/2006/relationships/chart" Target="charts/chart2.xml"/><Relationship Id="rId41" Type="http://schemas.openxmlformats.org/officeDocument/2006/relationships/chart" Target="charts/chart1.xml"/><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theme" Target="theme/theme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header" Target="header3.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header" Target="header2.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1 layer</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2 layers</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false"/>
        </c:ser>
        <c:ser>
          <c:idx val="2"/>
          <c:order val="2"/>
          <c:tx>
            <c:strRef>
              <c:f>Sheet1!$D$1</c:f>
              <c:strCache>
                <c:ptCount val="1"/>
                <c:pt idx="0">
                  <c:v>3 layers</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1 layer</c:v>
                </c:pt>
              </c:strCache>
            </c:strRef>
          </c:tx>
          <c:spPr>
            <a:solidFill>
              <a:schemeClr val="accent1"/>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Information Management</Company>
  <Pages>70</Pages>
  <Words>14146</Words>
  <Characters>71987</Characters>
  <Lines>637</Lines>
  <Paragraphs>179</Paragraphs>
  <TotalTime>0</TotalTime>
  <ScaleCrop>false</ScaleCrop>
  <LinksUpToDate>false</LinksUpToDate>
  <CharactersWithSpaces>85794</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2020-08-27T06:51:00Z</dcterms:created>
  <dc:creator>Chung, Joseph</dc:creator>
  <cp:lastModifiedBy>iict</cp:lastModifiedBy>
  <dcterms:modified xsi:type="dcterms:W3CDTF">2020-08-27T12:54:52Z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