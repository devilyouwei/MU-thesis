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E6A2D3" w14:textId="77777777" w:rsidR="00586423" w:rsidRDefault="00586423">
      <w:pPr>
        <w:pStyle w:val="Title"/>
      </w:pPr>
      <w:bookmarkStart w:id="0" w:name="_qyyt2rsg6h9i"/>
      <w:bookmarkStart w:id="1" w:name="_d5lqsp2hnt2i"/>
      <w:bookmarkEnd w:id="0"/>
      <w:bookmarkEnd w:id="1"/>
    </w:p>
    <w:p w14:paraId="22016C0B" w14:textId="77777777" w:rsidR="00586423" w:rsidRDefault="007D160A">
      <w:pPr>
        <w:pStyle w:val="Title"/>
      </w:pPr>
      <w:r>
        <w:t>The Search Engine for Education and Learning</w:t>
      </w:r>
    </w:p>
    <w:p w14:paraId="2B9AB159" w14:textId="77777777" w:rsidR="00586423" w:rsidRDefault="00586423">
      <w:pPr>
        <w:ind w:firstLineChars="150" w:firstLine="360"/>
        <w:jc w:val="center"/>
      </w:pPr>
    </w:p>
    <w:p w14:paraId="68926484" w14:textId="77777777" w:rsidR="00586423" w:rsidRDefault="00586423">
      <w:pPr>
        <w:ind w:firstLineChars="150" w:firstLine="360"/>
        <w:jc w:val="center"/>
      </w:pPr>
    </w:p>
    <w:p w14:paraId="53271D34" w14:textId="77777777" w:rsidR="00586423" w:rsidRDefault="007D160A">
      <w:pPr>
        <w:spacing w:line="360" w:lineRule="auto"/>
        <w:ind w:firstLineChars="150" w:firstLine="422"/>
        <w:jc w:val="center"/>
        <w:rPr>
          <w:b/>
          <w:bCs/>
          <w:sz w:val="28"/>
          <w:szCs w:val="28"/>
          <w:lang w:val="en-US"/>
        </w:rPr>
      </w:pPr>
      <w:r>
        <w:rPr>
          <w:b/>
          <w:bCs/>
          <w:sz w:val="28"/>
          <w:szCs w:val="28"/>
        </w:rPr>
        <w:t>By</w:t>
      </w:r>
    </w:p>
    <w:p w14:paraId="1E983A65" w14:textId="77777777" w:rsidR="00586423" w:rsidRDefault="007D160A">
      <w:pPr>
        <w:spacing w:line="360" w:lineRule="auto"/>
        <w:ind w:firstLineChars="150" w:firstLine="422"/>
        <w:jc w:val="center"/>
        <w:rPr>
          <w:b/>
          <w:bCs/>
          <w:sz w:val="28"/>
          <w:szCs w:val="28"/>
          <w:lang w:val="en-US"/>
        </w:rPr>
      </w:pPr>
      <w:proofErr w:type="spellStart"/>
      <w:r>
        <w:rPr>
          <w:b/>
          <w:bCs/>
          <w:sz w:val="28"/>
          <w:szCs w:val="28"/>
          <w:lang w:val="en-US"/>
        </w:rPr>
        <w:t>Youwei</w:t>
      </w:r>
      <w:proofErr w:type="spellEnd"/>
      <w:r>
        <w:rPr>
          <w:b/>
          <w:bCs/>
          <w:sz w:val="28"/>
          <w:szCs w:val="28"/>
          <w:lang w:val="en-US"/>
        </w:rPr>
        <w:t xml:space="preserve"> Huang</w:t>
      </w:r>
    </w:p>
    <w:p w14:paraId="5104FAC0" w14:textId="77777777" w:rsidR="00586423" w:rsidRDefault="00586423">
      <w:pPr>
        <w:spacing w:line="360" w:lineRule="auto"/>
        <w:ind w:firstLineChars="150" w:firstLine="422"/>
        <w:jc w:val="center"/>
        <w:rPr>
          <w:b/>
          <w:bCs/>
          <w:sz w:val="28"/>
          <w:szCs w:val="28"/>
          <w:lang w:val="en-US"/>
        </w:rPr>
      </w:pPr>
    </w:p>
    <w:p w14:paraId="47146B38" w14:textId="77777777" w:rsidR="00586423" w:rsidRDefault="00586423">
      <w:pPr>
        <w:spacing w:line="360" w:lineRule="auto"/>
        <w:rPr>
          <w:b/>
          <w:bCs/>
          <w:sz w:val="28"/>
          <w:szCs w:val="28"/>
          <w:lang w:val="en-US"/>
        </w:rPr>
      </w:pPr>
    </w:p>
    <w:p w14:paraId="75622A84" w14:textId="77777777" w:rsidR="00586423" w:rsidRDefault="007D160A">
      <w:pPr>
        <w:spacing w:line="360" w:lineRule="auto"/>
        <w:ind w:firstLineChars="150" w:firstLine="422"/>
        <w:jc w:val="center"/>
        <w:rPr>
          <w:b/>
          <w:bCs/>
          <w:sz w:val="28"/>
          <w:szCs w:val="28"/>
        </w:rPr>
      </w:pPr>
      <w:r>
        <w:rPr>
          <w:b/>
          <w:bCs/>
          <w:sz w:val="28"/>
          <w:szCs w:val="28"/>
        </w:rPr>
        <w:t>Advisor</w:t>
      </w:r>
    </w:p>
    <w:p w14:paraId="52060EBA" w14:textId="77777777" w:rsidR="00586423" w:rsidRDefault="007D160A">
      <w:pPr>
        <w:spacing w:line="360" w:lineRule="auto"/>
        <w:ind w:firstLineChars="150" w:firstLine="422"/>
        <w:jc w:val="center"/>
        <w:rPr>
          <w:b/>
          <w:bCs/>
          <w:sz w:val="28"/>
          <w:szCs w:val="28"/>
          <w:lang w:val="en-US"/>
        </w:rPr>
      </w:pPr>
      <w:r>
        <w:rPr>
          <w:b/>
          <w:bCs/>
          <w:sz w:val="28"/>
          <w:szCs w:val="28"/>
        </w:rPr>
        <w:t>Dr. Cui Yu</w:t>
      </w:r>
    </w:p>
    <w:p w14:paraId="4D6FCA50" w14:textId="77777777" w:rsidR="00586423" w:rsidRDefault="00586423">
      <w:pPr>
        <w:spacing w:line="360" w:lineRule="auto"/>
        <w:ind w:firstLineChars="150" w:firstLine="422"/>
        <w:jc w:val="center"/>
        <w:rPr>
          <w:b/>
          <w:bCs/>
          <w:sz w:val="28"/>
          <w:szCs w:val="28"/>
          <w:lang w:val="en-US"/>
        </w:rPr>
      </w:pPr>
    </w:p>
    <w:p w14:paraId="54B1499C" w14:textId="77777777" w:rsidR="00586423" w:rsidRDefault="007D160A">
      <w:pPr>
        <w:spacing w:line="360" w:lineRule="auto"/>
        <w:ind w:firstLineChars="150" w:firstLine="422"/>
        <w:jc w:val="center"/>
        <w:rPr>
          <w:b/>
          <w:bCs/>
          <w:sz w:val="28"/>
          <w:szCs w:val="28"/>
          <w:lang w:val="en-US"/>
        </w:rPr>
      </w:pPr>
      <w:r>
        <w:rPr>
          <w:b/>
          <w:bCs/>
          <w:sz w:val="28"/>
          <w:szCs w:val="28"/>
          <w:lang w:val="en-US"/>
        </w:rPr>
        <w:br/>
      </w:r>
      <w:bookmarkStart w:id="2" w:name="_ghkjqadc8rh7"/>
      <w:bookmarkStart w:id="3" w:name="_nt6vzxf05e51"/>
      <w:bookmarkEnd w:id="2"/>
      <w:bookmarkEnd w:id="3"/>
      <w:r>
        <w:rPr>
          <w:b/>
          <w:bCs/>
          <w:sz w:val="28"/>
          <w:szCs w:val="28"/>
          <w:lang w:val="en-US"/>
        </w:rPr>
        <w:t>A thesis submitted in fulfillment of the requirements of the degree of</w:t>
      </w:r>
    </w:p>
    <w:p w14:paraId="3061CAC0" w14:textId="77777777" w:rsidR="00586423" w:rsidRDefault="00586423">
      <w:pPr>
        <w:spacing w:line="360" w:lineRule="auto"/>
        <w:ind w:firstLineChars="150" w:firstLine="422"/>
        <w:jc w:val="center"/>
        <w:rPr>
          <w:b/>
          <w:bCs/>
          <w:sz w:val="28"/>
          <w:szCs w:val="28"/>
          <w:lang w:val="en-US"/>
        </w:rPr>
      </w:pPr>
    </w:p>
    <w:p w14:paraId="32AC02DD" w14:textId="77777777" w:rsidR="00586423" w:rsidRDefault="00586423">
      <w:pPr>
        <w:spacing w:line="360" w:lineRule="auto"/>
        <w:ind w:firstLineChars="150" w:firstLine="422"/>
        <w:jc w:val="center"/>
        <w:rPr>
          <w:b/>
          <w:bCs/>
          <w:sz w:val="28"/>
          <w:szCs w:val="28"/>
          <w:lang w:val="en-US"/>
        </w:rPr>
      </w:pPr>
    </w:p>
    <w:p w14:paraId="0BF6AD55" w14:textId="3BF2E747" w:rsidR="00586423" w:rsidRDefault="007D160A">
      <w:pPr>
        <w:spacing w:line="360" w:lineRule="auto"/>
        <w:ind w:firstLineChars="150" w:firstLine="422"/>
        <w:jc w:val="center"/>
        <w:rPr>
          <w:b/>
          <w:bCs/>
          <w:sz w:val="28"/>
          <w:szCs w:val="28"/>
        </w:rPr>
      </w:pPr>
      <w:r>
        <w:rPr>
          <w:b/>
          <w:bCs/>
          <w:sz w:val="28"/>
          <w:szCs w:val="28"/>
          <w:lang w:val="en-US"/>
        </w:rPr>
        <w:t>Master of Science</w:t>
      </w:r>
    </w:p>
    <w:p w14:paraId="11644F94" w14:textId="77777777" w:rsidR="00586423" w:rsidRDefault="007D160A">
      <w:pPr>
        <w:spacing w:line="360" w:lineRule="auto"/>
        <w:ind w:firstLineChars="150" w:firstLine="422"/>
        <w:jc w:val="center"/>
        <w:rPr>
          <w:b/>
          <w:bCs/>
          <w:sz w:val="28"/>
          <w:szCs w:val="28"/>
          <w:lang w:val="en-US"/>
        </w:rPr>
      </w:pPr>
      <w:r>
        <w:rPr>
          <w:b/>
          <w:bCs/>
          <w:sz w:val="28"/>
          <w:szCs w:val="28"/>
          <w:lang w:val="en-US"/>
        </w:rPr>
        <w:t>In</w:t>
      </w:r>
    </w:p>
    <w:p w14:paraId="504D8EFF" w14:textId="77777777" w:rsidR="00586423" w:rsidRDefault="007D160A">
      <w:pPr>
        <w:spacing w:line="360" w:lineRule="auto"/>
        <w:ind w:firstLineChars="150" w:firstLine="422"/>
        <w:jc w:val="center"/>
        <w:rPr>
          <w:b/>
          <w:bCs/>
          <w:sz w:val="28"/>
          <w:szCs w:val="28"/>
        </w:rPr>
      </w:pPr>
      <w:r>
        <w:rPr>
          <w:b/>
          <w:bCs/>
          <w:sz w:val="28"/>
          <w:szCs w:val="28"/>
        </w:rPr>
        <w:t>Software Engineering</w:t>
      </w:r>
    </w:p>
    <w:p w14:paraId="4A73A93F" w14:textId="77777777" w:rsidR="00586423" w:rsidRDefault="00586423">
      <w:pPr>
        <w:spacing w:line="360" w:lineRule="auto"/>
        <w:ind w:firstLineChars="150" w:firstLine="422"/>
        <w:jc w:val="center"/>
        <w:rPr>
          <w:b/>
          <w:bCs/>
          <w:sz w:val="28"/>
          <w:szCs w:val="28"/>
        </w:rPr>
      </w:pPr>
    </w:p>
    <w:p w14:paraId="5230C335" w14:textId="77777777" w:rsidR="00586423" w:rsidRDefault="00586423">
      <w:pPr>
        <w:spacing w:line="360" w:lineRule="auto"/>
        <w:rPr>
          <w:b/>
          <w:bCs/>
          <w:sz w:val="28"/>
          <w:szCs w:val="28"/>
        </w:rPr>
      </w:pPr>
    </w:p>
    <w:p w14:paraId="33BDA29E" w14:textId="77777777" w:rsidR="00586423" w:rsidRDefault="007D160A">
      <w:pPr>
        <w:spacing w:line="360" w:lineRule="auto"/>
        <w:ind w:firstLineChars="150" w:firstLine="422"/>
        <w:jc w:val="center"/>
        <w:rPr>
          <w:b/>
          <w:bCs/>
          <w:sz w:val="28"/>
          <w:szCs w:val="28"/>
          <w:lang w:val="en-US"/>
        </w:rPr>
      </w:pPr>
      <w:r>
        <w:rPr>
          <w:b/>
          <w:bCs/>
          <w:sz w:val="28"/>
          <w:szCs w:val="28"/>
          <w:lang w:val="en-US"/>
        </w:rPr>
        <w:t>Department of Computer Science and Software Engineering</w:t>
      </w:r>
    </w:p>
    <w:p w14:paraId="0D14637D" w14:textId="77777777" w:rsidR="00586423" w:rsidRDefault="007D160A">
      <w:pPr>
        <w:spacing w:line="360" w:lineRule="auto"/>
        <w:ind w:firstLineChars="150" w:firstLine="422"/>
        <w:jc w:val="center"/>
        <w:rPr>
          <w:b/>
          <w:bCs/>
          <w:sz w:val="28"/>
          <w:szCs w:val="28"/>
          <w:lang w:val="en-US"/>
        </w:rPr>
      </w:pPr>
      <w:r>
        <w:rPr>
          <w:b/>
          <w:bCs/>
          <w:sz w:val="28"/>
          <w:szCs w:val="28"/>
          <w:lang w:val="en-US"/>
        </w:rPr>
        <w:t>Monmouth University</w:t>
      </w:r>
    </w:p>
    <w:p w14:paraId="62396EF3" w14:textId="77777777" w:rsidR="00586423" w:rsidRDefault="007D160A">
      <w:pPr>
        <w:spacing w:line="360" w:lineRule="auto"/>
        <w:ind w:firstLineChars="150" w:firstLine="422"/>
        <w:jc w:val="center"/>
        <w:rPr>
          <w:b/>
          <w:bCs/>
          <w:sz w:val="28"/>
          <w:szCs w:val="28"/>
          <w:lang w:val="en-US"/>
        </w:rPr>
      </w:pPr>
      <w:r>
        <w:rPr>
          <w:b/>
          <w:bCs/>
          <w:sz w:val="28"/>
          <w:szCs w:val="28"/>
          <w:lang w:val="en-US"/>
        </w:rPr>
        <w:t>West Long Branch, New Jersey</w:t>
      </w:r>
    </w:p>
    <w:p w14:paraId="5062577D" w14:textId="612DA5A8" w:rsidR="00586423" w:rsidRDefault="007D160A">
      <w:pPr>
        <w:ind w:firstLineChars="150" w:firstLine="360"/>
        <w:jc w:val="center"/>
        <w:rPr>
          <w:rFonts w:eastAsia="Noto Sans CJK SC"/>
        </w:rPr>
      </w:pPr>
      <w:r>
        <w:rPr>
          <w:rFonts w:ascii="SimSun" w:eastAsia="SimSun" w:hAnsi="SimSun" w:cs="SimSun"/>
          <w:noProof/>
          <w:szCs w:val="24"/>
          <w:lang w:val="en-US" w:eastAsia="en-US"/>
        </w:rPr>
        <w:drawing>
          <wp:anchor distT="0" distB="0" distL="114300" distR="114300" simplePos="0" relativeHeight="251659264" behindDoc="0" locked="0" layoutInCell="1" allowOverlap="1" wp14:anchorId="5ACEDE9D" wp14:editId="4D3F1509">
            <wp:simplePos x="0" y="0"/>
            <wp:positionH relativeFrom="column">
              <wp:posOffset>5228590</wp:posOffset>
            </wp:positionH>
            <wp:positionV relativeFrom="paragraph">
              <wp:posOffset>607695</wp:posOffset>
            </wp:positionV>
            <wp:extent cx="969645" cy="969645"/>
            <wp:effectExtent l="0" t="0" r="1905" b="1905"/>
            <wp:wrapTopAndBottom/>
            <wp:docPr id="3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descr="IMG_256"/>
                    <pic:cNvPicPr>
                      <a:picLocks noChangeAspect="1"/>
                    </pic:cNvPicPr>
                  </pic:nvPicPr>
                  <pic:blipFill>
                    <a:blip r:embed="rId9"/>
                    <a:stretch>
                      <a:fillRect/>
                    </a:stretch>
                  </pic:blipFill>
                  <pic:spPr>
                    <a:xfrm>
                      <a:off x="0" y="0"/>
                      <a:ext cx="969645" cy="969645"/>
                    </a:xfrm>
                    <a:prstGeom prst="rect">
                      <a:avLst/>
                    </a:prstGeom>
                    <a:noFill/>
                    <a:ln w="9525">
                      <a:noFill/>
                    </a:ln>
                  </pic:spPr>
                </pic:pic>
              </a:graphicData>
            </a:graphic>
          </wp:anchor>
        </w:drawing>
      </w:r>
      <w:r>
        <w:rPr>
          <w:b/>
          <w:bCs/>
          <w:sz w:val="28"/>
          <w:szCs w:val="28"/>
        </w:rPr>
        <w:t>August</w:t>
      </w:r>
      <w:r>
        <w:rPr>
          <w:b/>
          <w:bCs/>
          <w:sz w:val="28"/>
          <w:szCs w:val="28"/>
          <w:lang w:val="en-US"/>
        </w:rPr>
        <w:t xml:space="preserve"> 20</w:t>
      </w:r>
      <w:r>
        <w:rPr>
          <w:b/>
          <w:bCs/>
          <w:sz w:val="28"/>
          <w:szCs w:val="28"/>
        </w:rPr>
        <w:t>20</w:t>
      </w:r>
    </w:p>
    <w:p w14:paraId="67C32FDF" w14:textId="77777777" w:rsidR="00586423" w:rsidRDefault="007D160A">
      <w:pPr>
        <w:pStyle w:val="Heading1"/>
        <w:jc w:val="center"/>
        <w:rPr>
          <w:rFonts w:eastAsia="Noto Sans CJK SC"/>
        </w:rPr>
      </w:pPr>
      <w:bookmarkStart w:id="4" w:name="_bwxu6lec9n3k"/>
      <w:bookmarkStart w:id="5" w:name="_Toc2101361524"/>
      <w:bookmarkStart w:id="6" w:name="_Toc934482567"/>
      <w:bookmarkEnd w:id="4"/>
      <w:r>
        <w:lastRenderedPageBreak/>
        <w:t>ABSTRACT</w:t>
      </w:r>
      <w:bookmarkEnd w:id="5"/>
      <w:bookmarkEnd w:id="6"/>
    </w:p>
    <w:p w14:paraId="46107992" w14:textId="77777777" w:rsidR="00586423" w:rsidRDefault="00586423">
      <w:pPr>
        <w:spacing w:line="360" w:lineRule="auto"/>
        <w:ind w:firstLineChars="200" w:firstLine="480"/>
        <w:rPr>
          <w:rFonts w:eastAsia="Noto Sans CJK SC"/>
        </w:rPr>
      </w:pPr>
    </w:p>
    <w:p w14:paraId="01149DAD" w14:textId="05B21C8E" w:rsidR="00586423" w:rsidRDefault="007D160A">
      <w:pPr>
        <w:spacing w:line="360" w:lineRule="auto"/>
        <w:ind w:firstLineChars="200" w:firstLine="480"/>
        <w:rPr>
          <w:rFonts w:eastAsia="Noto Sans CJK SC"/>
        </w:rPr>
      </w:pPr>
      <w:r>
        <w:rPr>
          <w:rFonts w:eastAsia="Noto Sans CJK SC"/>
        </w:rPr>
        <w:t xml:space="preserve">Nowadays the most common and convenient way to look for information is searching on Internet. The top Internet search engines are </w:t>
      </w:r>
      <w:del w:id="7" w:author="Chung, Joseph" w:date="2020-08-21T23:01:00Z">
        <w:r w:rsidDel="00171FD7">
          <w:rPr>
            <w:rFonts w:eastAsia="Noto Sans CJK SC"/>
          </w:rPr>
          <w:delText xml:space="preserve">handful, such </w:delText>
        </w:r>
        <w:r w:rsidR="006A20CC" w:rsidRPr="006A20CC" w:rsidDel="00171FD7">
          <w:rPr>
            <w:rFonts w:eastAsia="Noto Sans CJK SC"/>
            <w:color w:val="FF0000"/>
          </w:rPr>
          <w:delText xml:space="preserve">as </w:delText>
        </w:r>
      </w:del>
      <w:r>
        <w:rPr>
          <w:rFonts w:eastAsia="Noto Sans CJK SC"/>
        </w:rPr>
        <w:t>Google</w:t>
      </w:r>
      <w:r>
        <w:rPr>
          <w:rStyle w:val="FootnoteReference"/>
          <w:rFonts w:eastAsia="Noto Sans CJK SC"/>
        </w:rPr>
        <w:footnoteReference w:id="1"/>
      </w:r>
      <w:r>
        <w:rPr>
          <w:rFonts w:eastAsia="Noto Sans CJK SC"/>
        </w:rPr>
        <w:t>, Bing</w:t>
      </w:r>
      <w:r>
        <w:rPr>
          <w:rStyle w:val="FootnoteReference"/>
          <w:rFonts w:eastAsia="Noto Sans CJK SC"/>
        </w:rPr>
        <w:footnoteReference w:id="2"/>
      </w:r>
      <w:r>
        <w:rPr>
          <w:rFonts w:eastAsia="Noto Sans CJK SC"/>
        </w:rPr>
        <w:t>, Baidu</w:t>
      </w:r>
      <w:r>
        <w:rPr>
          <w:rStyle w:val="FootnoteReference"/>
          <w:rFonts w:eastAsia="Noto Sans CJK SC"/>
        </w:rPr>
        <w:footnoteReference w:id="3"/>
      </w:r>
      <w:r>
        <w:rPr>
          <w:rFonts w:eastAsia="Noto Sans CJK SC"/>
        </w:rPr>
        <w:t>, and so on. They use web crawler technologies to sniff the whole visible network and then provide users simple indexes and links as the results to help users find the source of resources. Most of those Internet search engines have good performance in terms of speed and precise keyword search ability, but wide-range search engines have their cons, such as massive potential results with uncertain quality. The goal of this project is to propose a new search engine, targeting on education, to provide “</w:t>
      </w:r>
      <w:r w:rsidR="004504C5" w:rsidRPr="004504C5">
        <w:rPr>
          <w:rFonts w:eastAsia="Noto Sans CJK SC"/>
          <w:color w:val="FF0000"/>
        </w:rPr>
        <w:t>valuable</w:t>
      </w:r>
      <w:r>
        <w:rPr>
          <w:rFonts w:eastAsia="Noto Sans CJK SC"/>
        </w:rPr>
        <w:t xml:space="preserve">” learning resources to users. </w:t>
      </w:r>
      <w:r w:rsidR="00C20F81" w:rsidRPr="00C20F81">
        <w:rPr>
          <w:rFonts w:eastAsia="Noto Sans CJK SC"/>
          <w:color w:val="FF0000"/>
        </w:rPr>
        <w:t>Being v</w:t>
      </w:r>
      <w:r w:rsidR="004504C5" w:rsidRPr="00C20F81">
        <w:rPr>
          <w:rFonts w:eastAsia="Noto Sans CJK SC"/>
          <w:color w:val="FF0000"/>
        </w:rPr>
        <w:t>alu</w:t>
      </w:r>
      <w:r w:rsidR="00C20F81" w:rsidRPr="00C20F81">
        <w:rPr>
          <w:rFonts w:eastAsia="Noto Sans CJK SC"/>
          <w:color w:val="FF0000"/>
        </w:rPr>
        <w:t>able</w:t>
      </w:r>
      <w:r w:rsidRPr="00C20F81">
        <w:rPr>
          <w:rFonts w:eastAsia="Noto Sans CJK SC"/>
          <w:color w:val="FF0000"/>
        </w:rPr>
        <w:t xml:space="preserve"> </w:t>
      </w:r>
      <w:r>
        <w:rPr>
          <w:rFonts w:eastAsia="Noto Sans CJK SC"/>
        </w:rPr>
        <w:t>could be a</w:t>
      </w:r>
      <w:del w:id="8" w:author="Chung, Joseph" w:date="2020-08-21T23:02:00Z">
        <w:r w:rsidDel="00171FD7">
          <w:rPr>
            <w:rFonts w:eastAsia="Noto Sans CJK SC"/>
          </w:rPr>
          <w:delText>n</w:delText>
        </w:r>
      </w:del>
      <w:r>
        <w:rPr>
          <w:rFonts w:eastAsia="Noto Sans CJK SC"/>
        </w:rPr>
        <w:t xml:space="preserve"> subjective judgement and limited to the resources available for searching. In this project, </w:t>
      </w:r>
      <w:del w:id="9" w:author="Chung, Joseph" w:date="2020-08-21T23:02:00Z">
        <w:r w:rsidDel="00171FD7">
          <w:rPr>
            <w:rFonts w:eastAsia="Noto Sans CJK SC"/>
          </w:rPr>
          <w:delText xml:space="preserve">it </w:delText>
        </w:r>
      </w:del>
      <w:ins w:id="10" w:author="Chung, Joseph" w:date="2020-08-21T23:02:00Z">
        <w:r w:rsidR="00171FD7">
          <w:rPr>
            <w:rFonts w:eastAsia="Noto Sans CJK SC"/>
          </w:rPr>
          <w:t xml:space="preserve">“valuable” </w:t>
        </w:r>
      </w:ins>
      <w:del w:id="11" w:author="Chung, Joseph" w:date="2020-08-21T23:02:00Z">
        <w:r w:rsidDel="00171FD7">
          <w:rPr>
            <w:rFonts w:eastAsia="Noto Sans CJK SC"/>
          </w:rPr>
          <w:delText xml:space="preserve">refers to </w:delText>
        </w:r>
      </w:del>
      <w:r>
        <w:rPr>
          <w:rFonts w:eastAsia="Noto Sans CJK SC"/>
        </w:rPr>
        <w:t xml:space="preserve">means “user-trusted” or “user-liked”, based on common practices in education and learning. </w:t>
      </w:r>
      <w:r w:rsidRPr="004504C5">
        <w:rPr>
          <w:rFonts w:eastAsia="Noto Sans CJK SC"/>
          <w:color w:val="FF0000"/>
        </w:rPr>
        <w:t xml:space="preserve">A few new technologies </w:t>
      </w:r>
      <w:r>
        <w:rPr>
          <w:rFonts w:eastAsia="Noto Sans CJK SC"/>
        </w:rPr>
        <w:t xml:space="preserve">are proposed to support efficient storage and enhanced searching for </w:t>
      </w:r>
      <w:r w:rsidR="004504C5" w:rsidRPr="004504C5">
        <w:rPr>
          <w:rFonts w:eastAsia="Noto Sans CJK SC"/>
          <w:color w:val="FF0000"/>
        </w:rPr>
        <w:t>valuable</w:t>
      </w:r>
      <w:r>
        <w:rPr>
          <w:rFonts w:eastAsia="Noto Sans CJK SC"/>
        </w:rPr>
        <w:t xml:space="preserve"> learning resources, in particular, to address two main issues: (1) How to </w:t>
      </w:r>
      <w:r w:rsidRPr="004504C5">
        <w:rPr>
          <w:rFonts w:eastAsia="Noto Sans CJK SC"/>
          <w:color w:val="FF0000"/>
        </w:rPr>
        <w:t>build a</w:t>
      </w:r>
      <w:r w:rsidRPr="004504C5">
        <w:rPr>
          <w:rFonts w:eastAsia="Noto Sans CJK SC" w:hint="eastAsia"/>
          <w:color w:val="FF0000"/>
          <w:lang w:val="en-US"/>
        </w:rPr>
        <w:t xml:space="preserve"> high</w:t>
      </w:r>
      <w:r>
        <w:rPr>
          <w:rFonts w:eastAsia="Noto Sans CJK SC" w:hint="eastAsia"/>
          <w:lang w:val="en-US"/>
        </w:rPr>
        <w:t>-performance</w:t>
      </w:r>
      <w:r>
        <w:rPr>
          <w:rFonts w:eastAsia="Noto Sans CJK SC"/>
        </w:rPr>
        <w:t xml:space="preserve"> search engine; (2) How to define the </w:t>
      </w:r>
      <w:r w:rsidR="004504C5" w:rsidRPr="004504C5">
        <w:rPr>
          <w:rFonts w:eastAsia="Noto Sans CJK SC"/>
          <w:color w:val="FF0000"/>
        </w:rPr>
        <w:t>value</w:t>
      </w:r>
      <w:r w:rsidRPr="004504C5">
        <w:rPr>
          <w:rFonts w:eastAsia="Noto Sans CJK SC"/>
          <w:color w:val="FF0000"/>
        </w:rPr>
        <w:t xml:space="preserve"> </w:t>
      </w:r>
      <w:r>
        <w:rPr>
          <w:rFonts w:eastAsia="Noto Sans CJK SC"/>
        </w:rPr>
        <w:t>of resources. The details include the strategies designed to optimize general information querying, storage, ranking, and most importantly, finding the relevant learning resources that are “</w:t>
      </w:r>
      <w:r w:rsidR="004504C5">
        <w:rPr>
          <w:rFonts w:eastAsia="Noto Sans CJK SC"/>
        </w:rPr>
        <w:t>useful</w:t>
      </w:r>
      <w:r>
        <w:rPr>
          <w:rFonts w:eastAsia="Noto Sans CJK SC"/>
        </w:rPr>
        <w:t>” for users. Prototyping and experimental study are conducted to conceptually prove this research.</w:t>
      </w:r>
    </w:p>
    <w:p w14:paraId="39220585" w14:textId="021813C5" w:rsidR="00586423" w:rsidRPr="007D160A" w:rsidRDefault="007D160A">
      <w:pPr>
        <w:spacing w:before="200"/>
        <w:rPr>
          <w:rFonts w:eastAsia="Noto Sans CJK SC"/>
          <w:b/>
          <w:color w:val="000000" w:themeColor="text1"/>
          <w:sz w:val="22"/>
        </w:rPr>
        <w:sectPr w:rsidR="00586423" w:rsidRPr="007D160A">
          <w:footerReference w:type="default" r:id="rId10"/>
          <w:headerReference w:type="first" r:id="rId11"/>
          <w:footerReference w:type="first" r:id="rId12"/>
          <w:endnotePr>
            <w:numFmt w:val="decimal"/>
          </w:endnotePr>
          <w:pgSz w:w="11909" w:h="16833"/>
          <w:pgMar w:top="1080" w:right="734" w:bottom="2434" w:left="734" w:header="0" w:footer="720" w:gutter="0"/>
          <w:pgNumType w:fmt="upperRoman" w:start="0"/>
          <w:cols w:space="0"/>
          <w:formProt w:val="0"/>
          <w:titlePg/>
          <w:docGrid w:linePitch="100"/>
        </w:sectPr>
      </w:pPr>
      <w:r w:rsidRPr="007D160A">
        <w:rPr>
          <w:rFonts w:eastAsia="Noto Sans CJK SC"/>
          <w:b/>
          <w:color w:val="000000" w:themeColor="text1"/>
          <w:sz w:val="22"/>
        </w:rPr>
        <w:t xml:space="preserve">Keywords: </w:t>
      </w:r>
      <w:r w:rsidR="00D378FB" w:rsidRPr="00D378FB">
        <w:rPr>
          <w:rFonts w:eastAsia="Noto Sans CJK SC"/>
          <w:b/>
          <w:color w:val="FF0000"/>
          <w:sz w:val="22"/>
        </w:rPr>
        <w:t>S</w:t>
      </w:r>
      <w:r w:rsidRPr="00D378FB">
        <w:rPr>
          <w:rFonts w:eastAsia="Noto Sans CJK SC"/>
          <w:b/>
          <w:color w:val="FF0000"/>
          <w:sz w:val="22"/>
        </w:rPr>
        <w:t xml:space="preserve">earch </w:t>
      </w:r>
      <w:r w:rsidR="00D378FB" w:rsidRPr="00D378FB">
        <w:rPr>
          <w:rFonts w:eastAsia="Noto Sans CJK SC"/>
          <w:b/>
          <w:color w:val="FF0000"/>
          <w:sz w:val="22"/>
        </w:rPr>
        <w:t>E</w:t>
      </w:r>
      <w:r w:rsidRPr="00D378FB">
        <w:rPr>
          <w:rFonts w:eastAsia="Noto Sans CJK SC"/>
          <w:b/>
          <w:color w:val="FF0000"/>
          <w:sz w:val="22"/>
        </w:rPr>
        <w:t xml:space="preserve">ngine, </w:t>
      </w:r>
      <w:r w:rsidR="00D378FB" w:rsidRPr="00D378FB">
        <w:rPr>
          <w:rFonts w:eastAsia="Noto Sans CJK SC"/>
          <w:b/>
          <w:color w:val="FF0000"/>
          <w:sz w:val="22"/>
        </w:rPr>
        <w:t>E</w:t>
      </w:r>
      <w:r w:rsidRPr="00D378FB">
        <w:rPr>
          <w:rFonts w:eastAsia="Noto Sans CJK SC"/>
          <w:b/>
          <w:color w:val="FF0000"/>
          <w:sz w:val="22"/>
        </w:rPr>
        <w:t xml:space="preserve">ducation, </w:t>
      </w:r>
      <w:r w:rsidR="00D378FB" w:rsidRPr="00D378FB">
        <w:rPr>
          <w:rFonts w:eastAsia="Noto Sans CJK SC"/>
          <w:b/>
          <w:color w:val="FF0000"/>
          <w:sz w:val="22"/>
        </w:rPr>
        <w:t>L</w:t>
      </w:r>
      <w:r w:rsidRPr="00D378FB">
        <w:rPr>
          <w:rFonts w:eastAsia="Noto Sans CJK SC"/>
          <w:b/>
          <w:color w:val="FF0000"/>
          <w:sz w:val="22"/>
        </w:rPr>
        <w:t xml:space="preserve">earning </w:t>
      </w:r>
      <w:r w:rsidR="00D378FB" w:rsidRPr="00D378FB">
        <w:rPr>
          <w:rFonts w:eastAsia="Noto Sans CJK SC"/>
          <w:b/>
          <w:color w:val="FF0000"/>
          <w:sz w:val="22"/>
        </w:rPr>
        <w:t>R</w:t>
      </w:r>
      <w:r w:rsidRPr="00D378FB">
        <w:rPr>
          <w:rFonts w:eastAsia="Noto Sans CJK SC"/>
          <w:b/>
          <w:color w:val="FF0000"/>
          <w:sz w:val="22"/>
        </w:rPr>
        <w:t>esource, Resource Discovery, Resource Value</w:t>
      </w:r>
    </w:p>
    <w:p w14:paraId="693A922F" w14:textId="77777777" w:rsidR="00586423" w:rsidRDefault="007D160A">
      <w:pPr>
        <w:pStyle w:val="Heading1"/>
        <w:jc w:val="center"/>
      </w:pPr>
      <w:bookmarkStart w:id="12" w:name="_Toc1014130427"/>
      <w:bookmarkStart w:id="13" w:name="_Toc1678712186"/>
      <w:r>
        <w:lastRenderedPageBreak/>
        <w:t>ACKNOWLEDG</w:t>
      </w:r>
      <w:del w:id="14" w:author="Chung, Joseph" w:date="2020-08-21T23:03:00Z">
        <w:r w:rsidDel="00171FD7">
          <w:delText>W</w:delText>
        </w:r>
      </w:del>
      <w:del w:id="15" w:author="Chung, Joseph" w:date="2020-08-21T23:04:00Z">
        <w:r w:rsidDel="00171FD7">
          <w:delText>E</w:delText>
        </w:r>
      </w:del>
      <w:r>
        <w:t>MENT</w:t>
      </w:r>
      <w:bookmarkEnd w:id="12"/>
    </w:p>
    <w:p w14:paraId="0707113C" w14:textId="77777777" w:rsidR="00586423" w:rsidRDefault="00586423">
      <w:pPr>
        <w:ind w:firstLineChars="200" w:firstLine="480"/>
      </w:pPr>
    </w:p>
    <w:p w14:paraId="352CDD73" w14:textId="77777777" w:rsidR="00586423" w:rsidRDefault="007D160A">
      <w:pPr>
        <w:ind w:firstLineChars="200" w:firstLine="480"/>
      </w:pPr>
      <w:r>
        <w:t>I would like to express my appreciation to my adviser, Dr. Cui Yu, for her warm-hearted help in guiding me to complete this thesis. Thanks for her advises in both my study and life in the United States. In this very special period, we cooperated in developing, researching and writing papers online, across the eastern and western hemispheres, across the day and night. Best wishes to her and her family.</w:t>
      </w:r>
    </w:p>
    <w:p w14:paraId="15385687" w14:textId="77777777" w:rsidR="00586423" w:rsidRDefault="00586423">
      <w:pPr>
        <w:ind w:firstLineChars="200" w:firstLine="480"/>
      </w:pPr>
    </w:p>
    <w:p w14:paraId="2D5C330A" w14:textId="77777777" w:rsidR="00586423" w:rsidRDefault="007D160A">
      <w:pPr>
        <w:ind w:firstLineChars="200" w:firstLine="480"/>
      </w:pPr>
      <w:r>
        <w:t>I am also very grateful to Professor Jay Wang. He encouraged me to adhere to my research and goals in my studies, taught us the way of life and cultural customs in the United States. During the epidemic period, he has been concerned about the health and living conditions of our students.</w:t>
      </w:r>
    </w:p>
    <w:p w14:paraId="451ED0BD" w14:textId="77777777" w:rsidR="00586423" w:rsidRDefault="00586423">
      <w:pPr>
        <w:ind w:firstLineChars="200" w:firstLine="480"/>
      </w:pPr>
    </w:p>
    <w:p w14:paraId="4A3AAEC9" w14:textId="77777777" w:rsidR="00586423" w:rsidRDefault="007D160A">
      <w:pPr>
        <w:ind w:firstLineChars="200" w:firstLine="480"/>
      </w:pPr>
      <w:r>
        <w:t xml:space="preserve">I would also like to thank Monmouth University for giving us the best education and academic atmosphere for studying. </w:t>
      </w:r>
    </w:p>
    <w:p w14:paraId="485043D7" w14:textId="77777777" w:rsidR="00586423" w:rsidRDefault="00586423">
      <w:pPr>
        <w:ind w:firstLineChars="200" w:firstLine="480"/>
      </w:pPr>
    </w:p>
    <w:p w14:paraId="4A475B62" w14:textId="77777777" w:rsidR="00586423" w:rsidRDefault="007D160A">
      <w:pPr>
        <w:ind w:firstLineChars="200" w:firstLine="480"/>
      </w:pPr>
      <w:r>
        <w:t>Thanks to my parents, they gave me the tuition fees and living expenses in the United States. They provide me an opportunity to continue to learn and get a better education abroad.</w:t>
      </w:r>
    </w:p>
    <w:p w14:paraId="2E8994FF" w14:textId="77777777" w:rsidR="00586423" w:rsidRDefault="00586423">
      <w:pPr>
        <w:ind w:firstLineChars="200" w:firstLine="480"/>
      </w:pPr>
    </w:p>
    <w:p w14:paraId="6F25BEAB" w14:textId="2B217DB2" w:rsidR="00586423" w:rsidRDefault="007D160A">
      <w:pPr>
        <w:ind w:firstLineChars="200" w:firstLine="480"/>
      </w:pPr>
      <w:r>
        <w:t xml:space="preserve">This year, 2020, is a special and challenging year. Covid-19 </w:t>
      </w:r>
      <w:r w:rsidR="00D378FB" w:rsidRPr="00D378FB">
        <w:rPr>
          <w:color w:val="FF0000"/>
        </w:rPr>
        <w:t xml:space="preserve">is </w:t>
      </w:r>
      <w:r w:rsidRPr="00D378FB">
        <w:rPr>
          <w:color w:val="FF0000"/>
        </w:rPr>
        <w:t>sweep</w:t>
      </w:r>
      <w:r w:rsidR="00D378FB" w:rsidRPr="00D378FB">
        <w:rPr>
          <w:color w:val="FF0000"/>
        </w:rPr>
        <w:t>ing</w:t>
      </w:r>
      <w:r w:rsidRPr="00D378FB">
        <w:rPr>
          <w:color w:val="FF0000"/>
        </w:rPr>
        <w:t xml:space="preserve"> </w:t>
      </w:r>
      <w:r>
        <w:t>across the globe. I wish all my friends, teachers, my family and other people of the countries suffering from the virus can live through this difficult time safely.</w:t>
      </w:r>
    </w:p>
    <w:p w14:paraId="1610A3A1" w14:textId="77777777" w:rsidR="00586423" w:rsidRDefault="007D160A">
      <w:pPr>
        <w:pStyle w:val="Heading1"/>
        <w:jc w:val="center"/>
      </w:pPr>
      <w:bookmarkStart w:id="16" w:name="_Toc1636614114"/>
      <w:r>
        <w:lastRenderedPageBreak/>
        <w:t>FIGURES</w:t>
      </w:r>
      <w:bookmarkEnd w:id="16"/>
    </w:p>
    <w:p w14:paraId="1762148F" w14:textId="77777777" w:rsidR="00586423" w:rsidRDefault="007D160A">
      <w:pPr>
        <w:pStyle w:val="TOC1"/>
        <w:spacing w:line="360" w:lineRule="auto"/>
        <w:ind w:firstLineChars="150" w:firstLine="360"/>
      </w:pPr>
      <w:commentRangeStart w:id="17"/>
      <w:r>
        <w:t>Figure 0</w:t>
      </w:r>
      <w:commentRangeEnd w:id="17"/>
      <w:r w:rsidR="00D378FB">
        <w:rPr>
          <w:rStyle w:val="CommentReference"/>
        </w:rPr>
        <w:commentReference w:id="17"/>
      </w:r>
      <w:r>
        <w:t xml:space="preserve"> The general framework of the whole system and key technologies adopted by the search engine.</w:t>
      </w:r>
    </w:p>
    <w:p w14:paraId="28BB66DA" w14:textId="77777777" w:rsidR="00586423" w:rsidRDefault="007D160A">
      <w:pPr>
        <w:pStyle w:val="TOC1"/>
        <w:spacing w:line="360" w:lineRule="auto"/>
        <w:ind w:firstLineChars="150" w:firstLine="360"/>
      </w:pPr>
      <w:r>
        <w:t>Figure 1 Google File System (GFS) storage and query processing.</w:t>
      </w:r>
    </w:p>
    <w:p w14:paraId="386575D0" w14:textId="77777777" w:rsidR="00586423" w:rsidRDefault="007D160A">
      <w:pPr>
        <w:pStyle w:val="TOC1"/>
        <w:spacing w:line="360" w:lineRule="auto"/>
        <w:ind w:firstLineChars="150" w:firstLine="360"/>
      </w:pPr>
      <w:r>
        <w:t>Figure 2 The characteristics for DLRV</w:t>
      </w:r>
    </w:p>
    <w:p w14:paraId="27658461" w14:textId="77777777" w:rsidR="00586423" w:rsidRDefault="007D160A">
      <w:pPr>
        <w:pStyle w:val="TOC1"/>
        <w:spacing w:line="360" w:lineRule="auto"/>
        <w:ind w:firstLineChars="150" w:firstLine="360"/>
      </w:pPr>
      <w:r>
        <w:t>Figure 3 System Development Process, based on Agile</w:t>
      </w:r>
    </w:p>
    <w:p w14:paraId="7C945294" w14:textId="77777777" w:rsidR="00586423" w:rsidRDefault="007D160A">
      <w:pPr>
        <w:pStyle w:val="TOC1"/>
        <w:spacing w:line="360" w:lineRule="auto"/>
        <w:ind w:firstLineChars="150" w:firstLine="360"/>
      </w:pPr>
      <w:r>
        <w:t>Figure 4 System deployment architecture</w:t>
      </w:r>
    </w:p>
    <w:p w14:paraId="6130F3B2" w14:textId="77777777" w:rsidR="00586423" w:rsidRDefault="007D160A">
      <w:pPr>
        <w:pStyle w:val="TOC1"/>
        <w:spacing w:line="360" w:lineRule="auto"/>
        <w:ind w:firstLineChars="150" w:firstLine="360"/>
      </w:pPr>
      <w:r>
        <w:t>Figure 5 ER model in UML of the relational database in the system</w:t>
      </w:r>
    </w:p>
    <w:p w14:paraId="2E01DE4A" w14:textId="77777777" w:rsidR="00586423" w:rsidRDefault="007D160A">
      <w:pPr>
        <w:pStyle w:val="TOC1"/>
        <w:spacing w:line="360" w:lineRule="auto"/>
        <w:ind w:firstLineChars="150" w:firstLine="360"/>
      </w:pPr>
      <w:r>
        <w:t>Figure 6 Use case diagram for the search engine functions</w:t>
      </w:r>
    </w:p>
    <w:p w14:paraId="18B98292" w14:textId="77777777" w:rsidR="00586423" w:rsidRDefault="007D160A">
      <w:pPr>
        <w:pStyle w:val="TOC1"/>
        <w:spacing w:line="360" w:lineRule="auto"/>
        <w:ind w:firstLineChars="150" w:firstLine="360"/>
      </w:pPr>
      <w:r>
        <w:t>Figure 7 System package diagram</w:t>
      </w:r>
    </w:p>
    <w:p w14:paraId="1FD2CBAB" w14:textId="77777777" w:rsidR="00586423" w:rsidRDefault="007D160A">
      <w:pPr>
        <w:pStyle w:val="TOC1"/>
        <w:spacing w:line="360" w:lineRule="auto"/>
        <w:ind w:firstLineChars="150" w:firstLine="360"/>
      </w:pPr>
      <w:r>
        <w:t>Figure 8 Class diagram of the package Controller</w:t>
      </w:r>
    </w:p>
    <w:p w14:paraId="74DC3489" w14:textId="77777777" w:rsidR="00586423" w:rsidRDefault="007D160A">
      <w:pPr>
        <w:pStyle w:val="TOC1"/>
        <w:spacing w:line="360" w:lineRule="auto"/>
        <w:ind w:firstLineChars="150" w:firstLine="360"/>
      </w:pPr>
      <w:r>
        <w:t>Figure 9 Class diagram of the package Private</w:t>
      </w:r>
    </w:p>
    <w:p w14:paraId="3ED86EAB" w14:textId="77777777" w:rsidR="00586423" w:rsidRDefault="007D160A">
      <w:pPr>
        <w:pStyle w:val="TOC1"/>
        <w:spacing w:line="360" w:lineRule="auto"/>
        <w:ind w:firstLineChars="150" w:firstLine="360"/>
      </w:pPr>
      <w:r>
        <w:t>Figure 10 Class diagram of the package Server</w:t>
      </w:r>
    </w:p>
    <w:p w14:paraId="101A7C8D" w14:textId="77777777" w:rsidR="00586423" w:rsidRDefault="007D160A">
      <w:pPr>
        <w:pStyle w:val="TOC1"/>
        <w:spacing w:line="360" w:lineRule="auto"/>
        <w:ind w:firstLineChars="150" w:firstLine="360"/>
      </w:pPr>
      <w:r>
        <w:t>Figure 11 Router to Controllers</w:t>
      </w:r>
    </w:p>
    <w:p w14:paraId="6328EC4F" w14:textId="77777777" w:rsidR="00586423" w:rsidRDefault="007D160A">
      <w:pPr>
        <w:pStyle w:val="TOC1"/>
        <w:spacing w:line="360" w:lineRule="auto"/>
        <w:ind w:firstLineChars="150" w:firstLine="360"/>
      </w:pPr>
      <w:r>
        <w:t>Figure 12 Sequence diagram of search process</w:t>
      </w:r>
    </w:p>
    <w:p w14:paraId="33FE90A8" w14:textId="77777777" w:rsidR="00586423" w:rsidRDefault="007D160A">
      <w:pPr>
        <w:pStyle w:val="TOC1"/>
        <w:spacing w:line="360" w:lineRule="auto"/>
        <w:ind w:firstLineChars="150" w:firstLine="360"/>
      </w:pPr>
      <w:r>
        <w:t>Figure 13 Database layers used in DLRV</w:t>
      </w:r>
    </w:p>
    <w:p w14:paraId="48003D78" w14:textId="77777777" w:rsidR="00586423" w:rsidRDefault="007D160A">
      <w:pPr>
        <w:pStyle w:val="TOC1"/>
        <w:spacing w:line="360" w:lineRule="auto"/>
        <w:ind w:firstLineChars="150" w:firstLine="360"/>
      </w:pPr>
      <w:r>
        <w:t>Figure 14 Relational database used in DLRV with entities and relationships in it</w:t>
      </w:r>
    </w:p>
    <w:p w14:paraId="4C430686" w14:textId="77777777" w:rsidR="00586423" w:rsidRDefault="007D160A">
      <w:pPr>
        <w:pStyle w:val="TOC1"/>
        <w:spacing w:line="360" w:lineRule="auto"/>
        <w:ind w:firstLineChars="150" w:firstLine="360"/>
      </w:pPr>
      <w:r>
        <w:t>Figure 15 Non-relational database storage structure in layer 2 in DLRV</w:t>
      </w:r>
    </w:p>
    <w:p w14:paraId="425E2C07" w14:textId="77777777" w:rsidR="00586423" w:rsidRDefault="007D160A">
      <w:pPr>
        <w:pStyle w:val="TOC1"/>
        <w:spacing w:line="360" w:lineRule="auto"/>
        <w:ind w:firstLineChars="150" w:firstLine="360"/>
      </w:pPr>
      <w:r>
        <w:t>Figure 16 The search process from layer 2 to layer 1</w:t>
      </w:r>
    </w:p>
    <w:p w14:paraId="31CBF138" w14:textId="77777777" w:rsidR="00586423" w:rsidRDefault="007D160A">
      <w:pPr>
        <w:pStyle w:val="TOC1"/>
        <w:spacing w:line="360" w:lineRule="auto"/>
        <w:ind w:firstLineChars="150" w:firstLine="360"/>
      </w:pPr>
      <w:r>
        <w:t>Figure 17 3-layers storage system with different speeds</w:t>
      </w:r>
    </w:p>
    <w:p w14:paraId="77F1C1AA" w14:textId="77777777" w:rsidR="00586423" w:rsidRDefault="007D160A">
      <w:pPr>
        <w:pStyle w:val="TOC1"/>
        <w:spacing w:line="360" w:lineRule="auto"/>
        <w:ind w:firstLineChars="150" w:firstLine="360"/>
      </w:pPr>
      <w:r>
        <w:t>Figure 18 3-layers search process</w:t>
      </w:r>
    </w:p>
    <w:p w14:paraId="109F8C2C" w14:textId="77777777" w:rsidR="00586423" w:rsidRDefault="007D160A">
      <w:pPr>
        <w:pStyle w:val="TOC1"/>
        <w:spacing w:line="360" w:lineRule="auto"/>
        <w:ind w:firstLineChars="150" w:firstLine="360"/>
      </w:pPr>
      <w:r>
        <w:t>Figure 19 Cache switch process</w:t>
      </w:r>
    </w:p>
    <w:p w14:paraId="53D13FBC" w14:textId="77777777" w:rsidR="00586423" w:rsidRDefault="007D160A">
      <w:pPr>
        <w:pStyle w:val="TOC1"/>
        <w:spacing w:line="360" w:lineRule="auto"/>
        <w:ind w:firstLineChars="150" w:firstLine="360"/>
      </w:pPr>
      <w:r>
        <w:t>Figure 20 The average search time of 3 layers in different orders of magnitude</w:t>
      </w:r>
    </w:p>
    <w:p w14:paraId="1D8701A4" w14:textId="77777777" w:rsidR="00586423" w:rsidRDefault="007D160A">
      <w:pPr>
        <w:pStyle w:val="TOC1"/>
        <w:spacing w:line="360" w:lineRule="auto"/>
        <w:ind w:firstLineChars="150" w:firstLine="360"/>
      </w:pPr>
      <w:r>
        <w:t>Figure 21 Random pages search time of 3 layers based on 1 million data</w:t>
      </w:r>
    </w:p>
    <w:p w14:paraId="5F56AB18" w14:textId="77777777" w:rsidR="00586423" w:rsidRDefault="007D160A">
      <w:pPr>
        <w:pStyle w:val="TOC1"/>
        <w:spacing w:line="360" w:lineRule="auto"/>
        <w:ind w:firstLineChars="150" w:firstLine="360"/>
      </w:pPr>
      <w:r>
        <w:t>Figure 22 Search time of 3 layers, rank or not rank based on 1 million data</w:t>
      </w:r>
    </w:p>
    <w:p w14:paraId="1AEEB29B" w14:textId="77777777" w:rsidR="00586423" w:rsidRDefault="007D160A">
      <w:pPr>
        <w:pStyle w:val="TOC1"/>
        <w:spacing w:line="360" w:lineRule="auto"/>
        <w:ind w:firstLineChars="150" w:firstLine="360"/>
      </w:pPr>
      <w:r>
        <w:t>Figure 23 Resources query simulator page</w:t>
      </w:r>
    </w:p>
    <w:p w14:paraId="52469396" w14:textId="77777777" w:rsidR="00586423" w:rsidRDefault="007D160A">
      <w:pPr>
        <w:pStyle w:val="TOC1"/>
        <w:spacing w:line="360" w:lineRule="auto"/>
        <w:ind w:firstLineChars="150" w:firstLine="360"/>
      </w:pPr>
      <w:r>
        <w:t>Figure 24  Search results ordered by DLRV algorithm, Page 1</w:t>
      </w:r>
    </w:p>
    <w:p w14:paraId="7898D2EE" w14:textId="77777777" w:rsidR="00586423" w:rsidRDefault="007D160A">
      <w:pPr>
        <w:pStyle w:val="TOC1"/>
        <w:spacing w:line="360" w:lineRule="auto"/>
        <w:ind w:firstLineChars="150" w:firstLine="360"/>
      </w:pPr>
      <w:r>
        <w:t>Figure 25  Search results order by DLRV algorithm, the last page</w:t>
      </w:r>
    </w:p>
    <w:p w14:paraId="19E0F4D1" w14:textId="77777777" w:rsidR="00586423" w:rsidRDefault="00586423">
      <w:pPr>
        <w:pStyle w:val="Index"/>
        <w:jc w:val="both"/>
      </w:pPr>
    </w:p>
    <w:p w14:paraId="661CAF3E" w14:textId="77777777" w:rsidR="00586423" w:rsidRDefault="007D160A">
      <w:pPr>
        <w:pStyle w:val="Heading1"/>
      </w:pPr>
      <w:bookmarkStart w:id="18" w:name="_Toc1199210937"/>
      <w:commentRangeStart w:id="19"/>
      <w:r>
        <w:lastRenderedPageBreak/>
        <w:t>CONTENTS</w:t>
      </w:r>
      <w:bookmarkEnd w:id="18"/>
      <w:commentRangeEnd w:id="19"/>
      <w:r w:rsidR="00D378FB">
        <w:rPr>
          <w:rStyle w:val="CommentReference"/>
          <w:b w:val="0"/>
        </w:rPr>
        <w:commentReference w:id="19"/>
      </w:r>
    </w:p>
    <w:p w14:paraId="757BDC00" w14:textId="77777777" w:rsidR="00586423" w:rsidRDefault="007D160A">
      <w:pPr>
        <w:pStyle w:val="TOC1"/>
        <w:tabs>
          <w:tab w:val="right" w:leader="dot" w:pos="10441"/>
        </w:tabs>
      </w:pPr>
      <w:r>
        <w:fldChar w:fldCharType="begin"/>
      </w:r>
      <w:r>
        <w:instrText xml:space="preserve">TOC \o "1-3" \h \u </w:instrText>
      </w:r>
      <w:r>
        <w:fldChar w:fldCharType="separate"/>
      </w:r>
      <w:hyperlink w:anchor="_Toc934482567" w:history="1">
        <w:r>
          <w:t>ABSTRACT</w:t>
        </w:r>
        <w:r>
          <w:tab/>
        </w:r>
        <w:r>
          <w:fldChar w:fldCharType="begin"/>
        </w:r>
        <w:r>
          <w:instrText xml:space="preserve"> PAGEREF _Toc934482567 </w:instrText>
        </w:r>
        <w:r>
          <w:fldChar w:fldCharType="separate"/>
        </w:r>
        <w:r>
          <w:t>I</w:t>
        </w:r>
        <w:r>
          <w:fldChar w:fldCharType="end"/>
        </w:r>
      </w:hyperlink>
    </w:p>
    <w:p w14:paraId="2BB3DD38" w14:textId="77777777" w:rsidR="00586423" w:rsidRDefault="00171FD7">
      <w:pPr>
        <w:pStyle w:val="TOC1"/>
        <w:tabs>
          <w:tab w:val="right" w:leader="dot" w:pos="10441"/>
        </w:tabs>
      </w:pPr>
      <w:hyperlink w:anchor="_Toc1014130427" w:history="1">
        <w:r w:rsidR="007D160A">
          <w:t>ACKNOWLEDGWEMENT</w:t>
        </w:r>
        <w:r w:rsidR="007D160A">
          <w:tab/>
        </w:r>
        <w:r w:rsidR="007D160A">
          <w:fldChar w:fldCharType="begin"/>
        </w:r>
        <w:r w:rsidR="007D160A">
          <w:instrText xml:space="preserve"> PAGEREF _Toc1014130427 </w:instrText>
        </w:r>
        <w:r w:rsidR="007D160A">
          <w:fldChar w:fldCharType="separate"/>
        </w:r>
        <w:r w:rsidR="007D160A">
          <w:t>II</w:t>
        </w:r>
        <w:r w:rsidR="007D160A">
          <w:fldChar w:fldCharType="end"/>
        </w:r>
      </w:hyperlink>
    </w:p>
    <w:p w14:paraId="2E3A7281" w14:textId="77777777" w:rsidR="00586423" w:rsidRDefault="00171FD7">
      <w:pPr>
        <w:pStyle w:val="TOC1"/>
        <w:tabs>
          <w:tab w:val="right" w:leader="dot" w:pos="10441"/>
        </w:tabs>
      </w:pPr>
      <w:hyperlink w:anchor="_Toc1636614114" w:history="1">
        <w:r w:rsidR="007D160A">
          <w:t>FIGURES</w:t>
        </w:r>
        <w:r w:rsidR="007D160A">
          <w:tab/>
        </w:r>
        <w:r w:rsidR="007D160A">
          <w:fldChar w:fldCharType="begin"/>
        </w:r>
        <w:r w:rsidR="007D160A">
          <w:instrText xml:space="preserve"> PAGEREF _Toc1636614114 </w:instrText>
        </w:r>
        <w:r w:rsidR="007D160A">
          <w:fldChar w:fldCharType="separate"/>
        </w:r>
        <w:r w:rsidR="007D160A">
          <w:t>III</w:t>
        </w:r>
        <w:r w:rsidR="007D160A">
          <w:fldChar w:fldCharType="end"/>
        </w:r>
      </w:hyperlink>
    </w:p>
    <w:p w14:paraId="13478B71" w14:textId="77777777" w:rsidR="00586423" w:rsidRDefault="00171FD7">
      <w:pPr>
        <w:pStyle w:val="TOC1"/>
        <w:tabs>
          <w:tab w:val="right" w:leader="dot" w:pos="10441"/>
        </w:tabs>
      </w:pPr>
      <w:hyperlink w:anchor="_Toc1199210937" w:history="1">
        <w:r w:rsidR="007D160A">
          <w:t>CONTENTS</w:t>
        </w:r>
        <w:r w:rsidR="007D160A">
          <w:tab/>
        </w:r>
        <w:r w:rsidR="007D160A">
          <w:fldChar w:fldCharType="begin"/>
        </w:r>
        <w:r w:rsidR="007D160A">
          <w:instrText xml:space="preserve"> PAGEREF _Toc1199210937 </w:instrText>
        </w:r>
        <w:r w:rsidR="007D160A">
          <w:fldChar w:fldCharType="separate"/>
        </w:r>
        <w:r w:rsidR="007D160A">
          <w:t>IV</w:t>
        </w:r>
        <w:r w:rsidR="007D160A">
          <w:fldChar w:fldCharType="end"/>
        </w:r>
      </w:hyperlink>
    </w:p>
    <w:p w14:paraId="3ABD39F4" w14:textId="77777777" w:rsidR="00586423" w:rsidRDefault="00171FD7">
      <w:pPr>
        <w:pStyle w:val="TOC1"/>
        <w:tabs>
          <w:tab w:val="right" w:leader="dot" w:pos="10441"/>
        </w:tabs>
      </w:pPr>
      <w:hyperlink w:anchor="_Toc1991344990" w:history="1">
        <w:r w:rsidR="007D160A">
          <w:t xml:space="preserve">1 </w:t>
        </w:r>
        <w:r w:rsidR="007D160A">
          <w:rPr>
            <w:rFonts w:hint="eastAsia"/>
            <w:lang w:val="en-US"/>
          </w:rPr>
          <w:t>INTRODUCTION</w:t>
        </w:r>
        <w:r w:rsidR="007D160A">
          <w:tab/>
        </w:r>
        <w:r w:rsidR="007D160A">
          <w:fldChar w:fldCharType="begin"/>
        </w:r>
        <w:r w:rsidR="007D160A">
          <w:instrText xml:space="preserve"> PAGEREF _Toc1991344990 </w:instrText>
        </w:r>
        <w:r w:rsidR="007D160A">
          <w:fldChar w:fldCharType="separate"/>
        </w:r>
        <w:r w:rsidR="007D160A">
          <w:t>1</w:t>
        </w:r>
        <w:r w:rsidR="007D160A">
          <w:fldChar w:fldCharType="end"/>
        </w:r>
      </w:hyperlink>
    </w:p>
    <w:p w14:paraId="08651F8F" w14:textId="77777777" w:rsidR="00586423" w:rsidRDefault="00171FD7">
      <w:pPr>
        <w:pStyle w:val="TOC1"/>
        <w:tabs>
          <w:tab w:val="right" w:leader="dot" w:pos="10441"/>
        </w:tabs>
      </w:pPr>
      <w:hyperlink w:anchor="_Toc1125104654" w:history="1">
        <w:r w:rsidR="007D160A">
          <w:rPr>
            <w:lang w:val="en-US"/>
          </w:rPr>
          <w:t>2 R</w:t>
        </w:r>
        <w:r w:rsidR="007D160A">
          <w:t>ELATED</w:t>
        </w:r>
        <w:r w:rsidR="007D160A">
          <w:rPr>
            <w:lang w:val="en-US"/>
          </w:rPr>
          <w:t xml:space="preserve"> W</w:t>
        </w:r>
        <w:r w:rsidR="007D160A">
          <w:t>ORK</w:t>
        </w:r>
        <w:r w:rsidR="007D160A">
          <w:tab/>
        </w:r>
        <w:r w:rsidR="007D160A">
          <w:fldChar w:fldCharType="begin"/>
        </w:r>
        <w:r w:rsidR="007D160A">
          <w:instrText xml:space="preserve"> PAGEREF _Toc1125104654 </w:instrText>
        </w:r>
        <w:r w:rsidR="007D160A">
          <w:fldChar w:fldCharType="separate"/>
        </w:r>
        <w:r w:rsidR="007D160A">
          <w:t>3</w:t>
        </w:r>
        <w:r w:rsidR="007D160A">
          <w:fldChar w:fldCharType="end"/>
        </w:r>
      </w:hyperlink>
    </w:p>
    <w:p w14:paraId="2A78633A" w14:textId="77777777" w:rsidR="00586423" w:rsidRDefault="00171FD7">
      <w:pPr>
        <w:pStyle w:val="TOC2"/>
        <w:tabs>
          <w:tab w:val="right" w:leader="dot" w:pos="10441"/>
        </w:tabs>
        <w:ind w:left="480"/>
      </w:pPr>
      <w:hyperlink w:anchor="_Toc1487141311" w:history="1">
        <w:r w:rsidR="007D160A">
          <w:t xml:space="preserve">2.1 </w:t>
        </w:r>
        <w:r w:rsidR="007D160A">
          <w:rPr>
            <w:rFonts w:hint="eastAsia"/>
            <w:lang w:val="en-US"/>
          </w:rPr>
          <w:t>Web Crawler</w:t>
        </w:r>
        <w:r w:rsidR="007D160A">
          <w:tab/>
        </w:r>
        <w:r w:rsidR="007D160A">
          <w:fldChar w:fldCharType="begin"/>
        </w:r>
        <w:r w:rsidR="007D160A">
          <w:instrText xml:space="preserve"> PAGEREF _Toc1487141311 </w:instrText>
        </w:r>
        <w:r w:rsidR="007D160A">
          <w:fldChar w:fldCharType="separate"/>
        </w:r>
        <w:r w:rsidR="007D160A">
          <w:t>3</w:t>
        </w:r>
        <w:r w:rsidR="007D160A">
          <w:fldChar w:fldCharType="end"/>
        </w:r>
      </w:hyperlink>
    </w:p>
    <w:p w14:paraId="67837D56" w14:textId="3ADFED2D" w:rsidR="00586423" w:rsidRDefault="00171FD7">
      <w:pPr>
        <w:pStyle w:val="TOC2"/>
        <w:tabs>
          <w:tab w:val="right" w:leader="dot" w:pos="10441"/>
        </w:tabs>
        <w:ind w:left="480"/>
      </w:pPr>
      <w:hyperlink w:anchor="_Toc1352381386" w:history="1">
        <w:r w:rsidR="007D160A">
          <w:t xml:space="preserve">2.2 </w:t>
        </w:r>
        <w:r w:rsidR="00D378FB" w:rsidRPr="00D378FB">
          <w:rPr>
            <w:color w:val="FF0000"/>
          </w:rPr>
          <w:t>Resource Discovery and Resource Discovery Server</w:t>
        </w:r>
        <w:r w:rsidR="007D160A">
          <w:tab/>
        </w:r>
        <w:r w:rsidR="007D160A">
          <w:fldChar w:fldCharType="begin"/>
        </w:r>
        <w:r w:rsidR="007D160A">
          <w:instrText xml:space="preserve"> PAGEREF _Toc1352381386 </w:instrText>
        </w:r>
        <w:r w:rsidR="007D160A">
          <w:fldChar w:fldCharType="separate"/>
        </w:r>
        <w:r w:rsidR="007D160A">
          <w:t>4</w:t>
        </w:r>
        <w:r w:rsidR="007D160A">
          <w:fldChar w:fldCharType="end"/>
        </w:r>
      </w:hyperlink>
    </w:p>
    <w:p w14:paraId="3A6C4135" w14:textId="77777777" w:rsidR="00586423" w:rsidRDefault="00171FD7">
      <w:pPr>
        <w:pStyle w:val="TOC2"/>
        <w:tabs>
          <w:tab w:val="right" w:leader="dot" w:pos="10441"/>
        </w:tabs>
        <w:ind w:left="480"/>
      </w:pPr>
      <w:hyperlink w:anchor="_Toc494092361" w:history="1">
        <w:r w:rsidR="007D160A">
          <w:t xml:space="preserve">2.3 </w:t>
        </w:r>
        <w:r w:rsidR="007D160A">
          <w:rPr>
            <w:rFonts w:hint="eastAsia"/>
            <w:lang w:val="en-US"/>
          </w:rPr>
          <w:t>Distributed Storage System</w:t>
        </w:r>
        <w:r w:rsidR="007D160A">
          <w:tab/>
        </w:r>
        <w:r w:rsidR="007D160A">
          <w:fldChar w:fldCharType="begin"/>
        </w:r>
        <w:r w:rsidR="007D160A">
          <w:instrText xml:space="preserve"> PAGEREF _Toc494092361 </w:instrText>
        </w:r>
        <w:r w:rsidR="007D160A">
          <w:fldChar w:fldCharType="separate"/>
        </w:r>
        <w:r w:rsidR="007D160A">
          <w:t>4</w:t>
        </w:r>
        <w:r w:rsidR="007D160A">
          <w:fldChar w:fldCharType="end"/>
        </w:r>
      </w:hyperlink>
    </w:p>
    <w:p w14:paraId="660E567C" w14:textId="77777777" w:rsidR="00586423" w:rsidRDefault="00171FD7">
      <w:pPr>
        <w:pStyle w:val="TOC2"/>
        <w:tabs>
          <w:tab w:val="right" w:leader="dot" w:pos="10441"/>
        </w:tabs>
        <w:ind w:left="480"/>
      </w:pPr>
      <w:hyperlink w:anchor="_Toc1110629803" w:history="1">
        <w:r w:rsidR="007D160A">
          <w:t xml:space="preserve">2.4 </w:t>
        </w:r>
        <w:r w:rsidR="007D160A">
          <w:rPr>
            <w:rFonts w:hint="eastAsia"/>
            <w:lang w:val="en-US"/>
          </w:rPr>
          <w:t>Query and Rank</w:t>
        </w:r>
        <w:r w:rsidR="007D160A">
          <w:rPr>
            <w:lang w:val="en-US"/>
          </w:rPr>
          <w:t>ing</w:t>
        </w:r>
        <w:r w:rsidR="007D160A">
          <w:tab/>
        </w:r>
        <w:r w:rsidR="007D160A">
          <w:fldChar w:fldCharType="begin"/>
        </w:r>
        <w:r w:rsidR="007D160A">
          <w:instrText xml:space="preserve"> PAGEREF _Toc1110629803 </w:instrText>
        </w:r>
        <w:r w:rsidR="007D160A">
          <w:fldChar w:fldCharType="separate"/>
        </w:r>
        <w:r w:rsidR="007D160A">
          <w:t>5</w:t>
        </w:r>
        <w:r w:rsidR="007D160A">
          <w:fldChar w:fldCharType="end"/>
        </w:r>
      </w:hyperlink>
    </w:p>
    <w:p w14:paraId="4F18B0C8" w14:textId="77777777" w:rsidR="00586423" w:rsidRDefault="00171FD7">
      <w:pPr>
        <w:pStyle w:val="TOC2"/>
        <w:tabs>
          <w:tab w:val="right" w:leader="dot" w:pos="10441"/>
        </w:tabs>
        <w:ind w:left="480"/>
      </w:pPr>
      <w:hyperlink w:anchor="_Toc1736968231" w:history="1">
        <w:r w:rsidR="007D160A">
          <w:t xml:space="preserve">2.5 </w:t>
        </w:r>
        <w:r w:rsidR="007D160A">
          <w:rPr>
            <w:lang w:val="en-US"/>
          </w:rPr>
          <w:t>Value of resources</w:t>
        </w:r>
        <w:r w:rsidR="007D160A">
          <w:tab/>
        </w:r>
        <w:r w:rsidR="007D160A">
          <w:fldChar w:fldCharType="begin"/>
        </w:r>
        <w:r w:rsidR="007D160A">
          <w:instrText xml:space="preserve"> PAGEREF _Toc1736968231 </w:instrText>
        </w:r>
        <w:r w:rsidR="007D160A">
          <w:fldChar w:fldCharType="separate"/>
        </w:r>
        <w:r w:rsidR="007D160A">
          <w:t>6</w:t>
        </w:r>
        <w:r w:rsidR="007D160A">
          <w:fldChar w:fldCharType="end"/>
        </w:r>
      </w:hyperlink>
    </w:p>
    <w:p w14:paraId="0142CB6A" w14:textId="77777777" w:rsidR="00586423" w:rsidRDefault="00171FD7">
      <w:pPr>
        <w:pStyle w:val="TOC1"/>
        <w:tabs>
          <w:tab w:val="right" w:leader="dot" w:pos="10441"/>
        </w:tabs>
      </w:pPr>
      <w:hyperlink w:anchor="_Toc1200901290" w:history="1">
        <w:r w:rsidR="007D160A">
          <w:rPr>
            <w:rFonts w:eastAsia="Noto Sans CJK SC"/>
          </w:rPr>
          <w:t>3 CHALLENGES AND DIRECTIONS</w:t>
        </w:r>
        <w:r w:rsidR="007D160A">
          <w:tab/>
        </w:r>
        <w:r w:rsidR="007D160A">
          <w:fldChar w:fldCharType="begin"/>
        </w:r>
        <w:r w:rsidR="007D160A">
          <w:instrText xml:space="preserve"> PAGEREF _Toc1200901290 </w:instrText>
        </w:r>
        <w:r w:rsidR="007D160A">
          <w:fldChar w:fldCharType="separate"/>
        </w:r>
        <w:r w:rsidR="007D160A">
          <w:t>7</w:t>
        </w:r>
        <w:r w:rsidR="007D160A">
          <w:fldChar w:fldCharType="end"/>
        </w:r>
      </w:hyperlink>
    </w:p>
    <w:p w14:paraId="7A82646A" w14:textId="77777777" w:rsidR="00586423" w:rsidRDefault="00171FD7">
      <w:pPr>
        <w:pStyle w:val="TOC2"/>
        <w:tabs>
          <w:tab w:val="right" w:leader="dot" w:pos="10441"/>
        </w:tabs>
        <w:ind w:left="480"/>
      </w:pPr>
      <w:hyperlink w:anchor="_Toc271264682" w:history="1">
        <w:r w:rsidR="007D160A">
          <w:rPr>
            <w:rFonts w:eastAsia="Noto Sans CJK SC"/>
          </w:rPr>
          <w:t>3.1 Issues of Collecting Contents</w:t>
        </w:r>
        <w:r w:rsidR="007D160A">
          <w:tab/>
        </w:r>
        <w:r w:rsidR="007D160A">
          <w:fldChar w:fldCharType="begin"/>
        </w:r>
        <w:r w:rsidR="007D160A">
          <w:instrText xml:space="preserve"> PAGEREF _Toc271264682 </w:instrText>
        </w:r>
        <w:r w:rsidR="007D160A">
          <w:fldChar w:fldCharType="separate"/>
        </w:r>
        <w:r w:rsidR="007D160A">
          <w:t>7</w:t>
        </w:r>
        <w:r w:rsidR="007D160A">
          <w:fldChar w:fldCharType="end"/>
        </w:r>
      </w:hyperlink>
    </w:p>
    <w:p w14:paraId="77533E93" w14:textId="77777777" w:rsidR="00586423" w:rsidRDefault="00171FD7">
      <w:pPr>
        <w:pStyle w:val="TOC3"/>
        <w:tabs>
          <w:tab w:val="right" w:leader="dot" w:pos="10441"/>
        </w:tabs>
        <w:ind w:left="960"/>
      </w:pPr>
      <w:hyperlink w:anchor="_Toc1200483010" w:history="1">
        <w:r w:rsidR="007D160A">
          <w:rPr>
            <w:rFonts w:eastAsia="Noto Sans CJK SC"/>
          </w:rPr>
          <w:t>3.1.1 Resource Crawler</w:t>
        </w:r>
        <w:r w:rsidR="007D160A">
          <w:tab/>
        </w:r>
        <w:r w:rsidR="007D160A">
          <w:fldChar w:fldCharType="begin"/>
        </w:r>
        <w:r w:rsidR="007D160A">
          <w:instrText xml:space="preserve"> PAGEREF _Toc1200483010 </w:instrText>
        </w:r>
        <w:r w:rsidR="007D160A">
          <w:fldChar w:fldCharType="separate"/>
        </w:r>
        <w:r w:rsidR="007D160A">
          <w:t>7</w:t>
        </w:r>
        <w:r w:rsidR="007D160A">
          <w:fldChar w:fldCharType="end"/>
        </w:r>
      </w:hyperlink>
    </w:p>
    <w:p w14:paraId="4F9493C0" w14:textId="77777777" w:rsidR="00586423" w:rsidRDefault="00171FD7">
      <w:pPr>
        <w:pStyle w:val="TOC3"/>
        <w:tabs>
          <w:tab w:val="right" w:leader="dot" w:pos="10441"/>
        </w:tabs>
        <w:ind w:left="960"/>
      </w:pPr>
      <w:hyperlink w:anchor="_Toc443495154" w:history="1">
        <w:r w:rsidR="007D160A">
          <w:rPr>
            <w:rFonts w:eastAsia="Noto Sans CJK SC"/>
          </w:rPr>
          <w:t>3.1.2 Data Storage and Query</w:t>
        </w:r>
        <w:r w:rsidR="007D160A">
          <w:tab/>
        </w:r>
        <w:r w:rsidR="007D160A">
          <w:fldChar w:fldCharType="begin"/>
        </w:r>
        <w:r w:rsidR="007D160A">
          <w:instrText xml:space="preserve"> PAGEREF _Toc443495154 </w:instrText>
        </w:r>
        <w:r w:rsidR="007D160A">
          <w:fldChar w:fldCharType="separate"/>
        </w:r>
        <w:r w:rsidR="007D160A">
          <w:t>7</w:t>
        </w:r>
        <w:r w:rsidR="007D160A">
          <w:fldChar w:fldCharType="end"/>
        </w:r>
      </w:hyperlink>
    </w:p>
    <w:p w14:paraId="11F4FA74" w14:textId="77777777" w:rsidR="00586423" w:rsidRDefault="00171FD7">
      <w:pPr>
        <w:pStyle w:val="TOC2"/>
        <w:tabs>
          <w:tab w:val="right" w:leader="dot" w:pos="10441"/>
        </w:tabs>
        <w:ind w:left="480"/>
      </w:pPr>
      <w:hyperlink w:anchor="_Toc85683731" w:history="1">
        <w:r w:rsidR="007D160A">
          <w:rPr>
            <w:rFonts w:eastAsia="Noto Sans CJK SC"/>
          </w:rPr>
          <w:t>3.2 Issues of Defining Resource Value</w:t>
        </w:r>
        <w:r w:rsidR="007D160A">
          <w:tab/>
        </w:r>
        <w:r w:rsidR="007D160A">
          <w:fldChar w:fldCharType="begin"/>
        </w:r>
        <w:r w:rsidR="007D160A">
          <w:instrText xml:space="preserve"> PAGEREF _Toc85683731 </w:instrText>
        </w:r>
        <w:r w:rsidR="007D160A">
          <w:fldChar w:fldCharType="separate"/>
        </w:r>
        <w:r w:rsidR="007D160A">
          <w:t>7</w:t>
        </w:r>
        <w:r w:rsidR="007D160A">
          <w:fldChar w:fldCharType="end"/>
        </w:r>
      </w:hyperlink>
    </w:p>
    <w:p w14:paraId="7E38F57A" w14:textId="77777777" w:rsidR="00586423" w:rsidRDefault="00171FD7">
      <w:pPr>
        <w:pStyle w:val="TOC3"/>
        <w:tabs>
          <w:tab w:val="right" w:leader="dot" w:pos="10441"/>
        </w:tabs>
        <w:ind w:left="960"/>
      </w:pPr>
      <w:hyperlink w:anchor="_Toc331694760" w:history="1">
        <w:r w:rsidR="007D160A">
          <w:rPr>
            <w:rFonts w:eastAsia="Noto Sans CJK SC"/>
          </w:rPr>
          <w:t>3.2.1 Value related to resources</w:t>
        </w:r>
        <w:r w:rsidR="007D160A">
          <w:tab/>
        </w:r>
        <w:r w:rsidR="007D160A">
          <w:fldChar w:fldCharType="begin"/>
        </w:r>
        <w:r w:rsidR="007D160A">
          <w:instrText xml:space="preserve"> PAGEREF _Toc331694760 </w:instrText>
        </w:r>
        <w:r w:rsidR="007D160A">
          <w:fldChar w:fldCharType="separate"/>
        </w:r>
        <w:r w:rsidR="007D160A">
          <w:t>8</w:t>
        </w:r>
        <w:r w:rsidR="007D160A">
          <w:fldChar w:fldCharType="end"/>
        </w:r>
      </w:hyperlink>
    </w:p>
    <w:p w14:paraId="6A2E3225" w14:textId="77777777" w:rsidR="00586423" w:rsidRDefault="00171FD7">
      <w:pPr>
        <w:pStyle w:val="TOC3"/>
        <w:tabs>
          <w:tab w:val="right" w:leader="dot" w:pos="10441"/>
        </w:tabs>
        <w:ind w:left="960"/>
      </w:pPr>
      <w:hyperlink w:anchor="_Toc228864278" w:history="1">
        <w:r w:rsidR="007D160A">
          <w:t>3.2.2 Value related to user types</w:t>
        </w:r>
        <w:r w:rsidR="007D160A">
          <w:tab/>
        </w:r>
        <w:r w:rsidR="007D160A">
          <w:fldChar w:fldCharType="begin"/>
        </w:r>
        <w:r w:rsidR="007D160A">
          <w:instrText xml:space="preserve"> PAGEREF _Toc228864278 </w:instrText>
        </w:r>
        <w:r w:rsidR="007D160A">
          <w:fldChar w:fldCharType="separate"/>
        </w:r>
        <w:r w:rsidR="007D160A">
          <w:t>8</w:t>
        </w:r>
        <w:r w:rsidR="007D160A">
          <w:fldChar w:fldCharType="end"/>
        </w:r>
      </w:hyperlink>
    </w:p>
    <w:p w14:paraId="094693C8" w14:textId="77777777" w:rsidR="00586423" w:rsidRDefault="00171FD7">
      <w:pPr>
        <w:pStyle w:val="TOC1"/>
        <w:tabs>
          <w:tab w:val="right" w:leader="dot" w:pos="10441"/>
        </w:tabs>
      </w:pPr>
      <w:hyperlink w:anchor="_Toc1453921277" w:history="1">
        <w:r w:rsidR="007D160A">
          <w:t>4 SYSTEM DESIGN</w:t>
        </w:r>
        <w:r w:rsidR="007D160A">
          <w:tab/>
        </w:r>
        <w:r w:rsidR="007D160A">
          <w:fldChar w:fldCharType="begin"/>
        </w:r>
        <w:r w:rsidR="007D160A">
          <w:instrText xml:space="preserve"> PAGEREF _Toc1453921277 </w:instrText>
        </w:r>
        <w:r w:rsidR="007D160A">
          <w:fldChar w:fldCharType="separate"/>
        </w:r>
        <w:r w:rsidR="007D160A">
          <w:t>10</w:t>
        </w:r>
        <w:r w:rsidR="007D160A">
          <w:fldChar w:fldCharType="end"/>
        </w:r>
      </w:hyperlink>
    </w:p>
    <w:p w14:paraId="73A00711" w14:textId="77777777" w:rsidR="00586423" w:rsidRDefault="00171FD7">
      <w:pPr>
        <w:pStyle w:val="TOC2"/>
        <w:tabs>
          <w:tab w:val="right" w:leader="dot" w:pos="10441"/>
        </w:tabs>
        <w:ind w:left="480"/>
      </w:pPr>
      <w:hyperlink w:anchor="_Toc1329161709" w:history="1">
        <w:r w:rsidR="007D160A">
          <w:t>4.1 Requirements</w:t>
        </w:r>
        <w:r w:rsidR="007D160A">
          <w:tab/>
        </w:r>
        <w:r w:rsidR="007D160A">
          <w:fldChar w:fldCharType="begin"/>
        </w:r>
        <w:r w:rsidR="007D160A">
          <w:instrText xml:space="preserve"> PAGEREF _Toc1329161709 </w:instrText>
        </w:r>
        <w:r w:rsidR="007D160A">
          <w:fldChar w:fldCharType="separate"/>
        </w:r>
        <w:r w:rsidR="007D160A">
          <w:t>10</w:t>
        </w:r>
        <w:r w:rsidR="007D160A">
          <w:fldChar w:fldCharType="end"/>
        </w:r>
      </w:hyperlink>
    </w:p>
    <w:p w14:paraId="5D3C05D8" w14:textId="77777777" w:rsidR="00586423" w:rsidRDefault="00171FD7">
      <w:pPr>
        <w:pStyle w:val="TOC3"/>
        <w:tabs>
          <w:tab w:val="right" w:leader="dot" w:pos="10441"/>
        </w:tabs>
        <w:ind w:left="960"/>
      </w:pPr>
      <w:hyperlink w:anchor="_Toc1592675569" w:history="1">
        <w:r w:rsidR="007D160A">
          <w:rPr>
            <w:rFonts w:eastAsia="Noto Sans CJK SC"/>
          </w:rPr>
          <w:t>4.1.1 Hardware requirements</w:t>
        </w:r>
        <w:r w:rsidR="007D160A">
          <w:tab/>
        </w:r>
        <w:r w:rsidR="007D160A">
          <w:fldChar w:fldCharType="begin"/>
        </w:r>
        <w:r w:rsidR="007D160A">
          <w:instrText xml:space="preserve"> PAGEREF _Toc1592675569 </w:instrText>
        </w:r>
        <w:r w:rsidR="007D160A">
          <w:fldChar w:fldCharType="separate"/>
        </w:r>
        <w:r w:rsidR="007D160A">
          <w:t>10</w:t>
        </w:r>
        <w:r w:rsidR="007D160A">
          <w:fldChar w:fldCharType="end"/>
        </w:r>
      </w:hyperlink>
    </w:p>
    <w:p w14:paraId="62B9143F" w14:textId="77777777" w:rsidR="00586423" w:rsidRDefault="00171FD7">
      <w:pPr>
        <w:pStyle w:val="TOC3"/>
        <w:tabs>
          <w:tab w:val="right" w:leader="dot" w:pos="10441"/>
        </w:tabs>
        <w:ind w:left="960"/>
      </w:pPr>
      <w:hyperlink w:anchor="_Toc306316183" w:history="1">
        <w:r w:rsidR="007D160A">
          <w:rPr>
            <w:rFonts w:eastAsia="Noto Sans CJK SC"/>
          </w:rPr>
          <w:t>4.1.2 Software requirements</w:t>
        </w:r>
        <w:r w:rsidR="007D160A">
          <w:tab/>
        </w:r>
        <w:r w:rsidR="007D160A">
          <w:fldChar w:fldCharType="begin"/>
        </w:r>
        <w:r w:rsidR="007D160A">
          <w:instrText xml:space="preserve"> PAGEREF _Toc306316183 </w:instrText>
        </w:r>
        <w:r w:rsidR="007D160A">
          <w:fldChar w:fldCharType="separate"/>
        </w:r>
        <w:r w:rsidR="007D160A">
          <w:t>10</w:t>
        </w:r>
        <w:r w:rsidR="007D160A">
          <w:fldChar w:fldCharType="end"/>
        </w:r>
      </w:hyperlink>
    </w:p>
    <w:p w14:paraId="714A9A7D" w14:textId="77777777" w:rsidR="00586423" w:rsidRDefault="00171FD7">
      <w:pPr>
        <w:pStyle w:val="TOC3"/>
        <w:tabs>
          <w:tab w:val="right" w:leader="dot" w:pos="10441"/>
        </w:tabs>
        <w:ind w:left="960"/>
      </w:pPr>
      <w:hyperlink w:anchor="_Toc1163287223" w:history="1">
        <w:r w:rsidR="007D160A">
          <w:rPr>
            <w:rFonts w:eastAsia="Noto Sans CJK SC"/>
          </w:rPr>
          <w:t>4.1.3 Non-functional requirements</w:t>
        </w:r>
        <w:r w:rsidR="007D160A">
          <w:tab/>
        </w:r>
        <w:r w:rsidR="007D160A">
          <w:fldChar w:fldCharType="begin"/>
        </w:r>
        <w:r w:rsidR="007D160A">
          <w:instrText xml:space="preserve"> PAGEREF _Toc1163287223 </w:instrText>
        </w:r>
        <w:r w:rsidR="007D160A">
          <w:fldChar w:fldCharType="separate"/>
        </w:r>
        <w:r w:rsidR="007D160A">
          <w:t>11</w:t>
        </w:r>
        <w:r w:rsidR="007D160A">
          <w:fldChar w:fldCharType="end"/>
        </w:r>
      </w:hyperlink>
    </w:p>
    <w:p w14:paraId="561592F0" w14:textId="77777777" w:rsidR="00586423" w:rsidRDefault="00171FD7">
      <w:pPr>
        <w:pStyle w:val="TOC2"/>
        <w:tabs>
          <w:tab w:val="right" w:leader="dot" w:pos="10441"/>
        </w:tabs>
        <w:ind w:left="480"/>
      </w:pPr>
      <w:hyperlink w:anchor="_Toc2086378648" w:history="1">
        <w:r w:rsidR="007D160A">
          <w:t>4.2 Software Engineering Process</w:t>
        </w:r>
        <w:r w:rsidR="007D160A">
          <w:tab/>
        </w:r>
        <w:r w:rsidR="007D160A">
          <w:fldChar w:fldCharType="begin"/>
        </w:r>
        <w:r w:rsidR="007D160A">
          <w:instrText xml:space="preserve"> PAGEREF _Toc2086378648 </w:instrText>
        </w:r>
        <w:r w:rsidR="007D160A">
          <w:fldChar w:fldCharType="separate"/>
        </w:r>
        <w:r w:rsidR="007D160A">
          <w:t>12</w:t>
        </w:r>
        <w:r w:rsidR="007D160A">
          <w:fldChar w:fldCharType="end"/>
        </w:r>
      </w:hyperlink>
    </w:p>
    <w:p w14:paraId="14B2DFD3" w14:textId="77777777" w:rsidR="00586423" w:rsidRDefault="00171FD7">
      <w:pPr>
        <w:pStyle w:val="TOC3"/>
        <w:tabs>
          <w:tab w:val="right" w:leader="dot" w:pos="10441"/>
        </w:tabs>
        <w:ind w:left="960"/>
      </w:pPr>
      <w:hyperlink w:anchor="_Toc1127329210" w:history="1">
        <w:r w:rsidR="007D160A">
          <w:rPr>
            <w:rFonts w:eastAsia="Noto Sans CJK SC"/>
          </w:rPr>
          <w:t>4.2.1 System deployment structure design</w:t>
        </w:r>
        <w:r w:rsidR="007D160A">
          <w:tab/>
        </w:r>
        <w:r w:rsidR="007D160A">
          <w:fldChar w:fldCharType="begin"/>
        </w:r>
        <w:r w:rsidR="007D160A">
          <w:instrText xml:space="preserve"> PAGEREF _Toc1127329210 </w:instrText>
        </w:r>
        <w:r w:rsidR="007D160A">
          <w:fldChar w:fldCharType="separate"/>
        </w:r>
        <w:r w:rsidR="007D160A">
          <w:t>13</w:t>
        </w:r>
        <w:r w:rsidR="007D160A">
          <w:fldChar w:fldCharType="end"/>
        </w:r>
      </w:hyperlink>
    </w:p>
    <w:p w14:paraId="2D4164F0" w14:textId="77777777" w:rsidR="00586423" w:rsidRDefault="00171FD7">
      <w:pPr>
        <w:pStyle w:val="TOC3"/>
        <w:tabs>
          <w:tab w:val="right" w:leader="dot" w:pos="10441"/>
        </w:tabs>
        <w:ind w:left="960"/>
      </w:pPr>
      <w:hyperlink w:anchor="_Toc1573396000" w:history="1">
        <w:r w:rsidR="007D160A">
          <w:t xml:space="preserve">4.2.2 </w:t>
        </w:r>
        <w:r w:rsidR="007D160A">
          <w:rPr>
            <w:lang w:val="en-US"/>
          </w:rPr>
          <w:t>Database Design</w:t>
        </w:r>
        <w:r w:rsidR="007D160A">
          <w:tab/>
        </w:r>
        <w:r w:rsidR="007D160A">
          <w:fldChar w:fldCharType="begin"/>
        </w:r>
        <w:r w:rsidR="007D160A">
          <w:instrText xml:space="preserve"> PAGEREF _Toc1573396000 </w:instrText>
        </w:r>
        <w:r w:rsidR="007D160A">
          <w:fldChar w:fldCharType="separate"/>
        </w:r>
        <w:r w:rsidR="007D160A">
          <w:t>14</w:t>
        </w:r>
        <w:r w:rsidR="007D160A">
          <w:fldChar w:fldCharType="end"/>
        </w:r>
      </w:hyperlink>
    </w:p>
    <w:p w14:paraId="40CA295F" w14:textId="77777777" w:rsidR="00586423" w:rsidRDefault="00171FD7">
      <w:pPr>
        <w:pStyle w:val="TOC3"/>
        <w:tabs>
          <w:tab w:val="right" w:leader="dot" w:pos="10441"/>
        </w:tabs>
        <w:ind w:left="960"/>
      </w:pPr>
      <w:hyperlink w:anchor="_Toc690626550" w:history="1">
        <w:r w:rsidR="007D160A">
          <w:t>4.2.3 Use Cases</w:t>
        </w:r>
        <w:r w:rsidR="007D160A">
          <w:tab/>
        </w:r>
        <w:r w:rsidR="007D160A">
          <w:fldChar w:fldCharType="begin"/>
        </w:r>
        <w:r w:rsidR="007D160A">
          <w:instrText xml:space="preserve"> PAGEREF _Toc690626550 </w:instrText>
        </w:r>
        <w:r w:rsidR="007D160A">
          <w:fldChar w:fldCharType="separate"/>
        </w:r>
        <w:r w:rsidR="007D160A">
          <w:t>16</w:t>
        </w:r>
        <w:r w:rsidR="007D160A">
          <w:fldChar w:fldCharType="end"/>
        </w:r>
      </w:hyperlink>
    </w:p>
    <w:p w14:paraId="26A207B7" w14:textId="77777777" w:rsidR="00586423" w:rsidRDefault="00171FD7">
      <w:pPr>
        <w:pStyle w:val="TOC3"/>
        <w:tabs>
          <w:tab w:val="right" w:leader="dot" w:pos="10441"/>
        </w:tabs>
        <w:ind w:left="960"/>
      </w:pPr>
      <w:hyperlink w:anchor="_Toc1585581090" w:history="1">
        <w:r w:rsidR="007D160A">
          <w:t xml:space="preserve">4.2.4 </w:t>
        </w:r>
        <w:r w:rsidR="007D160A">
          <w:rPr>
            <w:lang w:val="en-US"/>
          </w:rPr>
          <w:t>Package and Class</w:t>
        </w:r>
        <w:r w:rsidR="007D160A">
          <w:tab/>
        </w:r>
        <w:r w:rsidR="007D160A">
          <w:fldChar w:fldCharType="begin"/>
        </w:r>
        <w:r w:rsidR="007D160A">
          <w:instrText xml:space="preserve"> PAGEREF _Toc1585581090 </w:instrText>
        </w:r>
        <w:r w:rsidR="007D160A">
          <w:fldChar w:fldCharType="separate"/>
        </w:r>
        <w:r w:rsidR="007D160A">
          <w:t>16</w:t>
        </w:r>
        <w:r w:rsidR="007D160A">
          <w:fldChar w:fldCharType="end"/>
        </w:r>
      </w:hyperlink>
    </w:p>
    <w:p w14:paraId="310EC808" w14:textId="77777777" w:rsidR="00586423" w:rsidRDefault="00171FD7">
      <w:pPr>
        <w:pStyle w:val="TOC3"/>
        <w:tabs>
          <w:tab w:val="right" w:leader="dot" w:pos="10441"/>
        </w:tabs>
        <w:ind w:left="960"/>
      </w:pPr>
      <w:hyperlink w:anchor="_Toc1803545806" w:history="1">
        <w:r w:rsidR="007D160A">
          <w:t xml:space="preserve">4.2.5 </w:t>
        </w:r>
        <w:r w:rsidR="007D160A">
          <w:rPr>
            <w:lang w:val="en-US"/>
          </w:rPr>
          <w:t>Sequence Diagram</w:t>
        </w:r>
        <w:r w:rsidR="007D160A">
          <w:tab/>
        </w:r>
        <w:r w:rsidR="007D160A">
          <w:fldChar w:fldCharType="begin"/>
        </w:r>
        <w:r w:rsidR="007D160A">
          <w:instrText xml:space="preserve"> PAGEREF _Toc1803545806 </w:instrText>
        </w:r>
        <w:r w:rsidR="007D160A">
          <w:fldChar w:fldCharType="separate"/>
        </w:r>
        <w:r w:rsidR="007D160A">
          <w:t>20</w:t>
        </w:r>
        <w:r w:rsidR="007D160A">
          <w:fldChar w:fldCharType="end"/>
        </w:r>
      </w:hyperlink>
    </w:p>
    <w:p w14:paraId="1F1C9880" w14:textId="77777777" w:rsidR="00586423" w:rsidRDefault="00171FD7">
      <w:pPr>
        <w:pStyle w:val="TOC1"/>
        <w:tabs>
          <w:tab w:val="right" w:leader="dot" w:pos="10441"/>
        </w:tabs>
      </w:pPr>
      <w:hyperlink w:anchor="_Toc1468247854" w:history="1">
        <w:r w:rsidR="007D160A">
          <w:t>5 ALGORITHMS</w:t>
        </w:r>
        <w:r w:rsidR="007D160A">
          <w:tab/>
        </w:r>
        <w:r w:rsidR="007D160A">
          <w:fldChar w:fldCharType="begin"/>
        </w:r>
        <w:r w:rsidR="007D160A">
          <w:instrText xml:space="preserve"> PAGEREF _Toc1468247854 </w:instrText>
        </w:r>
        <w:r w:rsidR="007D160A">
          <w:fldChar w:fldCharType="separate"/>
        </w:r>
        <w:r w:rsidR="007D160A">
          <w:t>21</w:t>
        </w:r>
        <w:r w:rsidR="007D160A">
          <w:fldChar w:fldCharType="end"/>
        </w:r>
      </w:hyperlink>
    </w:p>
    <w:p w14:paraId="271325D1" w14:textId="77777777" w:rsidR="00586423" w:rsidRDefault="00171FD7">
      <w:pPr>
        <w:pStyle w:val="TOC2"/>
        <w:tabs>
          <w:tab w:val="right" w:leader="dot" w:pos="10441"/>
        </w:tabs>
        <w:ind w:left="480"/>
      </w:pPr>
      <w:hyperlink w:anchor="_Toc105208604" w:history="1">
        <w:r w:rsidR="007D160A">
          <w:t>5.1  Overcome Limitations of RD</w:t>
        </w:r>
        <w:r w:rsidR="007D160A">
          <w:tab/>
        </w:r>
        <w:r w:rsidR="007D160A">
          <w:fldChar w:fldCharType="begin"/>
        </w:r>
        <w:r w:rsidR="007D160A">
          <w:instrText xml:space="preserve"> PAGEREF _Toc105208604 </w:instrText>
        </w:r>
        <w:r w:rsidR="007D160A">
          <w:fldChar w:fldCharType="separate"/>
        </w:r>
        <w:r w:rsidR="007D160A">
          <w:t>21</w:t>
        </w:r>
        <w:r w:rsidR="007D160A">
          <w:fldChar w:fldCharType="end"/>
        </w:r>
      </w:hyperlink>
    </w:p>
    <w:p w14:paraId="249E8910" w14:textId="77777777" w:rsidR="00586423" w:rsidRDefault="00171FD7">
      <w:pPr>
        <w:pStyle w:val="TOC2"/>
        <w:tabs>
          <w:tab w:val="right" w:leader="dot" w:pos="10441"/>
        </w:tabs>
        <w:ind w:left="480"/>
      </w:pPr>
      <w:hyperlink w:anchor="_Toc590544725" w:history="1">
        <w:r w:rsidR="007D160A">
          <w:t>5.2 Storage and Query on DLRV</w:t>
        </w:r>
        <w:r w:rsidR="007D160A">
          <w:tab/>
        </w:r>
        <w:r w:rsidR="007D160A">
          <w:fldChar w:fldCharType="begin"/>
        </w:r>
        <w:r w:rsidR="007D160A">
          <w:instrText xml:space="preserve"> PAGEREF _Toc590544725 </w:instrText>
        </w:r>
        <w:r w:rsidR="007D160A">
          <w:fldChar w:fldCharType="separate"/>
        </w:r>
        <w:r w:rsidR="007D160A">
          <w:t>22</w:t>
        </w:r>
        <w:r w:rsidR="007D160A">
          <w:fldChar w:fldCharType="end"/>
        </w:r>
      </w:hyperlink>
    </w:p>
    <w:p w14:paraId="70FCDEE3" w14:textId="77777777" w:rsidR="00586423" w:rsidRDefault="00171FD7">
      <w:pPr>
        <w:pStyle w:val="TOC3"/>
        <w:tabs>
          <w:tab w:val="right" w:leader="dot" w:pos="10441"/>
        </w:tabs>
        <w:ind w:left="960"/>
      </w:pPr>
      <w:hyperlink w:anchor="_Toc334894633" w:history="1">
        <w:r w:rsidR="007D160A">
          <w:t>5.2.1 Relational Database for Basic Storage</w:t>
        </w:r>
        <w:r w:rsidR="007D160A">
          <w:tab/>
        </w:r>
        <w:r w:rsidR="007D160A">
          <w:fldChar w:fldCharType="begin"/>
        </w:r>
        <w:r w:rsidR="007D160A">
          <w:instrText xml:space="preserve"> PAGEREF _Toc334894633 </w:instrText>
        </w:r>
        <w:r w:rsidR="007D160A">
          <w:fldChar w:fldCharType="separate"/>
        </w:r>
        <w:r w:rsidR="007D160A">
          <w:t>23</w:t>
        </w:r>
        <w:r w:rsidR="007D160A">
          <w:fldChar w:fldCharType="end"/>
        </w:r>
      </w:hyperlink>
    </w:p>
    <w:p w14:paraId="2FFF8D85" w14:textId="77777777" w:rsidR="00586423" w:rsidRDefault="00171FD7">
      <w:pPr>
        <w:pStyle w:val="TOC3"/>
        <w:tabs>
          <w:tab w:val="right" w:leader="dot" w:pos="10441"/>
        </w:tabs>
        <w:ind w:left="960"/>
      </w:pPr>
      <w:hyperlink w:anchor="_Toc1741822719" w:history="1">
        <w:r w:rsidR="007D160A">
          <w:t>5.2.2 Non-Relational Database for Keywords</w:t>
        </w:r>
        <w:r w:rsidR="007D160A">
          <w:tab/>
        </w:r>
        <w:r w:rsidR="007D160A">
          <w:fldChar w:fldCharType="begin"/>
        </w:r>
        <w:r w:rsidR="007D160A">
          <w:instrText xml:space="preserve"> PAGEREF _Toc1741822719 </w:instrText>
        </w:r>
        <w:r w:rsidR="007D160A">
          <w:fldChar w:fldCharType="separate"/>
        </w:r>
        <w:r w:rsidR="007D160A">
          <w:t>24</w:t>
        </w:r>
        <w:r w:rsidR="007D160A">
          <w:fldChar w:fldCharType="end"/>
        </w:r>
      </w:hyperlink>
    </w:p>
    <w:p w14:paraId="79E5063F" w14:textId="77777777" w:rsidR="00586423" w:rsidRDefault="00171FD7">
      <w:pPr>
        <w:pStyle w:val="TOC3"/>
        <w:tabs>
          <w:tab w:val="right" w:leader="dot" w:pos="10441"/>
        </w:tabs>
        <w:ind w:left="960"/>
      </w:pPr>
      <w:hyperlink w:anchor="_Toc1789755663" w:history="1">
        <w:r w:rsidR="007D160A">
          <w:t>5.2.3 Non-Relational Database for Cache</w:t>
        </w:r>
        <w:r w:rsidR="007D160A">
          <w:tab/>
        </w:r>
        <w:r w:rsidR="007D160A">
          <w:fldChar w:fldCharType="begin"/>
        </w:r>
        <w:r w:rsidR="007D160A">
          <w:instrText xml:space="preserve"> PAGEREF _Toc1789755663 </w:instrText>
        </w:r>
        <w:r w:rsidR="007D160A">
          <w:fldChar w:fldCharType="separate"/>
        </w:r>
        <w:r w:rsidR="007D160A">
          <w:t>26</w:t>
        </w:r>
        <w:r w:rsidR="007D160A">
          <w:fldChar w:fldCharType="end"/>
        </w:r>
      </w:hyperlink>
    </w:p>
    <w:p w14:paraId="622DA468" w14:textId="77777777" w:rsidR="00586423" w:rsidRDefault="00171FD7">
      <w:pPr>
        <w:pStyle w:val="TOC3"/>
        <w:tabs>
          <w:tab w:val="right" w:leader="dot" w:pos="10441"/>
        </w:tabs>
        <w:ind w:left="960"/>
      </w:pPr>
      <w:hyperlink w:anchor="_Toc178755975" w:history="1">
        <w:r w:rsidR="007D160A">
          <w:t>5.2.4 Three Layered Search</w:t>
        </w:r>
        <w:r w:rsidR="007D160A">
          <w:tab/>
        </w:r>
        <w:r w:rsidR="007D160A">
          <w:fldChar w:fldCharType="begin"/>
        </w:r>
        <w:r w:rsidR="007D160A">
          <w:instrText xml:space="preserve"> PAGEREF _Toc178755975 </w:instrText>
        </w:r>
        <w:r w:rsidR="007D160A">
          <w:fldChar w:fldCharType="separate"/>
        </w:r>
        <w:r w:rsidR="007D160A">
          <w:t>27</w:t>
        </w:r>
        <w:r w:rsidR="007D160A">
          <w:fldChar w:fldCharType="end"/>
        </w:r>
      </w:hyperlink>
    </w:p>
    <w:p w14:paraId="0C091E00" w14:textId="77777777" w:rsidR="00586423" w:rsidRDefault="00171FD7">
      <w:pPr>
        <w:pStyle w:val="TOC3"/>
        <w:tabs>
          <w:tab w:val="right" w:leader="dot" w:pos="10441"/>
        </w:tabs>
        <w:ind w:left="960"/>
      </w:pPr>
      <w:hyperlink w:anchor="_Toc719443725" w:history="1">
        <w:r w:rsidR="007D160A">
          <w:t>5.2.5 Cache Switch</w:t>
        </w:r>
        <w:r w:rsidR="007D160A">
          <w:tab/>
        </w:r>
        <w:r w:rsidR="007D160A">
          <w:fldChar w:fldCharType="begin"/>
        </w:r>
        <w:r w:rsidR="007D160A">
          <w:instrText xml:space="preserve"> PAGEREF _Toc719443725 </w:instrText>
        </w:r>
        <w:r w:rsidR="007D160A">
          <w:fldChar w:fldCharType="separate"/>
        </w:r>
        <w:r w:rsidR="007D160A">
          <w:t>30</w:t>
        </w:r>
        <w:r w:rsidR="007D160A">
          <w:fldChar w:fldCharType="end"/>
        </w:r>
      </w:hyperlink>
    </w:p>
    <w:p w14:paraId="54D08EE9" w14:textId="77777777" w:rsidR="00586423" w:rsidRDefault="00171FD7">
      <w:pPr>
        <w:pStyle w:val="TOC2"/>
        <w:tabs>
          <w:tab w:val="right" w:leader="dot" w:pos="10441"/>
        </w:tabs>
        <w:ind w:left="480"/>
      </w:pPr>
      <w:hyperlink w:anchor="_Toc1129413326" w:history="1">
        <w:r w:rsidR="007D160A">
          <w:t>5.3 Rank based on DLRV</w:t>
        </w:r>
        <w:r w:rsidR="007D160A">
          <w:tab/>
        </w:r>
        <w:r w:rsidR="007D160A">
          <w:fldChar w:fldCharType="begin"/>
        </w:r>
        <w:r w:rsidR="007D160A">
          <w:instrText xml:space="preserve"> PAGEREF _Toc1129413326 </w:instrText>
        </w:r>
        <w:r w:rsidR="007D160A">
          <w:fldChar w:fldCharType="separate"/>
        </w:r>
        <w:r w:rsidR="007D160A">
          <w:t>31</w:t>
        </w:r>
        <w:r w:rsidR="007D160A">
          <w:fldChar w:fldCharType="end"/>
        </w:r>
      </w:hyperlink>
    </w:p>
    <w:p w14:paraId="6007613A" w14:textId="77777777" w:rsidR="00586423" w:rsidRDefault="00171FD7">
      <w:pPr>
        <w:pStyle w:val="TOC3"/>
        <w:tabs>
          <w:tab w:val="right" w:leader="dot" w:pos="10441"/>
        </w:tabs>
        <w:ind w:left="960"/>
      </w:pPr>
      <w:hyperlink w:anchor="_Toc1531137362" w:history="1">
        <w:r w:rsidR="007D160A">
          <w:t>5.3.1 Resource Characteristics</w:t>
        </w:r>
        <w:r w:rsidR="007D160A">
          <w:tab/>
        </w:r>
        <w:r w:rsidR="007D160A">
          <w:fldChar w:fldCharType="begin"/>
        </w:r>
        <w:r w:rsidR="007D160A">
          <w:instrText xml:space="preserve"> PAGEREF _Toc1531137362 </w:instrText>
        </w:r>
        <w:r w:rsidR="007D160A">
          <w:fldChar w:fldCharType="separate"/>
        </w:r>
        <w:r w:rsidR="007D160A">
          <w:t>31</w:t>
        </w:r>
        <w:r w:rsidR="007D160A">
          <w:fldChar w:fldCharType="end"/>
        </w:r>
      </w:hyperlink>
    </w:p>
    <w:p w14:paraId="1629CD15" w14:textId="77777777" w:rsidR="00586423" w:rsidRDefault="00171FD7">
      <w:pPr>
        <w:pStyle w:val="TOC3"/>
        <w:tabs>
          <w:tab w:val="right" w:leader="dot" w:pos="10441"/>
        </w:tabs>
        <w:ind w:left="960"/>
      </w:pPr>
      <w:hyperlink w:anchor="_Toc1213536087" w:history="1">
        <w:r w:rsidR="007D160A">
          <w:t>5.3.2 Resource Evaluation</w:t>
        </w:r>
        <w:r w:rsidR="007D160A">
          <w:tab/>
        </w:r>
        <w:r w:rsidR="007D160A">
          <w:fldChar w:fldCharType="begin"/>
        </w:r>
        <w:r w:rsidR="007D160A">
          <w:instrText xml:space="preserve"> PAGEREF _Toc1213536087 </w:instrText>
        </w:r>
        <w:r w:rsidR="007D160A">
          <w:fldChar w:fldCharType="separate"/>
        </w:r>
        <w:r w:rsidR="007D160A">
          <w:t>34</w:t>
        </w:r>
        <w:r w:rsidR="007D160A">
          <w:fldChar w:fldCharType="end"/>
        </w:r>
      </w:hyperlink>
    </w:p>
    <w:p w14:paraId="5CAD5E64" w14:textId="77777777" w:rsidR="00586423" w:rsidRDefault="00171FD7">
      <w:pPr>
        <w:pStyle w:val="TOC1"/>
        <w:tabs>
          <w:tab w:val="right" w:leader="dot" w:pos="10441"/>
        </w:tabs>
      </w:pPr>
      <w:hyperlink w:anchor="_Toc92559481" w:history="1">
        <w:r w:rsidR="007D160A">
          <w:t>6 EXPERIMENTAL STUDY</w:t>
        </w:r>
        <w:r w:rsidR="007D160A">
          <w:tab/>
        </w:r>
        <w:r w:rsidR="007D160A">
          <w:fldChar w:fldCharType="begin"/>
        </w:r>
        <w:r w:rsidR="007D160A">
          <w:instrText xml:space="preserve"> PAGEREF _Toc92559481 </w:instrText>
        </w:r>
        <w:r w:rsidR="007D160A">
          <w:fldChar w:fldCharType="separate"/>
        </w:r>
        <w:r w:rsidR="007D160A">
          <w:t>35</w:t>
        </w:r>
        <w:r w:rsidR="007D160A">
          <w:fldChar w:fldCharType="end"/>
        </w:r>
      </w:hyperlink>
    </w:p>
    <w:p w14:paraId="020B1246" w14:textId="77777777" w:rsidR="00586423" w:rsidRDefault="00171FD7">
      <w:pPr>
        <w:pStyle w:val="TOC2"/>
        <w:tabs>
          <w:tab w:val="right" w:leader="dot" w:pos="10441"/>
        </w:tabs>
        <w:ind w:left="480"/>
      </w:pPr>
      <w:hyperlink w:anchor="_Toc1120621945" w:history="1">
        <w:r w:rsidR="007D160A">
          <w:t>6.1 Methods</w:t>
        </w:r>
        <w:r w:rsidR="007D160A">
          <w:tab/>
        </w:r>
        <w:r w:rsidR="007D160A">
          <w:fldChar w:fldCharType="begin"/>
        </w:r>
        <w:r w:rsidR="007D160A">
          <w:instrText xml:space="preserve"> PAGEREF _Toc1120621945 </w:instrText>
        </w:r>
        <w:r w:rsidR="007D160A">
          <w:fldChar w:fldCharType="separate"/>
        </w:r>
        <w:r w:rsidR="007D160A">
          <w:t>35</w:t>
        </w:r>
        <w:r w:rsidR="007D160A">
          <w:fldChar w:fldCharType="end"/>
        </w:r>
      </w:hyperlink>
    </w:p>
    <w:p w14:paraId="7DC8C923" w14:textId="77777777" w:rsidR="00586423" w:rsidRDefault="00171FD7">
      <w:pPr>
        <w:pStyle w:val="TOC3"/>
        <w:tabs>
          <w:tab w:val="right" w:leader="dot" w:pos="10441"/>
        </w:tabs>
        <w:ind w:left="960"/>
      </w:pPr>
      <w:hyperlink w:anchor="_Toc266953729" w:history="1">
        <w:r w:rsidR="007D160A">
          <w:t>6.1.1 Black-box Testing</w:t>
        </w:r>
        <w:r w:rsidR="007D160A">
          <w:tab/>
        </w:r>
        <w:r w:rsidR="007D160A">
          <w:fldChar w:fldCharType="begin"/>
        </w:r>
        <w:r w:rsidR="007D160A">
          <w:instrText xml:space="preserve"> PAGEREF _Toc266953729 </w:instrText>
        </w:r>
        <w:r w:rsidR="007D160A">
          <w:fldChar w:fldCharType="separate"/>
        </w:r>
        <w:r w:rsidR="007D160A">
          <w:t>35</w:t>
        </w:r>
        <w:r w:rsidR="007D160A">
          <w:fldChar w:fldCharType="end"/>
        </w:r>
      </w:hyperlink>
    </w:p>
    <w:p w14:paraId="1AD94F63" w14:textId="77777777" w:rsidR="00586423" w:rsidRDefault="00171FD7">
      <w:pPr>
        <w:pStyle w:val="TOC3"/>
        <w:tabs>
          <w:tab w:val="right" w:leader="dot" w:pos="10441"/>
        </w:tabs>
        <w:ind w:left="960"/>
      </w:pPr>
      <w:hyperlink w:anchor="_Toc363824164" w:history="1">
        <w:r w:rsidR="007D160A">
          <w:t>6.1.2 White-box Testing</w:t>
        </w:r>
        <w:r w:rsidR="007D160A">
          <w:tab/>
        </w:r>
        <w:r w:rsidR="007D160A">
          <w:fldChar w:fldCharType="begin"/>
        </w:r>
        <w:r w:rsidR="007D160A">
          <w:instrText xml:space="preserve"> PAGEREF _Toc363824164 </w:instrText>
        </w:r>
        <w:r w:rsidR="007D160A">
          <w:fldChar w:fldCharType="separate"/>
        </w:r>
        <w:r w:rsidR="007D160A">
          <w:t>36</w:t>
        </w:r>
        <w:r w:rsidR="007D160A">
          <w:fldChar w:fldCharType="end"/>
        </w:r>
      </w:hyperlink>
    </w:p>
    <w:p w14:paraId="1DC74356" w14:textId="77777777" w:rsidR="00586423" w:rsidRDefault="00171FD7">
      <w:pPr>
        <w:pStyle w:val="TOC2"/>
        <w:tabs>
          <w:tab w:val="right" w:leader="dot" w:pos="10441"/>
        </w:tabs>
        <w:ind w:left="480"/>
      </w:pPr>
      <w:hyperlink w:anchor="_Toc173621307" w:history="1">
        <w:r w:rsidR="007D160A">
          <w:t>6.2 Testing Environments</w:t>
        </w:r>
        <w:r w:rsidR="007D160A">
          <w:tab/>
        </w:r>
        <w:r w:rsidR="007D160A">
          <w:fldChar w:fldCharType="begin"/>
        </w:r>
        <w:r w:rsidR="007D160A">
          <w:instrText xml:space="preserve"> PAGEREF _Toc173621307 </w:instrText>
        </w:r>
        <w:r w:rsidR="007D160A">
          <w:fldChar w:fldCharType="separate"/>
        </w:r>
        <w:r w:rsidR="007D160A">
          <w:t>36</w:t>
        </w:r>
        <w:r w:rsidR="007D160A">
          <w:fldChar w:fldCharType="end"/>
        </w:r>
      </w:hyperlink>
    </w:p>
    <w:p w14:paraId="006F00D4" w14:textId="77777777" w:rsidR="00586423" w:rsidRDefault="00171FD7">
      <w:pPr>
        <w:pStyle w:val="TOC3"/>
        <w:tabs>
          <w:tab w:val="right" w:leader="dot" w:pos="10441"/>
        </w:tabs>
        <w:ind w:left="960"/>
      </w:pPr>
      <w:hyperlink w:anchor="_Toc710448883" w:history="1">
        <w:r w:rsidR="007D160A">
          <w:t>6.2.1 Hardware and Software Condition Control</w:t>
        </w:r>
        <w:r w:rsidR="007D160A">
          <w:tab/>
        </w:r>
        <w:r w:rsidR="007D160A">
          <w:fldChar w:fldCharType="begin"/>
        </w:r>
        <w:r w:rsidR="007D160A">
          <w:instrText xml:space="preserve"> PAGEREF _Toc710448883 </w:instrText>
        </w:r>
        <w:r w:rsidR="007D160A">
          <w:fldChar w:fldCharType="separate"/>
        </w:r>
        <w:r w:rsidR="007D160A">
          <w:t>36</w:t>
        </w:r>
        <w:r w:rsidR="007D160A">
          <w:fldChar w:fldCharType="end"/>
        </w:r>
      </w:hyperlink>
    </w:p>
    <w:p w14:paraId="3D7F7C8A" w14:textId="77777777" w:rsidR="00586423" w:rsidRDefault="00171FD7">
      <w:pPr>
        <w:pStyle w:val="TOC3"/>
        <w:tabs>
          <w:tab w:val="right" w:leader="dot" w:pos="10441"/>
        </w:tabs>
        <w:ind w:left="960"/>
      </w:pPr>
      <w:hyperlink w:anchor="_Toc449507895" w:history="1">
        <w:r w:rsidR="007D160A">
          <w:t>6.2.2 Experimental Group Control</w:t>
        </w:r>
        <w:r w:rsidR="007D160A">
          <w:tab/>
        </w:r>
        <w:r w:rsidR="007D160A">
          <w:fldChar w:fldCharType="begin"/>
        </w:r>
        <w:r w:rsidR="007D160A">
          <w:instrText xml:space="preserve"> PAGEREF _Toc449507895 </w:instrText>
        </w:r>
        <w:r w:rsidR="007D160A">
          <w:fldChar w:fldCharType="separate"/>
        </w:r>
        <w:r w:rsidR="007D160A">
          <w:t>37</w:t>
        </w:r>
        <w:r w:rsidR="007D160A">
          <w:fldChar w:fldCharType="end"/>
        </w:r>
      </w:hyperlink>
    </w:p>
    <w:p w14:paraId="5ED98476" w14:textId="77777777" w:rsidR="00586423" w:rsidRDefault="00171FD7">
      <w:pPr>
        <w:pStyle w:val="TOC2"/>
        <w:tabs>
          <w:tab w:val="right" w:leader="dot" w:pos="10441"/>
        </w:tabs>
        <w:ind w:left="480"/>
      </w:pPr>
      <w:hyperlink w:anchor="_Toc505316068" w:history="1">
        <w:r w:rsidR="007D160A">
          <w:t>6.3 Performance Analysis</w:t>
        </w:r>
        <w:r w:rsidR="007D160A">
          <w:tab/>
        </w:r>
        <w:r w:rsidR="007D160A">
          <w:fldChar w:fldCharType="begin"/>
        </w:r>
        <w:r w:rsidR="007D160A">
          <w:instrText xml:space="preserve"> PAGEREF _Toc505316068 </w:instrText>
        </w:r>
        <w:r w:rsidR="007D160A">
          <w:fldChar w:fldCharType="separate"/>
        </w:r>
        <w:r w:rsidR="007D160A">
          <w:t>39</w:t>
        </w:r>
        <w:r w:rsidR="007D160A">
          <w:fldChar w:fldCharType="end"/>
        </w:r>
      </w:hyperlink>
    </w:p>
    <w:p w14:paraId="59BB8F5D" w14:textId="77777777" w:rsidR="00586423" w:rsidRDefault="00171FD7">
      <w:pPr>
        <w:pStyle w:val="TOC3"/>
        <w:tabs>
          <w:tab w:val="right" w:leader="dot" w:pos="10441"/>
        </w:tabs>
        <w:ind w:left="960"/>
      </w:pPr>
      <w:hyperlink w:anchor="_Toc939313161" w:history="1">
        <w:r w:rsidR="007D160A">
          <w:t>6.3.1 Experiment 1</w:t>
        </w:r>
        <w:r w:rsidR="007D160A">
          <w:tab/>
        </w:r>
        <w:r w:rsidR="007D160A">
          <w:fldChar w:fldCharType="begin"/>
        </w:r>
        <w:r w:rsidR="007D160A">
          <w:instrText xml:space="preserve"> PAGEREF _Toc939313161 </w:instrText>
        </w:r>
        <w:r w:rsidR="007D160A">
          <w:fldChar w:fldCharType="separate"/>
        </w:r>
        <w:r w:rsidR="007D160A">
          <w:t>39</w:t>
        </w:r>
        <w:r w:rsidR="007D160A">
          <w:fldChar w:fldCharType="end"/>
        </w:r>
      </w:hyperlink>
    </w:p>
    <w:p w14:paraId="0B77BD3A" w14:textId="77777777" w:rsidR="00586423" w:rsidRDefault="00171FD7">
      <w:pPr>
        <w:pStyle w:val="TOC3"/>
        <w:tabs>
          <w:tab w:val="right" w:leader="dot" w:pos="10441"/>
        </w:tabs>
        <w:ind w:left="960"/>
      </w:pPr>
      <w:hyperlink w:anchor="_Toc1903429172" w:history="1">
        <w:r w:rsidR="007D160A">
          <w:t>6.3.2 Experiment 2</w:t>
        </w:r>
        <w:r w:rsidR="007D160A">
          <w:tab/>
        </w:r>
        <w:r w:rsidR="007D160A">
          <w:fldChar w:fldCharType="begin"/>
        </w:r>
        <w:r w:rsidR="007D160A">
          <w:instrText xml:space="preserve"> PAGEREF _Toc1903429172 </w:instrText>
        </w:r>
        <w:r w:rsidR="007D160A">
          <w:fldChar w:fldCharType="separate"/>
        </w:r>
        <w:r w:rsidR="007D160A">
          <w:t>40</w:t>
        </w:r>
        <w:r w:rsidR="007D160A">
          <w:fldChar w:fldCharType="end"/>
        </w:r>
      </w:hyperlink>
    </w:p>
    <w:p w14:paraId="0BA316C4" w14:textId="77777777" w:rsidR="00586423" w:rsidRDefault="00171FD7">
      <w:pPr>
        <w:pStyle w:val="TOC3"/>
        <w:tabs>
          <w:tab w:val="right" w:leader="dot" w:pos="10441"/>
        </w:tabs>
        <w:ind w:left="960"/>
      </w:pPr>
      <w:hyperlink w:anchor="_Toc1834477777" w:history="1">
        <w:r w:rsidR="007D160A">
          <w:t>6.3.3 Experiment 3</w:t>
        </w:r>
        <w:r w:rsidR="007D160A">
          <w:tab/>
        </w:r>
        <w:r w:rsidR="007D160A">
          <w:fldChar w:fldCharType="begin"/>
        </w:r>
        <w:r w:rsidR="007D160A">
          <w:instrText xml:space="preserve"> PAGEREF _Toc1834477777 </w:instrText>
        </w:r>
        <w:r w:rsidR="007D160A">
          <w:fldChar w:fldCharType="separate"/>
        </w:r>
        <w:r w:rsidR="007D160A">
          <w:t>40</w:t>
        </w:r>
        <w:r w:rsidR="007D160A">
          <w:fldChar w:fldCharType="end"/>
        </w:r>
      </w:hyperlink>
    </w:p>
    <w:p w14:paraId="0AAD15A1" w14:textId="77777777" w:rsidR="00586423" w:rsidRDefault="00171FD7">
      <w:pPr>
        <w:pStyle w:val="TOC3"/>
        <w:tabs>
          <w:tab w:val="right" w:leader="dot" w:pos="10441"/>
        </w:tabs>
        <w:ind w:left="960"/>
      </w:pPr>
      <w:hyperlink w:anchor="_Toc384505083" w:history="1">
        <w:r w:rsidR="007D160A">
          <w:t>6.3.4 Experiment 4</w:t>
        </w:r>
        <w:r w:rsidR="007D160A">
          <w:tab/>
        </w:r>
        <w:r w:rsidR="007D160A">
          <w:fldChar w:fldCharType="begin"/>
        </w:r>
        <w:r w:rsidR="007D160A">
          <w:instrText xml:space="preserve"> PAGEREF _Toc384505083 </w:instrText>
        </w:r>
        <w:r w:rsidR="007D160A">
          <w:fldChar w:fldCharType="separate"/>
        </w:r>
        <w:r w:rsidR="007D160A">
          <w:t>42</w:t>
        </w:r>
        <w:r w:rsidR="007D160A">
          <w:fldChar w:fldCharType="end"/>
        </w:r>
      </w:hyperlink>
    </w:p>
    <w:p w14:paraId="2D236C59" w14:textId="77777777" w:rsidR="00586423" w:rsidRDefault="00171FD7">
      <w:pPr>
        <w:pStyle w:val="TOC3"/>
        <w:tabs>
          <w:tab w:val="right" w:leader="dot" w:pos="10441"/>
        </w:tabs>
        <w:ind w:left="960"/>
      </w:pPr>
      <w:hyperlink w:anchor="_Toc62261707" w:history="1">
        <w:r w:rsidR="007D160A">
          <w:t>6.3.5 Experiment 5</w:t>
        </w:r>
        <w:r w:rsidR="007D160A">
          <w:tab/>
        </w:r>
        <w:r w:rsidR="007D160A">
          <w:fldChar w:fldCharType="begin"/>
        </w:r>
        <w:r w:rsidR="007D160A">
          <w:instrText xml:space="preserve"> PAGEREF _Toc62261707 </w:instrText>
        </w:r>
        <w:r w:rsidR="007D160A">
          <w:fldChar w:fldCharType="separate"/>
        </w:r>
        <w:r w:rsidR="007D160A">
          <w:t>43</w:t>
        </w:r>
        <w:r w:rsidR="007D160A">
          <w:fldChar w:fldCharType="end"/>
        </w:r>
      </w:hyperlink>
    </w:p>
    <w:p w14:paraId="43006846" w14:textId="77777777" w:rsidR="00586423" w:rsidRDefault="00171FD7">
      <w:pPr>
        <w:pStyle w:val="TOC1"/>
        <w:tabs>
          <w:tab w:val="right" w:leader="dot" w:pos="10441"/>
        </w:tabs>
      </w:pPr>
      <w:hyperlink w:anchor="_Toc850281352" w:history="1">
        <w:r w:rsidR="007D160A">
          <w:t>7 CONCLUSION</w:t>
        </w:r>
        <w:r w:rsidR="007D160A">
          <w:tab/>
        </w:r>
        <w:r w:rsidR="007D160A">
          <w:fldChar w:fldCharType="begin"/>
        </w:r>
        <w:r w:rsidR="007D160A">
          <w:instrText xml:space="preserve"> PAGEREF _Toc850281352 </w:instrText>
        </w:r>
        <w:r w:rsidR="007D160A">
          <w:fldChar w:fldCharType="separate"/>
        </w:r>
        <w:r w:rsidR="007D160A">
          <w:t>46</w:t>
        </w:r>
        <w:r w:rsidR="007D160A">
          <w:fldChar w:fldCharType="end"/>
        </w:r>
      </w:hyperlink>
    </w:p>
    <w:p w14:paraId="01AD2C63" w14:textId="77777777" w:rsidR="00586423" w:rsidRDefault="00171FD7">
      <w:pPr>
        <w:pStyle w:val="TOC2"/>
        <w:tabs>
          <w:tab w:val="right" w:leader="dot" w:pos="10441"/>
        </w:tabs>
        <w:ind w:left="480"/>
      </w:pPr>
      <w:hyperlink w:anchor="_Toc323400083" w:history="1">
        <w:r w:rsidR="007D160A">
          <w:t>7.1 Contribution</w:t>
        </w:r>
        <w:r w:rsidR="007D160A">
          <w:tab/>
        </w:r>
        <w:r w:rsidR="007D160A">
          <w:fldChar w:fldCharType="begin"/>
        </w:r>
        <w:r w:rsidR="007D160A">
          <w:instrText xml:space="preserve"> PAGEREF _Toc323400083 </w:instrText>
        </w:r>
        <w:r w:rsidR="007D160A">
          <w:fldChar w:fldCharType="separate"/>
        </w:r>
        <w:r w:rsidR="007D160A">
          <w:t>46</w:t>
        </w:r>
        <w:r w:rsidR="007D160A">
          <w:fldChar w:fldCharType="end"/>
        </w:r>
      </w:hyperlink>
    </w:p>
    <w:p w14:paraId="6B8C751B" w14:textId="77777777" w:rsidR="00586423" w:rsidRDefault="00171FD7">
      <w:pPr>
        <w:pStyle w:val="TOC2"/>
        <w:tabs>
          <w:tab w:val="right" w:leader="dot" w:pos="10441"/>
        </w:tabs>
        <w:ind w:left="480"/>
      </w:pPr>
      <w:hyperlink w:anchor="_Toc1189590917" w:history="1">
        <w:r w:rsidR="007D160A">
          <w:t>7.2 Drawback and Future Work</w:t>
        </w:r>
        <w:r w:rsidR="007D160A">
          <w:tab/>
        </w:r>
        <w:r w:rsidR="007D160A">
          <w:fldChar w:fldCharType="begin"/>
        </w:r>
        <w:r w:rsidR="007D160A">
          <w:instrText xml:space="preserve"> PAGEREF _Toc1189590917 </w:instrText>
        </w:r>
        <w:r w:rsidR="007D160A">
          <w:fldChar w:fldCharType="separate"/>
        </w:r>
        <w:r w:rsidR="007D160A">
          <w:t>46</w:t>
        </w:r>
        <w:r w:rsidR="007D160A">
          <w:fldChar w:fldCharType="end"/>
        </w:r>
      </w:hyperlink>
    </w:p>
    <w:p w14:paraId="06756DEC" w14:textId="77777777" w:rsidR="00586423" w:rsidRDefault="00171FD7">
      <w:pPr>
        <w:pStyle w:val="TOC1"/>
        <w:tabs>
          <w:tab w:val="right" w:leader="dot" w:pos="10441"/>
        </w:tabs>
      </w:pPr>
      <w:hyperlink w:anchor="_Toc276193704" w:history="1">
        <w:r w:rsidR="007D160A">
          <w:t>REFERENCES</w:t>
        </w:r>
        <w:r w:rsidR="007D160A">
          <w:tab/>
        </w:r>
        <w:r w:rsidR="007D160A">
          <w:fldChar w:fldCharType="begin"/>
        </w:r>
        <w:r w:rsidR="007D160A">
          <w:instrText xml:space="preserve"> PAGEREF _Toc276193704 </w:instrText>
        </w:r>
        <w:r w:rsidR="007D160A">
          <w:fldChar w:fldCharType="separate"/>
        </w:r>
        <w:r w:rsidR="007D160A">
          <w:t>48</w:t>
        </w:r>
        <w:r w:rsidR="007D160A">
          <w:fldChar w:fldCharType="end"/>
        </w:r>
      </w:hyperlink>
    </w:p>
    <w:p w14:paraId="6206AA82" w14:textId="77777777" w:rsidR="00586423" w:rsidRDefault="007D160A">
      <w:r>
        <w:fldChar w:fldCharType="end"/>
      </w:r>
    </w:p>
    <w:p w14:paraId="7C7FB81E" w14:textId="77777777" w:rsidR="00586423" w:rsidRDefault="00586423">
      <w:pPr>
        <w:pStyle w:val="Heading1"/>
        <w:sectPr w:rsidR="00586423">
          <w:footerReference w:type="default" r:id="rId15"/>
          <w:headerReference w:type="first" r:id="rId16"/>
          <w:footerReference w:type="first" r:id="rId17"/>
          <w:endnotePr>
            <w:numFmt w:val="decimal"/>
          </w:endnotePr>
          <w:pgSz w:w="11909" w:h="16833"/>
          <w:pgMar w:top="1080" w:right="734" w:bottom="2434" w:left="734" w:header="0" w:footer="720" w:gutter="0"/>
          <w:pgNumType w:fmt="upperRoman" w:start="2"/>
          <w:cols w:space="0"/>
          <w:formProt w:val="0"/>
          <w:titlePg/>
          <w:docGrid w:linePitch="100"/>
        </w:sectPr>
      </w:pPr>
    </w:p>
    <w:p w14:paraId="4AC7530E" w14:textId="77777777" w:rsidR="00586423" w:rsidRDefault="007D160A">
      <w:pPr>
        <w:pStyle w:val="Heading1"/>
        <w:rPr>
          <w:lang w:val="en-US"/>
        </w:rPr>
      </w:pPr>
      <w:bookmarkStart w:id="20" w:name="_Toc1991344990"/>
      <w:r>
        <w:lastRenderedPageBreak/>
        <w:t xml:space="preserve">1 </w:t>
      </w:r>
      <w:r>
        <w:rPr>
          <w:rFonts w:hint="eastAsia"/>
          <w:lang w:val="en-US"/>
        </w:rPr>
        <w:t>INTRODUCTION</w:t>
      </w:r>
      <w:bookmarkEnd w:id="13"/>
      <w:bookmarkEnd w:id="20"/>
    </w:p>
    <w:p w14:paraId="4E3E125F" w14:textId="77777777" w:rsidR="00171FD7" w:rsidRDefault="007D160A">
      <w:pPr>
        <w:rPr>
          <w:ins w:id="21" w:author="Chung, Joseph" w:date="2020-08-21T23:07:00Z"/>
          <w:rFonts w:eastAsia="Noto Sans CJK SC"/>
        </w:rPr>
      </w:pPr>
      <w:r>
        <w:rPr>
          <w:rFonts w:eastAsia="Noto Sans CJK SC"/>
        </w:rPr>
        <w:t xml:space="preserve">There </w:t>
      </w:r>
      <w:r>
        <w:rPr>
          <w:rFonts w:eastAsia="Noto Sans CJK SC" w:hint="eastAsia"/>
          <w:lang w:val="en-US"/>
        </w:rPr>
        <w:t xml:space="preserve">are </w:t>
      </w:r>
      <w:r>
        <w:rPr>
          <w:rFonts w:eastAsia="Noto Sans CJK SC"/>
        </w:rPr>
        <w:t xml:space="preserve">many search engines available for online users. Some support wide range Internet search, such as </w:t>
      </w:r>
      <w:r>
        <w:rPr>
          <w:rFonts w:eastAsia="Noto Sans CJK SC"/>
          <w:b/>
          <w:bCs/>
        </w:rPr>
        <w:t>Google</w:t>
      </w:r>
      <w:r>
        <w:rPr>
          <w:rFonts w:eastAsia="Noto Sans CJK SC"/>
        </w:rPr>
        <w:t xml:space="preserve">, </w:t>
      </w:r>
      <w:r>
        <w:rPr>
          <w:rFonts w:eastAsia="Noto Sans CJK SC"/>
          <w:b/>
          <w:bCs/>
        </w:rPr>
        <w:t>Bing</w:t>
      </w:r>
      <w:r>
        <w:rPr>
          <w:rFonts w:eastAsia="Noto Sans CJK SC"/>
        </w:rPr>
        <w:t xml:space="preserve">, and </w:t>
      </w:r>
      <w:r>
        <w:rPr>
          <w:rFonts w:eastAsia="Noto Sans CJK SC"/>
          <w:b/>
          <w:bCs/>
        </w:rPr>
        <w:t>Baidu</w:t>
      </w:r>
      <w:r>
        <w:rPr>
          <w:rFonts w:eastAsia="Noto Sans CJK SC"/>
        </w:rPr>
        <w:t xml:space="preserve">. Some are built within systems, such as </w:t>
      </w:r>
      <w:r>
        <w:rPr>
          <w:rFonts w:eastAsia="Noto Sans CJK SC"/>
          <w:b/>
          <w:bCs/>
        </w:rPr>
        <w:t>YouTube</w:t>
      </w:r>
      <w:r>
        <w:rPr>
          <w:rStyle w:val="FootnoteReference"/>
          <w:rFonts w:eastAsia="Noto Sans CJK SC"/>
        </w:rPr>
        <w:footnoteReference w:id="4"/>
      </w:r>
      <w:r>
        <w:rPr>
          <w:rFonts w:eastAsia="Noto Sans CJK SC"/>
        </w:rPr>
        <w:t>, which has its own search engine</w:t>
      </w:r>
      <w:ins w:id="22" w:author="Chung, Joseph" w:date="2020-08-21T23:06:00Z">
        <w:r w:rsidR="00171FD7">
          <w:rPr>
            <w:rFonts w:eastAsia="Noto Sans CJK SC"/>
          </w:rPr>
          <w:t>.</w:t>
        </w:r>
      </w:ins>
      <w:del w:id="23" w:author="Chung, Joseph" w:date="2020-08-21T23:06:00Z">
        <w:r w:rsidDel="00171FD7">
          <w:rPr>
            <w:rFonts w:eastAsia="Noto Sans CJK SC"/>
          </w:rPr>
          <w:delText>;</w:delText>
        </w:r>
      </w:del>
      <w:r>
        <w:rPr>
          <w:rFonts w:eastAsia="Noto Sans CJK SC"/>
        </w:rPr>
        <w:t xml:space="preserve"> There are also search engines tailored to meet certain needs, like better privacy, copyright protection, and so on. For many years, and currently, Google has been dominating </w:t>
      </w:r>
      <w:ins w:id="24" w:author="Chung, Joseph" w:date="2020-08-21T23:06:00Z">
        <w:r w:rsidR="00171FD7">
          <w:rPr>
            <w:rFonts w:eastAsia="Noto Sans CJK SC"/>
          </w:rPr>
          <w:t xml:space="preserve">with </w:t>
        </w:r>
      </w:ins>
      <w:r>
        <w:rPr>
          <w:rFonts w:eastAsia="Noto Sans CJK SC"/>
        </w:rPr>
        <w:t xml:space="preserve">over 80% of market share. For this reason, Google is the main search engine considered for comparison in our research. </w:t>
      </w:r>
    </w:p>
    <w:p w14:paraId="5E552863" w14:textId="77777777" w:rsidR="00171FD7" w:rsidRDefault="00171FD7">
      <w:pPr>
        <w:rPr>
          <w:ins w:id="25" w:author="Chung, Joseph" w:date="2020-08-21T23:07:00Z"/>
          <w:rFonts w:eastAsia="Noto Sans CJK SC"/>
        </w:rPr>
      </w:pPr>
    </w:p>
    <w:p w14:paraId="5BCA192D" w14:textId="1760B446" w:rsidR="00586423" w:rsidRDefault="007D160A">
      <w:pPr>
        <w:rPr>
          <w:rFonts w:eastAsia="Noto Sans CJK SC"/>
          <w:color w:val="FF0000"/>
        </w:rPr>
      </w:pPr>
      <w:r>
        <w:rPr>
          <w:rFonts w:eastAsia="Noto Sans CJK SC"/>
        </w:rPr>
        <w:t>Imagine there is someone interested in learning Java. One might Google “learn java”, and then a bunch of results are displayed</w:t>
      </w:r>
      <w:ins w:id="26" w:author="Chung, Joseph" w:date="2020-08-21T23:07:00Z">
        <w:r w:rsidR="00171FD7">
          <w:rPr>
            <w:rFonts w:eastAsia="Noto Sans CJK SC"/>
          </w:rPr>
          <w:t>;</w:t>
        </w:r>
      </w:ins>
      <w:del w:id="27" w:author="Chung, Joseph" w:date="2020-08-21T23:07:00Z">
        <w:r w:rsidDel="00171FD7">
          <w:rPr>
            <w:rFonts w:eastAsia="Noto Sans CJK SC"/>
          </w:rPr>
          <w:delText>:</w:delText>
        </w:r>
      </w:del>
      <w:r>
        <w:rPr>
          <w:rFonts w:eastAsia="Noto Sans CJK SC"/>
        </w:rPr>
        <w:t xml:space="preserve"> some </w:t>
      </w:r>
      <w:ins w:id="28" w:author="Chung, Joseph" w:date="2020-08-21T23:07:00Z">
        <w:r w:rsidR="00171FD7">
          <w:rPr>
            <w:rFonts w:eastAsia="Noto Sans CJK SC"/>
          </w:rPr>
          <w:t xml:space="preserve">are </w:t>
        </w:r>
      </w:ins>
      <w:r>
        <w:rPr>
          <w:rFonts w:eastAsia="Noto Sans CJK SC"/>
        </w:rPr>
        <w:t>labeled as ‘Ad’</w:t>
      </w:r>
      <w:ins w:id="29" w:author="Chung, Joseph" w:date="2020-08-21T23:07:00Z">
        <w:r w:rsidR="00171FD7">
          <w:rPr>
            <w:rFonts w:eastAsia="Noto Sans CJK SC"/>
          </w:rPr>
          <w:t>,</w:t>
        </w:r>
      </w:ins>
      <w:del w:id="30" w:author="Chung, Joseph" w:date="2020-08-21T23:07:00Z">
        <w:r w:rsidDel="00171FD7">
          <w:rPr>
            <w:rFonts w:eastAsia="Noto Sans CJK SC"/>
          </w:rPr>
          <w:delText>;</w:delText>
        </w:r>
      </w:del>
      <w:r>
        <w:rPr>
          <w:rFonts w:eastAsia="Noto Sans CJK SC"/>
        </w:rPr>
        <w:t xml:space="preserve"> some are videos</w:t>
      </w:r>
      <w:ins w:id="31" w:author="Chung, Joseph" w:date="2020-08-21T23:07:00Z">
        <w:r w:rsidR="00171FD7">
          <w:rPr>
            <w:rFonts w:eastAsia="Noto Sans CJK SC"/>
          </w:rPr>
          <w:t>,</w:t>
        </w:r>
      </w:ins>
      <w:del w:id="32" w:author="Chung, Joseph" w:date="2020-08-21T23:07:00Z">
        <w:r w:rsidDel="00171FD7">
          <w:rPr>
            <w:rFonts w:eastAsia="Noto Sans CJK SC"/>
          </w:rPr>
          <w:delText>;</w:delText>
        </w:r>
      </w:del>
      <w:r>
        <w:rPr>
          <w:rFonts w:eastAsia="Noto Sans CJK SC"/>
        </w:rPr>
        <w:t xml:space="preserve"> and many more </w:t>
      </w:r>
      <w:ins w:id="33" w:author="Chung, Joseph" w:date="2020-08-21T23:07:00Z">
        <w:r w:rsidR="00171FD7">
          <w:rPr>
            <w:rFonts w:eastAsia="Noto Sans CJK SC"/>
          </w:rPr>
          <w:t xml:space="preserve">are </w:t>
        </w:r>
      </w:ins>
      <w:r>
        <w:rPr>
          <w:rFonts w:eastAsia="Noto Sans CJK SC"/>
        </w:rPr>
        <w:t xml:space="preserve">other links, while you can keep clicking ‘see more’ to get more results. There are huge collection of results of different kinds, different sources, and certainly different qualities. It could be quite intimidating if learning </w:t>
      </w:r>
      <w:del w:id="34" w:author="Chung, Joseph" w:date="2020-08-21T23:08:00Z">
        <w:r w:rsidDel="00171FD7">
          <w:rPr>
            <w:rFonts w:eastAsia="Noto Sans CJK SC"/>
          </w:rPr>
          <w:delText xml:space="preserve">java </w:delText>
        </w:r>
      </w:del>
      <w:ins w:id="35" w:author="Chung, Joseph" w:date="2020-08-21T23:08:00Z">
        <w:r w:rsidR="00171FD7">
          <w:rPr>
            <w:rFonts w:eastAsia="Noto Sans CJK SC"/>
          </w:rPr>
          <w:t xml:space="preserve">Java </w:t>
        </w:r>
      </w:ins>
      <w:r>
        <w:rPr>
          <w:rFonts w:eastAsia="Noto Sans CJK SC"/>
        </w:rPr>
        <w:t xml:space="preserve">is something new for this user. Making a choice alone could become the big time-consuming step before actually starting to learn. </w:t>
      </w:r>
      <w:del w:id="36" w:author="Chung, Joseph" w:date="2020-08-21T23:08:00Z">
        <w:r w:rsidDel="00171FD7">
          <w:rPr>
            <w:rFonts w:eastAsia="Noto Sans CJK SC"/>
          </w:rPr>
          <w:delText xml:space="preserve"> </w:delText>
        </w:r>
      </w:del>
      <w:r>
        <w:rPr>
          <w:rFonts w:eastAsia="Noto Sans CJK SC"/>
        </w:rPr>
        <w:t>We propose a new and unique search engine that targets educational resources, to promote and support self-learning</w:t>
      </w:r>
      <w:r>
        <w:rPr>
          <w:rFonts w:eastAsia="Noto Sans CJK SC"/>
          <w:lang w:val="en-US"/>
        </w:rPr>
        <w:t xml:space="preserve">. </w:t>
      </w:r>
      <w:r>
        <w:rPr>
          <w:rFonts w:eastAsia="Noto Sans CJK SC"/>
        </w:rPr>
        <w:t xml:space="preserve">Providing “high quality” learning resources to users is </w:t>
      </w:r>
      <w:del w:id="37" w:author="Chung, Joseph" w:date="2020-08-21T23:08:00Z">
        <w:r w:rsidDel="00171FD7">
          <w:rPr>
            <w:rFonts w:eastAsia="Noto Sans CJK SC"/>
          </w:rPr>
          <w:delText xml:space="preserve">the </w:delText>
        </w:r>
      </w:del>
      <w:r>
        <w:rPr>
          <w:rFonts w:eastAsia="Noto Sans CJK SC"/>
        </w:rPr>
        <w:t>essential for this search engine. Here “High quality” is a</w:t>
      </w:r>
      <w:del w:id="38" w:author="Chung, Joseph" w:date="2020-08-21T23:08:00Z">
        <w:r w:rsidDel="00171FD7">
          <w:rPr>
            <w:rFonts w:eastAsia="Noto Sans CJK SC"/>
          </w:rPr>
          <w:delText>n</w:delText>
        </w:r>
      </w:del>
      <w:r>
        <w:rPr>
          <w:rFonts w:eastAsia="Noto Sans CJK SC"/>
        </w:rPr>
        <w:t xml:space="preserve"> subjective judgement from users, but </w:t>
      </w:r>
      <w:ins w:id="39" w:author="Chung, Joseph" w:date="2020-08-21T23:09:00Z">
        <w:r w:rsidR="00171FD7">
          <w:rPr>
            <w:rFonts w:eastAsia="Noto Sans CJK SC"/>
          </w:rPr>
          <w:t xml:space="preserve">it can be </w:t>
        </w:r>
      </w:ins>
      <w:r>
        <w:rPr>
          <w:rFonts w:eastAsia="Noto Sans CJK SC"/>
        </w:rPr>
        <w:t xml:space="preserve">based on common practices in education and learning. The more users </w:t>
      </w:r>
      <w:del w:id="40" w:author="Chung, Joseph" w:date="2020-08-21T23:09:00Z">
        <w:r w:rsidDel="00171FD7">
          <w:rPr>
            <w:rFonts w:eastAsia="Noto Sans CJK SC"/>
          </w:rPr>
          <w:delText xml:space="preserve">are for </w:delText>
        </w:r>
      </w:del>
      <w:ins w:id="41" w:author="Chung, Joseph" w:date="2020-08-21T23:09:00Z">
        <w:r w:rsidR="00171FD7">
          <w:rPr>
            <w:rFonts w:eastAsia="Noto Sans CJK SC"/>
          </w:rPr>
          <w:t xml:space="preserve">favor </w:t>
        </w:r>
      </w:ins>
      <w:del w:id="42" w:author="Chung, Joseph" w:date="2020-08-21T23:10:00Z">
        <w:r w:rsidDel="00171FD7">
          <w:rPr>
            <w:rFonts w:eastAsia="Noto Sans CJK SC"/>
          </w:rPr>
          <w:delText>it</w:delText>
        </w:r>
      </w:del>
      <w:ins w:id="43" w:author="Chung, Joseph" w:date="2020-08-21T23:10:00Z">
        <w:r w:rsidR="00171FD7">
          <w:rPr>
            <w:rFonts w:eastAsia="Noto Sans CJK SC"/>
          </w:rPr>
          <w:t>the resource</w:t>
        </w:r>
      </w:ins>
      <w:r>
        <w:rPr>
          <w:rFonts w:eastAsia="Noto Sans CJK SC"/>
        </w:rPr>
        <w:t xml:space="preserve">, the higher quality it is proved to be. Therefore, the score of quality is indeed limited to the resources that can be verified or tested by users. It will be an improving process over the time. High-quality can be understood as “user-trusted” or “user-liked”. </w:t>
      </w:r>
    </w:p>
    <w:p w14:paraId="46B9BE0D" w14:textId="77777777" w:rsidR="00586423" w:rsidRDefault="00586423">
      <w:pPr>
        <w:rPr>
          <w:rFonts w:eastAsia="Noto Sans CJK SC"/>
          <w:color w:val="FF0000"/>
        </w:rPr>
      </w:pPr>
    </w:p>
    <w:p w14:paraId="5EBCC346" w14:textId="77777777" w:rsidR="00586423" w:rsidRDefault="007D160A">
      <w:pPr>
        <w:rPr>
          <w:rFonts w:eastAsia="Noto Sans CJK SC"/>
        </w:rPr>
      </w:pPr>
      <w:r>
        <w:rPr>
          <w:rFonts w:eastAsia="Noto Sans CJK SC"/>
        </w:rPr>
        <w:t xml:space="preserve">In this project, a few new search engine technologies are proposed to support efficient storage and enhanced searching for high-quality learning resources, in particular, to address two main issues: </w:t>
      </w:r>
    </w:p>
    <w:p w14:paraId="0A9C4A5F" w14:textId="77777777" w:rsidR="00586423" w:rsidRDefault="00586423">
      <w:pPr>
        <w:rPr>
          <w:rFonts w:eastAsia="Noto Sans CJK SC"/>
        </w:rPr>
      </w:pPr>
    </w:p>
    <w:p w14:paraId="28DDCE3E" w14:textId="77777777" w:rsidR="00586423" w:rsidRDefault="007D160A">
      <w:pPr>
        <w:numPr>
          <w:ilvl w:val="0"/>
          <w:numId w:val="3"/>
        </w:numPr>
        <w:rPr>
          <w:rFonts w:eastAsia="Noto Sans CJK SC"/>
        </w:rPr>
      </w:pPr>
      <w:r>
        <w:rPr>
          <w:rFonts w:eastAsia="Noto Sans CJK SC"/>
        </w:rPr>
        <w:t>How to build such a</w:t>
      </w:r>
      <w:r>
        <w:rPr>
          <w:rFonts w:eastAsia="Noto Sans CJK SC" w:hint="eastAsia"/>
          <w:lang w:val="en-US"/>
        </w:rPr>
        <w:t xml:space="preserve"> high-performance</w:t>
      </w:r>
      <w:r>
        <w:rPr>
          <w:rFonts w:eastAsia="Noto Sans CJK SC"/>
        </w:rPr>
        <w:t xml:space="preserve"> search engine.</w:t>
      </w:r>
    </w:p>
    <w:p w14:paraId="603DEF0C" w14:textId="77777777" w:rsidR="00586423" w:rsidRDefault="007D160A">
      <w:pPr>
        <w:numPr>
          <w:ilvl w:val="0"/>
          <w:numId w:val="3"/>
        </w:numPr>
        <w:rPr>
          <w:rFonts w:eastAsia="Noto Sans CJK SC"/>
        </w:rPr>
      </w:pPr>
      <w:r>
        <w:rPr>
          <w:rFonts w:eastAsia="Noto Sans CJK SC"/>
        </w:rPr>
        <w:t xml:space="preserve">How to define the quality of resources. </w:t>
      </w:r>
    </w:p>
    <w:p w14:paraId="430886FC" w14:textId="77777777" w:rsidR="00586423" w:rsidRDefault="00586423">
      <w:pPr>
        <w:rPr>
          <w:rFonts w:eastAsia="Noto Sans CJK SC"/>
        </w:rPr>
      </w:pPr>
    </w:p>
    <w:p w14:paraId="392F5367" w14:textId="77777777" w:rsidR="00586423" w:rsidRDefault="007D160A">
      <w:pPr>
        <w:rPr>
          <w:rFonts w:eastAsia="Noto Sans CJK SC"/>
        </w:rPr>
      </w:pPr>
      <w:r>
        <w:rPr>
          <w:rFonts w:eastAsia="Noto Sans CJK SC"/>
        </w:rPr>
        <w:t>Before starting the detailed discussion, Table 1 lists the terminologies that are used this thesis.</w:t>
      </w:r>
    </w:p>
    <w:p w14:paraId="679F78CC" w14:textId="77777777" w:rsidR="00586423" w:rsidRDefault="00586423">
      <w:pPr>
        <w:rPr>
          <w:rFonts w:eastAsia="Noto Sans CJK SC"/>
        </w:rPr>
      </w:pPr>
    </w:p>
    <w:p w14:paraId="6BEA16E7" w14:textId="77777777" w:rsidR="00586423" w:rsidRDefault="007D160A">
      <w:pPr>
        <w:pStyle w:val="Index"/>
        <w:jc w:val="both"/>
        <w:rPr>
          <w:rFonts w:eastAsia="Noto Sans CJK SC"/>
        </w:rPr>
      </w:pPr>
      <w:r>
        <w:t>Table 1. The terminologies</w:t>
      </w:r>
    </w:p>
    <w:tbl>
      <w:tblPr>
        <w:tblStyle w:val="TableGrid"/>
        <w:tblW w:w="0" w:type="auto"/>
        <w:tblLook w:val="04A0" w:firstRow="1" w:lastRow="0" w:firstColumn="1" w:lastColumn="0" w:noHBand="0" w:noVBand="1"/>
      </w:tblPr>
      <w:tblGrid>
        <w:gridCol w:w="3464"/>
        <w:gridCol w:w="6967"/>
      </w:tblGrid>
      <w:tr w:rsidR="00586423" w14:paraId="2C8C4A85" w14:textId="77777777" w:rsidTr="00191E82">
        <w:tc>
          <w:tcPr>
            <w:tcW w:w="3464" w:type="dxa"/>
          </w:tcPr>
          <w:p w14:paraId="0E7D923C" w14:textId="77777777" w:rsidR="00586423" w:rsidRDefault="007D160A">
            <w:pPr>
              <w:rPr>
                <w:b/>
                <w:lang w:val="en-US"/>
              </w:rPr>
            </w:pPr>
            <w:r>
              <w:rPr>
                <w:b/>
                <w:lang w:val="en-US"/>
              </w:rPr>
              <w:t>Term</w:t>
            </w:r>
          </w:p>
        </w:tc>
        <w:tc>
          <w:tcPr>
            <w:tcW w:w="6967" w:type="dxa"/>
          </w:tcPr>
          <w:p w14:paraId="025FB415" w14:textId="77777777" w:rsidR="00586423" w:rsidRDefault="007D160A">
            <w:pPr>
              <w:rPr>
                <w:b/>
                <w:lang w:val="en-US"/>
              </w:rPr>
            </w:pPr>
            <w:r>
              <w:rPr>
                <w:b/>
                <w:lang w:val="en-US"/>
              </w:rPr>
              <w:t>Definition</w:t>
            </w:r>
          </w:p>
        </w:tc>
      </w:tr>
      <w:tr w:rsidR="00586423" w14:paraId="37B711B8" w14:textId="77777777" w:rsidTr="00191E82">
        <w:tc>
          <w:tcPr>
            <w:tcW w:w="3464" w:type="dxa"/>
          </w:tcPr>
          <w:p w14:paraId="1D138F56" w14:textId="3926FFB0" w:rsidR="00586423" w:rsidRPr="00191E82" w:rsidRDefault="007D160A">
            <w:pPr>
              <w:rPr>
                <w:strike/>
                <w:lang w:val="en-US"/>
              </w:rPr>
            </w:pPr>
            <w:commentRangeStart w:id="44"/>
            <w:r w:rsidRPr="00191E82">
              <w:rPr>
                <w:b/>
                <w:bCs/>
                <w:strike/>
                <w:color w:val="FF0000"/>
                <w:lang w:val="en-US"/>
              </w:rPr>
              <w:t>DLRV</w:t>
            </w:r>
            <w:commentRangeEnd w:id="44"/>
            <w:r w:rsidR="00191E82" w:rsidRPr="00191E82">
              <w:rPr>
                <w:rStyle w:val="CommentReference"/>
                <w:strike/>
                <w:color w:val="FF0000"/>
              </w:rPr>
              <w:commentReference w:id="44"/>
            </w:r>
            <w:r w:rsidR="00191E82" w:rsidRPr="00191E82">
              <w:rPr>
                <w:b/>
                <w:bCs/>
                <w:strike/>
                <w:color w:val="FF0000"/>
                <w:lang w:val="en-US"/>
              </w:rPr>
              <w:t xml:space="preserve"> </w:t>
            </w:r>
            <w:r w:rsidR="00191E82" w:rsidRPr="00191E82">
              <w:rPr>
                <w:b/>
                <w:bCs/>
                <w:color w:val="FF0000"/>
                <w:lang w:val="en-US"/>
              </w:rPr>
              <w:t xml:space="preserve">LRV </w:t>
            </w:r>
          </w:p>
        </w:tc>
        <w:tc>
          <w:tcPr>
            <w:tcW w:w="6967" w:type="dxa"/>
          </w:tcPr>
          <w:p w14:paraId="126E9782" w14:textId="57D67CA4" w:rsidR="00586423" w:rsidRDefault="007D160A">
            <w:pPr>
              <w:rPr>
                <w:lang w:val="en-US"/>
              </w:rPr>
            </w:pPr>
            <w:r w:rsidRPr="00191E82">
              <w:rPr>
                <w:strike/>
                <w:color w:val="FF0000"/>
                <w:lang w:val="en-US"/>
              </w:rPr>
              <w:t xml:space="preserve">Degree </w:t>
            </w:r>
            <w:proofErr w:type="gramStart"/>
            <w:r w:rsidRPr="00191E82">
              <w:rPr>
                <w:strike/>
                <w:color w:val="FF0000"/>
                <w:lang w:val="en-US"/>
              </w:rPr>
              <w:t>of</w:t>
            </w:r>
            <w:r w:rsidRPr="00191E82">
              <w:rPr>
                <w:color w:val="FF0000"/>
                <w:lang w:val="en-US"/>
              </w:rPr>
              <w:t xml:space="preserve">  </w:t>
            </w:r>
            <w:r>
              <w:rPr>
                <w:lang w:val="en-US"/>
              </w:rPr>
              <w:t>Learning</w:t>
            </w:r>
            <w:proofErr w:type="gramEnd"/>
            <w:r>
              <w:rPr>
                <w:lang w:val="en-US"/>
              </w:rPr>
              <w:t xml:space="preserve"> Resource Value. This </w:t>
            </w:r>
            <w:r w:rsidRPr="007D160A">
              <w:rPr>
                <w:color w:val="FF0000"/>
                <w:lang w:val="en-US"/>
              </w:rPr>
              <w:t xml:space="preserve">refers to the system </w:t>
            </w:r>
            <w:proofErr w:type="gramStart"/>
            <w:r w:rsidRPr="007D160A">
              <w:rPr>
                <w:color w:val="FF0000"/>
                <w:lang w:val="en-US"/>
              </w:rPr>
              <w:t>mode  that</w:t>
            </w:r>
            <w:proofErr w:type="gramEnd"/>
            <w:r>
              <w:rPr>
                <w:lang w:val="en-US"/>
              </w:rPr>
              <w:t xml:space="preserve"> </w:t>
            </w:r>
            <w:r>
              <w:t xml:space="preserve">calculates </w:t>
            </w:r>
            <w:r>
              <w:rPr>
                <w:lang w:val="en-US"/>
              </w:rPr>
              <w:t>the value of each resource, as the criteria for ranking and recommendation by the search engine.</w:t>
            </w:r>
          </w:p>
        </w:tc>
      </w:tr>
      <w:tr w:rsidR="00586423" w14:paraId="3C9691D0" w14:textId="77777777" w:rsidTr="00191E82">
        <w:tc>
          <w:tcPr>
            <w:tcW w:w="3464" w:type="dxa"/>
          </w:tcPr>
          <w:p w14:paraId="052FA23A" w14:textId="77777777" w:rsidR="00586423" w:rsidRDefault="007D160A">
            <w:pPr>
              <w:rPr>
                <w:lang w:val="en-US"/>
              </w:rPr>
            </w:pPr>
            <w:r>
              <w:rPr>
                <w:b/>
                <w:bCs/>
                <w:lang w:val="en-US"/>
              </w:rPr>
              <w:t>Suitability</w:t>
            </w:r>
          </w:p>
        </w:tc>
        <w:tc>
          <w:tcPr>
            <w:tcW w:w="6967" w:type="dxa"/>
          </w:tcPr>
          <w:p w14:paraId="0F6F5182" w14:textId="77777777" w:rsidR="00586423" w:rsidRDefault="007D160A">
            <w:pPr>
              <w:rPr>
                <w:lang w:val="en-US"/>
              </w:rPr>
            </w:pPr>
            <w:r>
              <w:t>Re</w:t>
            </w:r>
            <w:r>
              <w:rPr>
                <w:lang w:val="en-US"/>
              </w:rPr>
              <w:t xml:space="preserve">source title, content and tags match search </w:t>
            </w:r>
            <w:r>
              <w:t>key</w:t>
            </w:r>
            <w:r>
              <w:rPr>
                <w:lang w:val="en-US"/>
              </w:rPr>
              <w:t>words.</w:t>
            </w:r>
          </w:p>
        </w:tc>
      </w:tr>
      <w:tr w:rsidR="00586423" w14:paraId="446E2287" w14:textId="77777777" w:rsidTr="00191E82">
        <w:tc>
          <w:tcPr>
            <w:tcW w:w="3464" w:type="dxa"/>
          </w:tcPr>
          <w:p w14:paraId="7582ABE3" w14:textId="77777777" w:rsidR="00586423" w:rsidRDefault="007D160A">
            <w:pPr>
              <w:rPr>
                <w:lang w:val="en-US"/>
              </w:rPr>
            </w:pPr>
            <w:r>
              <w:rPr>
                <w:b/>
                <w:bCs/>
                <w:lang w:val="en-US"/>
              </w:rPr>
              <w:t>Popularity</w:t>
            </w:r>
          </w:p>
        </w:tc>
        <w:tc>
          <w:tcPr>
            <w:tcW w:w="6967" w:type="dxa"/>
          </w:tcPr>
          <w:p w14:paraId="310914C2" w14:textId="77777777" w:rsidR="00586423" w:rsidRDefault="007D160A">
            <w:pPr>
              <w:rPr>
                <w:lang w:val="en-US"/>
              </w:rPr>
            </w:pPr>
            <w:r>
              <w:rPr>
                <w:lang w:val="en-US"/>
              </w:rPr>
              <w:t>The trend of searches, clicks, and comments.</w:t>
            </w:r>
          </w:p>
        </w:tc>
      </w:tr>
      <w:tr w:rsidR="00586423" w14:paraId="01FCCFE1" w14:textId="77777777" w:rsidTr="00191E82">
        <w:tc>
          <w:tcPr>
            <w:tcW w:w="3464" w:type="dxa"/>
          </w:tcPr>
          <w:p w14:paraId="502F7CE5" w14:textId="77777777" w:rsidR="00586423" w:rsidRDefault="007D160A">
            <w:pPr>
              <w:rPr>
                <w:lang w:val="en-US"/>
              </w:rPr>
            </w:pPr>
            <w:r>
              <w:rPr>
                <w:b/>
                <w:bCs/>
              </w:rPr>
              <w:lastRenderedPageBreak/>
              <w:t>Feedback</w:t>
            </w:r>
          </w:p>
        </w:tc>
        <w:tc>
          <w:tcPr>
            <w:tcW w:w="6967" w:type="dxa"/>
          </w:tcPr>
          <w:p w14:paraId="48D72D97" w14:textId="77777777" w:rsidR="00586423" w:rsidRDefault="007D160A">
            <w:pPr>
              <w:rPr>
                <w:lang w:val="en-US"/>
              </w:rPr>
            </w:pPr>
            <w:r>
              <w:rPr>
                <w:lang w:val="en-US"/>
              </w:rPr>
              <w:t>User feedback</w:t>
            </w:r>
            <w:r>
              <w:t>, positive or negative comments, mark on a resource.</w:t>
            </w:r>
          </w:p>
        </w:tc>
      </w:tr>
      <w:tr w:rsidR="00586423" w14:paraId="11028ABE" w14:textId="77777777" w:rsidTr="00191E82">
        <w:tc>
          <w:tcPr>
            <w:tcW w:w="3464" w:type="dxa"/>
          </w:tcPr>
          <w:p w14:paraId="5ABF8BEE" w14:textId="77777777" w:rsidR="00586423" w:rsidRDefault="007D160A">
            <w:pPr>
              <w:rPr>
                <w:lang w:val="en-US"/>
              </w:rPr>
            </w:pPr>
            <w:r>
              <w:rPr>
                <w:b/>
                <w:bCs/>
                <w:lang w:val="en-US"/>
              </w:rPr>
              <w:t xml:space="preserve">Practicality </w:t>
            </w:r>
          </w:p>
        </w:tc>
        <w:tc>
          <w:tcPr>
            <w:tcW w:w="6967" w:type="dxa"/>
          </w:tcPr>
          <w:p w14:paraId="01681537" w14:textId="1E828FB3" w:rsidR="00586423" w:rsidRDefault="007D160A" w:rsidP="00171FD7">
            <w:pPr>
              <w:pPrChange w:id="45" w:author="Chung, Joseph" w:date="2020-08-21T23:11:00Z">
                <w:pPr/>
              </w:pPrChange>
            </w:pPr>
            <w:r>
              <w:rPr>
                <w:lang w:val="en-US"/>
              </w:rPr>
              <w:t xml:space="preserve">Usage of a resource, </w:t>
            </w:r>
            <w:del w:id="46" w:author="Chung, Joseph" w:date="2020-08-21T23:11:00Z">
              <w:r w:rsidDel="00171FD7">
                <w:rPr>
                  <w:lang w:val="en-US"/>
                </w:rPr>
                <w:delText xml:space="preserve"> </w:delText>
              </w:r>
            </w:del>
            <w:r>
              <w:t>being visited, referred and shared.</w:t>
            </w:r>
          </w:p>
        </w:tc>
      </w:tr>
      <w:tr w:rsidR="00586423" w14:paraId="0E197727" w14:textId="77777777" w:rsidTr="00191E82">
        <w:tc>
          <w:tcPr>
            <w:tcW w:w="3464" w:type="dxa"/>
          </w:tcPr>
          <w:p w14:paraId="29915180" w14:textId="77777777" w:rsidR="00586423" w:rsidRDefault="007D160A">
            <w:pPr>
              <w:rPr>
                <w:lang w:val="en-US"/>
              </w:rPr>
            </w:pPr>
            <w:r>
              <w:rPr>
                <w:b/>
                <w:bCs/>
                <w:lang w:val="en-US"/>
              </w:rPr>
              <w:t>Reliability</w:t>
            </w:r>
          </w:p>
        </w:tc>
        <w:tc>
          <w:tcPr>
            <w:tcW w:w="6967" w:type="dxa"/>
          </w:tcPr>
          <w:p w14:paraId="46F05C80" w14:textId="77777777" w:rsidR="00586423" w:rsidRDefault="007D160A">
            <w:pPr>
              <w:rPr>
                <w:lang w:val="en-US"/>
              </w:rPr>
            </w:pPr>
            <w:r>
              <w:rPr>
                <w:lang w:val="en-US"/>
              </w:rPr>
              <w:t>Resource reliability refers to whether the source of resources is reliable, e.g. whether it has been verified by authority or professionals.</w:t>
            </w:r>
          </w:p>
        </w:tc>
      </w:tr>
      <w:tr w:rsidR="00191E82" w14:paraId="5E1CAA86" w14:textId="77777777" w:rsidTr="00191E82">
        <w:tc>
          <w:tcPr>
            <w:tcW w:w="3464" w:type="dxa"/>
          </w:tcPr>
          <w:p w14:paraId="73634B76" w14:textId="2413632A" w:rsidR="00191E82" w:rsidRDefault="00191E82" w:rsidP="00191E82">
            <w:pPr>
              <w:rPr>
                <w:b/>
                <w:bCs/>
                <w:lang w:val="en-US"/>
              </w:rPr>
            </w:pPr>
            <w:r>
              <w:rPr>
                <w:b/>
                <w:bCs/>
                <w:lang w:val="en-US"/>
              </w:rPr>
              <w:t>Cost</w:t>
            </w:r>
          </w:p>
        </w:tc>
        <w:tc>
          <w:tcPr>
            <w:tcW w:w="6967" w:type="dxa"/>
          </w:tcPr>
          <w:p w14:paraId="4352E4B4" w14:textId="16D015BB" w:rsidR="00191E82" w:rsidRDefault="00191E82" w:rsidP="00191E82">
            <w:pPr>
              <w:rPr>
                <w:lang w:val="en-US"/>
              </w:rPr>
            </w:pPr>
            <w:r>
              <w:rPr>
                <w:lang w:val="en-US"/>
              </w:rPr>
              <w:t>The cost of finding and using a resource, both time and money</w:t>
            </w:r>
            <w:r>
              <w:t xml:space="preserve"> cost</w:t>
            </w:r>
            <w:r>
              <w:rPr>
                <w:lang w:val="en-US"/>
              </w:rPr>
              <w:t>.</w:t>
            </w:r>
          </w:p>
        </w:tc>
      </w:tr>
    </w:tbl>
    <w:p w14:paraId="01FCCA78" w14:textId="77777777" w:rsidR="00586423" w:rsidRDefault="00586423">
      <w:pPr>
        <w:rPr>
          <w:rFonts w:eastAsia="Noto Sans CJK SC"/>
        </w:rPr>
      </w:pPr>
    </w:p>
    <w:p w14:paraId="59F01304" w14:textId="77777777" w:rsidR="00586423" w:rsidRDefault="007D160A">
      <w:pPr>
        <w:rPr>
          <w:rFonts w:eastAsia="Noto Sans CJK SC"/>
        </w:rPr>
      </w:pPr>
      <w:r>
        <w:rPr>
          <w:rFonts w:eastAsia="Noto Sans CJK SC"/>
        </w:rPr>
        <w:t xml:space="preserve">Figure 0 illustrates the overview of the major components prototype in the system. The processes are divided into four parts: collecting data (collecting), resources search (recommendation or rank), data analysis (improvement), </w:t>
      </w:r>
      <w:proofErr w:type="gramStart"/>
      <w:r>
        <w:rPr>
          <w:rFonts w:eastAsia="Noto Sans CJK SC"/>
        </w:rPr>
        <w:t>verification</w:t>
      </w:r>
      <w:proofErr w:type="gramEnd"/>
      <w:r>
        <w:rPr>
          <w:rFonts w:eastAsia="Noto Sans CJK SC"/>
        </w:rPr>
        <w:t xml:space="preserve"> of valuable resources (verification or test).</w:t>
      </w:r>
      <w:bookmarkStart w:id="47" w:name="_lzr2si3oshbv"/>
      <w:bookmarkEnd w:id="47"/>
      <w:r>
        <w:rPr>
          <w:rFonts w:eastAsia="Noto Sans CJK SC"/>
        </w:rPr>
        <w:t xml:space="preserve"> </w:t>
      </w:r>
      <w:commentRangeStart w:id="48"/>
      <w:r>
        <w:rPr>
          <w:rFonts w:eastAsia="Noto Sans CJK SC"/>
        </w:rPr>
        <w:t>Normally, search engines are based on Web 2.0 technology today.</w:t>
      </w:r>
      <w:commentRangeEnd w:id="48"/>
      <w:r w:rsidR="00BD2654">
        <w:rPr>
          <w:rStyle w:val="CommentReference"/>
        </w:rPr>
        <w:commentReference w:id="48"/>
      </w:r>
      <w:r>
        <w:rPr>
          <w:rFonts w:eastAsia="Noto Sans CJK SC"/>
        </w:rPr>
        <w:t xml:space="preserve"> Here </w:t>
      </w:r>
      <w:r>
        <w:rPr>
          <w:rFonts w:eastAsia="Noto Sans CJK SC"/>
          <w:b/>
          <w:bCs/>
        </w:rPr>
        <w:t>DLRV</w:t>
      </w:r>
      <w:r>
        <w:rPr>
          <w:rFonts w:eastAsia="Noto Sans CJK SC"/>
          <w:lang w:val="en-US"/>
        </w:rPr>
        <w:t xml:space="preserve"> (</w:t>
      </w:r>
      <w:r>
        <w:rPr>
          <w:rFonts w:eastAsia="Noto Sans CJK SC"/>
        </w:rPr>
        <w:t xml:space="preserve">degree </w:t>
      </w:r>
      <w:r>
        <w:rPr>
          <w:rFonts w:eastAsia="Noto Sans CJK SC"/>
          <w:lang w:val="en-US"/>
        </w:rPr>
        <w:t>of</w:t>
      </w:r>
      <w:del w:id="49" w:author="Chung, Joseph" w:date="2020-08-21T23:12:00Z">
        <w:r w:rsidDel="008436DE">
          <w:rPr>
            <w:rFonts w:eastAsia="Noto Sans CJK SC"/>
            <w:lang w:val="en-US"/>
          </w:rPr>
          <w:delText xml:space="preserve"> </w:delText>
        </w:r>
      </w:del>
      <w:r>
        <w:rPr>
          <w:rFonts w:eastAsia="Noto Sans CJK SC"/>
          <w:lang w:val="en-US"/>
        </w:rPr>
        <w:t xml:space="preserve"> learning resource value)</w:t>
      </w:r>
      <w:r>
        <w:rPr>
          <w:rFonts w:eastAsia="Noto Sans CJK SC"/>
        </w:rPr>
        <w:t xml:space="preserve"> is the method to define and improve the definition of resources value (quality), which will be explained and discussed in the later chapters.</w:t>
      </w:r>
    </w:p>
    <w:p w14:paraId="6A166DD9" w14:textId="77777777" w:rsidR="00586423" w:rsidRDefault="007D160A">
      <w:pPr>
        <w:spacing w:before="200"/>
      </w:pPr>
      <w:r>
        <w:rPr>
          <w:noProof/>
          <w:lang w:val="en-US" w:eastAsia="en-US"/>
        </w:rPr>
        <w:drawing>
          <wp:inline distT="0" distB="0" distL="0" distR="0" wp14:anchorId="0816D89C" wp14:editId="3F5799CE">
            <wp:extent cx="5060138" cy="3995681"/>
            <wp:effectExtent l="0" t="0" r="0" b="508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18"/>
                    <a:stretch>
                      <a:fillRect/>
                    </a:stretch>
                  </pic:blipFill>
                  <pic:spPr>
                    <a:xfrm>
                      <a:off x="0" y="0"/>
                      <a:ext cx="5084715" cy="4015088"/>
                    </a:xfrm>
                    <a:prstGeom prst="rect">
                      <a:avLst/>
                    </a:prstGeom>
                  </pic:spPr>
                </pic:pic>
              </a:graphicData>
            </a:graphic>
          </wp:inline>
        </w:drawing>
      </w:r>
    </w:p>
    <w:p w14:paraId="7981162A" w14:textId="1DCF5906" w:rsidR="00586423" w:rsidRDefault="007D160A">
      <w:pPr>
        <w:pStyle w:val="Index"/>
        <w:jc w:val="both"/>
      </w:pPr>
      <w:r>
        <w:t>Figure 0</w:t>
      </w:r>
      <w:ins w:id="50" w:author="Chung, Joseph" w:date="2020-08-21T23:13:00Z">
        <w:r w:rsidR="008436DE">
          <w:t>.</w:t>
        </w:r>
      </w:ins>
      <w:r>
        <w:t xml:space="preserve"> The general framework of the </w:t>
      </w:r>
      <w:del w:id="51" w:author="Chung, Joseph [2]" w:date="2020-08-21T23:23:00Z">
        <w:r w:rsidDel="00BD2654">
          <w:delText xml:space="preserve">whole </w:delText>
        </w:r>
      </w:del>
      <w:r>
        <w:t>system and key technologies adopted by the search engine.</w:t>
      </w:r>
    </w:p>
    <w:p w14:paraId="683C3E85" w14:textId="77777777" w:rsidR="00586423" w:rsidRDefault="00586423">
      <w:pPr>
        <w:rPr>
          <w:rFonts w:eastAsia="Noto Sans CJK SC"/>
          <w:color w:val="7030A0"/>
        </w:rPr>
      </w:pPr>
    </w:p>
    <w:p w14:paraId="6A37587E" w14:textId="71BD633E" w:rsidR="00586423" w:rsidRDefault="007D160A">
      <w:pPr>
        <w:rPr>
          <w:rFonts w:eastAsia="Noto Sans CJK SC"/>
        </w:rPr>
      </w:pPr>
      <w:del w:id="52" w:author="Chung, Joseph [2]" w:date="2020-08-21T23:23:00Z">
        <w:r w:rsidDel="00BD2654">
          <w:rPr>
            <w:rFonts w:eastAsia="Noto Sans CJK SC"/>
          </w:rPr>
          <w:delText>Finally, e</w:delText>
        </w:r>
      </w:del>
      <w:ins w:id="53" w:author="Chung, Joseph [2]" w:date="2020-08-21T23:23:00Z">
        <w:r w:rsidR="00BD2654">
          <w:rPr>
            <w:rFonts w:eastAsia="Noto Sans CJK SC"/>
          </w:rPr>
          <w:t>E</w:t>
        </w:r>
      </w:ins>
      <w:r>
        <w:rPr>
          <w:rFonts w:eastAsia="Noto Sans CJK SC"/>
        </w:rPr>
        <w:t>xperimental and test stud</w:t>
      </w:r>
      <w:ins w:id="54" w:author="Chung, Joseph [2]" w:date="2020-08-21T23:23:00Z">
        <w:r w:rsidR="00BD2654">
          <w:rPr>
            <w:rFonts w:eastAsia="Noto Sans CJK SC"/>
          </w:rPr>
          <w:t>ies</w:t>
        </w:r>
      </w:ins>
      <w:del w:id="55" w:author="Chung, Joseph [2]" w:date="2020-08-21T23:23:00Z">
        <w:r w:rsidDel="00BD2654">
          <w:rPr>
            <w:rFonts w:eastAsia="Noto Sans CJK SC"/>
          </w:rPr>
          <w:delText>y</w:delText>
        </w:r>
      </w:del>
      <w:r>
        <w:rPr>
          <w:rFonts w:eastAsia="Noto Sans CJK SC"/>
        </w:rPr>
        <w:t xml:space="preserve"> </w:t>
      </w:r>
      <w:del w:id="56" w:author="Chung, Joseph [2]" w:date="2020-08-21T23:23:00Z">
        <w:r w:rsidDel="00BD2654">
          <w:rPr>
            <w:rFonts w:eastAsia="Noto Sans CJK SC"/>
          </w:rPr>
          <w:delText xml:space="preserve">are </w:delText>
        </w:r>
      </w:del>
      <w:ins w:id="57" w:author="Chung, Joseph [2]" w:date="2020-08-21T23:23:00Z">
        <w:r w:rsidR="00BD2654">
          <w:rPr>
            <w:rFonts w:eastAsia="Noto Sans CJK SC"/>
          </w:rPr>
          <w:t xml:space="preserve">were </w:t>
        </w:r>
      </w:ins>
      <w:r>
        <w:rPr>
          <w:rFonts w:eastAsia="Noto Sans CJK SC"/>
        </w:rPr>
        <w:t>conducted to conceptually prove this research</w:t>
      </w:r>
      <w:ins w:id="58" w:author="Chung, Joseph [2]" w:date="2020-08-21T23:24:00Z">
        <w:r w:rsidR="00BD2654">
          <w:rPr>
            <w:rFonts w:eastAsia="Noto Sans CJK SC"/>
          </w:rPr>
          <w:t>, t</w:t>
        </w:r>
      </w:ins>
      <w:del w:id="59" w:author="Chung, Joseph [2]" w:date="2020-08-21T23:24:00Z">
        <w:r w:rsidDel="00BD2654">
          <w:rPr>
            <w:rFonts w:eastAsia="Noto Sans CJK SC"/>
          </w:rPr>
          <w:delText>. T</w:delText>
        </w:r>
      </w:del>
      <w:r>
        <w:rPr>
          <w:rFonts w:eastAsia="Noto Sans CJK SC"/>
        </w:rPr>
        <w:t xml:space="preserve">he details </w:t>
      </w:r>
      <w:ins w:id="60" w:author="Chung, Joseph [2]" w:date="2020-08-21T23:24:00Z">
        <w:r w:rsidR="00BD2654">
          <w:rPr>
            <w:rFonts w:eastAsia="Noto Sans CJK SC"/>
          </w:rPr>
          <w:t xml:space="preserve">of which </w:t>
        </w:r>
      </w:ins>
      <w:del w:id="61" w:author="Chung, Joseph [2]" w:date="2020-08-21T23:24:00Z">
        <w:r w:rsidDel="00BD2654">
          <w:rPr>
            <w:rFonts w:eastAsia="Noto Sans CJK SC"/>
          </w:rPr>
          <w:delText xml:space="preserve">will be </w:delText>
        </w:r>
      </w:del>
      <w:ins w:id="62" w:author="Chung, Joseph [2]" w:date="2020-08-21T23:24:00Z">
        <w:r w:rsidR="00BD2654">
          <w:rPr>
            <w:rFonts w:eastAsia="Noto Sans CJK SC"/>
          </w:rPr>
          <w:t xml:space="preserve">are </w:t>
        </w:r>
      </w:ins>
      <w:r>
        <w:rPr>
          <w:rFonts w:eastAsia="Noto Sans CJK SC"/>
        </w:rPr>
        <w:t xml:space="preserve">presented in the later chapters. </w:t>
      </w:r>
    </w:p>
    <w:p w14:paraId="684AD45B" w14:textId="77777777" w:rsidR="00586423" w:rsidRDefault="007D160A">
      <w:pPr>
        <w:pStyle w:val="Heading1"/>
        <w:rPr>
          <w:lang w:val="en-US"/>
        </w:rPr>
      </w:pPr>
      <w:bookmarkStart w:id="63" w:name="_Toc515733186"/>
      <w:bookmarkStart w:id="64" w:name="_Toc1125104654"/>
      <w:r>
        <w:rPr>
          <w:lang w:val="en-US"/>
        </w:rPr>
        <w:lastRenderedPageBreak/>
        <w:t>2 R</w:t>
      </w:r>
      <w:r>
        <w:t>ELATED</w:t>
      </w:r>
      <w:r>
        <w:rPr>
          <w:lang w:val="en-US"/>
        </w:rPr>
        <w:t xml:space="preserve"> W</w:t>
      </w:r>
      <w:r>
        <w:t>ORK</w:t>
      </w:r>
      <w:bookmarkEnd w:id="63"/>
      <w:bookmarkEnd w:id="64"/>
      <w:r>
        <w:rPr>
          <w:lang w:val="en-US"/>
        </w:rPr>
        <w:t xml:space="preserve"> </w:t>
      </w:r>
    </w:p>
    <w:p w14:paraId="19C18732" w14:textId="7CC22F9B" w:rsidR="00586423" w:rsidRDefault="007D160A">
      <w:pPr>
        <w:rPr>
          <w:lang w:val="en-US"/>
        </w:rPr>
      </w:pPr>
      <w:r>
        <w:rPr>
          <w:lang w:val="en-US"/>
        </w:rPr>
        <w:t xml:space="preserve">Search engines have been studied for many years. </w:t>
      </w:r>
      <w:del w:id="65" w:author="Chung, Joseph [2]" w:date="2020-08-21T23:25:00Z">
        <w:r w:rsidDel="00BD2654">
          <w:rPr>
            <w:lang w:val="en-US"/>
          </w:rPr>
          <w:delText xml:space="preserve">All </w:delText>
        </w:r>
      </w:del>
      <w:ins w:id="66" w:author="Chung, Joseph [2]" w:date="2020-08-21T23:25:00Z">
        <w:r w:rsidR="00BD2654">
          <w:rPr>
            <w:lang w:val="en-US"/>
          </w:rPr>
          <w:t xml:space="preserve">The </w:t>
        </w:r>
      </w:ins>
      <w:r>
        <w:rPr>
          <w:lang w:val="en-US"/>
        </w:rPr>
        <w:t>vast majority of search engine providers try to design superior</w:t>
      </w:r>
      <w:r>
        <w:rPr>
          <w:rFonts w:hint="eastAsia"/>
          <w:lang w:val="en-US"/>
        </w:rPr>
        <w:t xml:space="preserve"> algorithms to rank the quality of links and</w:t>
      </w:r>
      <w:r>
        <w:rPr>
          <w:lang w:val="en-US"/>
        </w:rPr>
        <w:t xml:space="preserve"> strategies</w:t>
      </w:r>
      <w:r>
        <w:rPr>
          <w:rFonts w:hint="eastAsia"/>
          <w:lang w:val="en-US"/>
        </w:rPr>
        <w:t xml:space="preserve"> to improve </w:t>
      </w:r>
      <w:r>
        <w:rPr>
          <w:lang w:val="en-US"/>
        </w:rPr>
        <w:t xml:space="preserve">storage-query </w:t>
      </w:r>
      <w:r>
        <w:rPr>
          <w:rFonts w:hint="eastAsia"/>
          <w:lang w:val="en-US"/>
        </w:rPr>
        <w:t xml:space="preserve">speed. The following is some work related to </w:t>
      </w:r>
      <w:r>
        <w:rPr>
          <w:lang w:val="en-US"/>
        </w:rPr>
        <w:t xml:space="preserve">most popular </w:t>
      </w:r>
      <w:r>
        <w:rPr>
          <w:rFonts w:hint="eastAsia"/>
          <w:lang w:val="en-US"/>
        </w:rPr>
        <w:t>search engines</w:t>
      </w:r>
      <w:r>
        <w:rPr>
          <w:lang w:val="en-US"/>
        </w:rPr>
        <w:t xml:space="preserve">. </w:t>
      </w:r>
    </w:p>
    <w:p w14:paraId="306C3E5D" w14:textId="77777777" w:rsidR="00586423" w:rsidRDefault="007D160A">
      <w:pPr>
        <w:pStyle w:val="Heading2"/>
        <w:rPr>
          <w:lang w:val="en-US"/>
        </w:rPr>
      </w:pPr>
      <w:bookmarkStart w:id="67" w:name="_Toc2133683595"/>
      <w:bookmarkStart w:id="68" w:name="_Toc1487141311"/>
      <w:r>
        <w:t xml:space="preserve">2.1 </w:t>
      </w:r>
      <w:r>
        <w:rPr>
          <w:rFonts w:hint="eastAsia"/>
          <w:lang w:val="en-US"/>
        </w:rPr>
        <w:t>Web Crawler</w:t>
      </w:r>
      <w:bookmarkEnd w:id="67"/>
      <w:bookmarkEnd w:id="68"/>
    </w:p>
    <w:p w14:paraId="43A14E47" w14:textId="77777777" w:rsidR="00586423" w:rsidRDefault="007D160A">
      <w:pPr>
        <w:rPr>
          <w:rFonts w:eastAsia="Noto Sans CJK SC"/>
          <w:lang w:val="en-US"/>
        </w:rPr>
      </w:pPr>
      <w:r>
        <w:rPr>
          <w:rFonts w:eastAsia="Noto Sans CJK SC"/>
        </w:rPr>
        <w:t xml:space="preserve">Web crawler is </w:t>
      </w:r>
      <w:r>
        <w:rPr>
          <w:rFonts w:eastAsia="Noto Sans CJK SC" w:hint="eastAsia"/>
          <w:lang w:val="en-US"/>
        </w:rPr>
        <w:t xml:space="preserve">a </w:t>
      </w:r>
      <w:r>
        <w:rPr>
          <w:rFonts w:eastAsia="Noto Sans CJK SC"/>
        </w:rPr>
        <w:t>core component of most search engines. Web crawler provides the function of data collection, which can update the database behind the search engine</w:t>
      </w:r>
      <w:r>
        <w:rPr>
          <w:rFonts w:eastAsia="Noto Sans CJK SC" w:hint="eastAsia"/>
          <w:lang w:val="en-US"/>
        </w:rPr>
        <w:t xml:space="preserve"> </w:t>
      </w:r>
      <w:r>
        <w:rPr>
          <w:rFonts w:eastAsia="Noto Sans CJK SC"/>
        </w:rPr>
        <w:t>to ensure that the data</w:t>
      </w:r>
      <w:r>
        <w:rPr>
          <w:rFonts w:eastAsia="Noto Sans CJK SC" w:hint="eastAsia"/>
          <w:lang w:val="en-US"/>
        </w:rPr>
        <w:t xml:space="preserve"> for user query</w:t>
      </w:r>
      <w:r>
        <w:rPr>
          <w:rFonts w:eastAsia="Noto Sans CJK SC"/>
        </w:rPr>
        <w:t xml:space="preserve"> is up-to-date</w:t>
      </w:r>
      <w:r>
        <w:rPr>
          <w:rFonts w:eastAsia="Noto Sans CJK SC" w:hint="eastAsia"/>
          <w:lang w:val="en-US"/>
        </w:rPr>
        <w:t>.</w:t>
      </w:r>
    </w:p>
    <w:p w14:paraId="1E44C121" w14:textId="2BD0F69E" w:rsidR="00586423" w:rsidRDefault="007D160A">
      <w:pPr>
        <w:rPr>
          <w:rFonts w:eastAsia="Noto Sans CJK SC"/>
          <w:lang w:val="en-US"/>
        </w:rPr>
      </w:pPr>
      <w:r>
        <w:rPr>
          <w:rFonts w:eastAsia="Noto Sans CJK SC"/>
        </w:rPr>
        <w:t>The result of crawling is a collection of websites at a central or distributed location</w:t>
      </w:r>
      <w:r>
        <w:rPr>
          <w:rFonts w:eastAsia="Noto Sans CJK SC"/>
          <w:lang w:val="en-US"/>
        </w:rPr>
        <w:t>.</w:t>
      </w:r>
      <w:r>
        <w:rPr>
          <w:rStyle w:val="EndnoteReference"/>
          <w:rFonts w:ascii="Arial" w:eastAsia="Noto Sans CJK SC" w:hAnsi="Arial"/>
        </w:rPr>
        <w:endnoteReference w:id="1"/>
      </w:r>
      <w:r>
        <w:rPr>
          <w:rFonts w:eastAsia="Noto Sans CJK SC" w:hint="eastAsia"/>
          <w:lang w:val="en-US"/>
        </w:rPr>
        <w:t xml:space="preserve"> There are </w:t>
      </w:r>
      <w:del w:id="69" w:author="Chung, Joseph [2]" w:date="2020-08-21T23:25:00Z">
        <w:r w:rsidDel="00BD2654">
          <w:rPr>
            <w:rFonts w:eastAsia="Noto Sans CJK SC"/>
            <w:lang w:val="en-US"/>
          </w:rPr>
          <w:delText xml:space="preserve"> </w:delText>
        </w:r>
      </w:del>
      <w:r>
        <w:rPr>
          <w:rFonts w:eastAsia="Noto Sans CJK SC"/>
          <w:lang w:val="en-US"/>
        </w:rPr>
        <w:t xml:space="preserve">a few </w:t>
      </w:r>
      <w:r>
        <w:rPr>
          <w:rFonts w:eastAsia="Noto Sans CJK SC" w:hint="eastAsia"/>
          <w:lang w:val="en-US"/>
        </w:rPr>
        <w:t>web crawlers behind</w:t>
      </w:r>
      <w:r>
        <w:rPr>
          <w:rFonts w:eastAsia="Noto Sans CJK SC"/>
          <w:lang w:val="en-US"/>
        </w:rPr>
        <w:t xml:space="preserve"> current</w:t>
      </w:r>
      <w:r>
        <w:rPr>
          <w:rFonts w:eastAsia="Noto Sans CJK SC" w:hint="eastAsia"/>
          <w:lang w:val="en-US"/>
        </w:rPr>
        <w:t xml:space="preserve"> mainstream search engines.</w:t>
      </w:r>
      <w:r>
        <w:rPr>
          <w:rFonts w:eastAsia="Noto Sans CJK SC"/>
          <w:lang w:val="en-US"/>
        </w:rPr>
        <w:t xml:space="preserve"> Two of them are listed </w:t>
      </w:r>
      <w:del w:id="70" w:author="Chung, Joseph [2]" w:date="2020-08-21T23:26:00Z">
        <w:r w:rsidDel="00BD2654">
          <w:rPr>
            <w:rFonts w:eastAsia="Noto Sans CJK SC"/>
            <w:lang w:val="en-US"/>
          </w:rPr>
          <w:delText>as followed.</w:delText>
        </w:r>
      </w:del>
      <w:ins w:id="71" w:author="Chung, Joseph [2]" w:date="2020-08-21T23:26:00Z">
        <w:r w:rsidR="00BD2654">
          <w:rPr>
            <w:rFonts w:eastAsia="Noto Sans CJK SC"/>
            <w:lang w:val="en-US"/>
          </w:rPr>
          <w:t>below:</w:t>
        </w:r>
      </w:ins>
    </w:p>
    <w:p w14:paraId="0AC08BAF" w14:textId="77777777" w:rsidR="00586423" w:rsidRDefault="00586423">
      <w:pPr>
        <w:rPr>
          <w:rFonts w:eastAsia="Noto Sans CJK SC"/>
          <w:color w:val="FF0000"/>
          <w:lang w:val="en-US"/>
        </w:rPr>
      </w:pPr>
    </w:p>
    <w:p w14:paraId="17BB77D1" w14:textId="77777777" w:rsidR="00586423" w:rsidRDefault="007D160A">
      <w:pPr>
        <w:numPr>
          <w:ilvl w:val="0"/>
          <w:numId w:val="4"/>
        </w:numPr>
        <w:rPr>
          <w:b/>
          <w:bCs/>
          <w:lang w:val="en-US"/>
        </w:rPr>
      </w:pPr>
      <w:r>
        <w:rPr>
          <w:rFonts w:hint="eastAsia"/>
          <w:b/>
          <w:bCs/>
          <w:lang w:val="en-US"/>
        </w:rPr>
        <w:t>Googlebot</w:t>
      </w:r>
    </w:p>
    <w:p w14:paraId="0DF04C18" w14:textId="11A0E39E" w:rsidR="00586423" w:rsidRDefault="007D160A">
      <w:pPr>
        <w:rPr>
          <w:lang w:val="en-US"/>
        </w:rPr>
      </w:pPr>
      <w:r>
        <w:rPr>
          <w:rFonts w:hint="eastAsia"/>
          <w:lang w:val="en-US"/>
        </w:rPr>
        <w:t>The most famous search engine</w:t>
      </w:r>
      <w:del w:id="72" w:author="Chung, Joseph [2]" w:date="2020-08-21T23:26:00Z">
        <w:r w:rsidDel="00BD2654">
          <w:rPr>
            <w:rFonts w:hint="eastAsia"/>
            <w:lang w:val="en-US"/>
          </w:rPr>
          <w:delText xml:space="preserve"> as we know</w:delText>
        </w:r>
      </w:del>
      <w:r>
        <w:rPr>
          <w:rFonts w:hint="eastAsia"/>
          <w:lang w:val="en-US"/>
        </w:rPr>
        <w:t>, Google</w:t>
      </w:r>
      <w:r>
        <w:rPr>
          <w:lang w:val="en-US"/>
        </w:rPr>
        <w:t>,</w:t>
      </w:r>
      <w:r>
        <w:rPr>
          <w:rFonts w:hint="eastAsia"/>
          <w:lang w:val="en-US"/>
        </w:rPr>
        <w:t xml:space="preserve"> uses a kind of web crawler named </w:t>
      </w:r>
      <w:r>
        <w:rPr>
          <w:rFonts w:hint="eastAsia"/>
          <w:b/>
          <w:bCs/>
          <w:lang w:val="en-US"/>
        </w:rPr>
        <w:t>Googlebot</w:t>
      </w:r>
      <w:r>
        <w:rPr>
          <w:rFonts w:hint="eastAsia"/>
          <w:lang w:val="en-US"/>
        </w:rPr>
        <w:t xml:space="preserve">. </w:t>
      </w:r>
      <w:r>
        <w:rPr>
          <w:rFonts w:hint="eastAsia"/>
          <w:b/>
          <w:bCs/>
          <w:lang w:val="en-US"/>
        </w:rPr>
        <w:t xml:space="preserve">Googlebot </w:t>
      </w:r>
      <w:r>
        <w:rPr>
          <w:rFonts w:hint="eastAsia"/>
          <w:lang w:val="en-US"/>
        </w:rPr>
        <w:t>collects web pages and build</w:t>
      </w:r>
      <w:ins w:id="73" w:author="Chung, Joseph [2]" w:date="2020-08-21T23:26:00Z">
        <w:r w:rsidR="00BD2654">
          <w:rPr>
            <w:lang w:val="en-US"/>
          </w:rPr>
          <w:t>s</w:t>
        </w:r>
      </w:ins>
      <w:r>
        <w:rPr>
          <w:rFonts w:hint="eastAsia"/>
          <w:lang w:val="en-US"/>
        </w:rPr>
        <w:t xml:space="preserve"> a searchable index for Google Search engine. This name is used to refer to two different types of web crawlers: a desktop crawler (to simulate desktop users) and a mobile crawler (to simulate a mobile user)</w:t>
      </w:r>
      <w:r>
        <w:rPr>
          <w:rStyle w:val="EndnoteReference"/>
          <w:rFonts w:ascii="Arial" w:hAnsi="Arial" w:hint="eastAsia"/>
          <w:lang w:val="en-US"/>
        </w:rPr>
        <w:endnoteReference w:id="2"/>
      </w:r>
      <w:r>
        <w:rPr>
          <w:rFonts w:hint="eastAsia"/>
          <w:lang w:val="en-US"/>
        </w:rPr>
        <w:t>.</w:t>
      </w:r>
    </w:p>
    <w:p w14:paraId="69C4AFB0" w14:textId="77777777" w:rsidR="00586423" w:rsidRDefault="00586423">
      <w:pPr>
        <w:rPr>
          <w:lang w:val="en-US"/>
        </w:rPr>
      </w:pPr>
    </w:p>
    <w:p w14:paraId="3994D53E" w14:textId="77777777" w:rsidR="00586423" w:rsidRDefault="007D160A">
      <w:pPr>
        <w:numPr>
          <w:ilvl w:val="0"/>
          <w:numId w:val="4"/>
        </w:numPr>
        <w:rPr>
          <w:b/>
          <w:bCs/>
          <w:lang w:val="en-US"/>
        </w:rPr>
      </w:pPr>
      <w:proofErr w:type="spellStart"/>
      <w:r>
        <w:rPr>
          <w:rFonts w:hint="eastAsia"/>
          <w:b/>
          <w:bCs/>
          <w:lang w:val="en-US"/>
        </w:rPr>
        <w:t>Bingbot</w:t>
      </w:r>
      <w:proofErr w:type="spellEnd"/>
    </w:p>
    <w:p w14:paraId="1DC5915A" w14:textId="47685787" w:rsidR="00586423" w:rsidRDefault="007D160A">
      <w:pPr>
        <w:rPr>
          <w:lang w:val="en-US"/>
        </w:rPr>
      </w:pPr>
      <w:proofErr w:type="spellStart"/>
      <w:r>
        <w:rPr>
          <w:rFonts w:hint="eastAsia"/>
          <w:b/>
          <w:bCs/>
          <w:lang w:val="en-US"/>
        </w:rPr>
        <w:t>Bingbot</w:t>
      </w:r>
      <w:proofErr w:type="spellEnd"/>
      <w:r>
        <w:rPr>
          <w:b/>
          <w:bCs/>
          <w:lang w:val="en-US"/>
        </w:rPr>
        <w:t> </w:t>
      </w:r>
      <w:r>
        <w:rPr>
          <w:lang w:val="en-US"/>
        </w:rPr>
        <w:t>is a web-crawling robot (type of </w:t>
      </w:r>
      <w:hyperlink r:id="rId19" w:tooltip="Internet bot" w:history="1">
        <w:r>
          <w:rPr>
            <w:lang w:val="en-US"/>
          </w:rPr>
          <w:t>internet bot</w:t>
        </w:r>
      </w:hyperlink>
      <w:r>
        <w:rPr>
          <w:lang w:val="en-US"/>
        </w:rPr>
        <w:t>), deployed by </w:t>
      </w:r>
      <w:hyperlink r:id="rId20" w:tooltip="Microsoft" w:history="1">
        <w:r>
          <w:rPr>
            <w:lang w:val="en-US"/>
          </w:rPr>
          <w:t>Microsoft</w:t>
        </w:r>
      </w:hyperlink>
      <w:ins w:id="74" w:author="Chung, Joseph [2]" w:date="2020-08-21T23:27:00Z">
        <w:r w:rsidR="00BD2654">
          <w:rPr>
            <w:lang w:val="en-US"/>
          </w:rPr>
          <w:t xml:space="preserve"> in</w:t>
        </w:r>
      </w:ins>
      <w:r>
        <w:rPr>
          <w:lang w:val="en-US"/>
        </w:rPr>
        <w:t> October 2010 to supply </w:t>
      </w:r>
      <w:hyperlink r:id="rId21" w:tooltip="Bing (search engine)" w:history="1">
        <w:r>
          <w:rPr>
            <w:lang w:val="en-US"/>
          </w:rPr>
          <w:t>Bing</w:t>
        </w:r>
      </w:hyperlink>
      <w:r>
        <w:rPr>
          <w:lang w:val="en-US"/>
        </w:rPr>
        <w:t>.</w:t>
      </w:r>
      <w:r>
        <w:rPr>
          <w:rStyle w:val="EndnoteReference"/>
          <w:rFonts w:ascii="Arial" w:hAnsi="Arial"/>
          <w:lang w:val="en-US"/>
        </w:rPr>
        <w:endnoteReference w:id="3"/>
      </w:r>
      <w:r>
        <w:rPr>
          <w:rFonts w:hint="eastAsia"/>
          <w:lang w:val="en-US"/>
        </w:rPr>
        <w:t xml:space="preserve"> </w:t>
      </w:r>
      <w:proofErr w:type="spellStart"/>
      <w:r>
        <w:rPr>
          <w:rFonts w:hint="eastAsia"/>
          <w:b/>
          <w:bCs/>
          <w:lang w:val="en-US"/>
        </w:rPr>
        <w:t>Bingbot</w:t>
      </w:r>
      <w:proofErr w:type="spellEnd"/>
      <w:r>
        <w:rPr>
          <w:rFonts w:hint="eastAsia"/>
          <w:b/>
          <w:bCs/>
          <w:lang w:val="en-US"/>
        </w:rPr>
        <w:t xml:space="preserve"> </w:t>
      </w:r>
      <w:r>
        <w:rPr>
          <w:rFonts w:hint="eastAsia"/>
          <w:lang w:val="en-US"/>
        </w:rPr>
        <w:t xml:space="preserve">has the same principle and tasks with </w:t>
      </w:r>
      <w:r>
        <w:rPr>
          <w:rFonts w:hint="eastAsia"/>
          <w:b/>
          <w:bCs/>
          <w:lang w:val="en-US"/>
        </w:rPr>
        <w:t>Googlebot</w:t>
      </w:r>
      <w:r>
        <w:rPr>
          <w:rFonts w:hint="eastAsia"/>
          <w:lang w:val="en-US"/>
        </w:rPr>
        <w:t xml:space="preserve">. </w:t>
      </w:r>
      <w:proofErr w:type="spellStart"/>
      <w:r>
        <w:rPr>
          <w:rFonts w:hint="eastAsia"/>
          <w:b/>
          <w:bCs/>
          <w:lang w:val="en-US"/>
        </w:rPr>
        <w:t>Bingbot</w:t>
      </w:r>
      <w:proofErr w:type="spellEnd"/>
      <w:r>
        <w:rPr>
          <w:rFonts w:hint="eastAsia"/>
          <w:b/>
          <w:bCs/>
          <w:lang w:val="en-US"/>
        </w:rPr>
        <w:t xml:space="preserve"> </w:t>
      </w:r>
      <w:r>
        <w:rPr>
          <w:rFonts w:hint="eastAsia"/>
          <w:lang w:val="en-US"/>
        </w:rPr>
        <w:t>collects web page information from Internet nodes and stores it in distributed system.</w:t>
      </w:r>
    </w:p>
    <w:p w14:paraId="46C51A66" w14:textId="77777777" w:rsidR="00586423" w:rsidRDefault="00586423">
      <w:pPr>
        <w:rPr>
          <w:lang w:val="en-US"/>
        </w:rPr>
      </w:pPr>
    </w:p>
    <w:p w14:paraId="12929EDD" w14:textId="0FFF86BD" w:rsidR="00586423" w:rsidRDefault="007D160A">
      <w:pPr>
        <w:rPr>
          <w:lang w:val="en-US"/>
        </w:rPr>
      </w:pPr>
      <w:r>
        <w:rPr>
          <w:lang w:val="en-US"/>
        </w:rPr>
        <w:t xml:space="preserve">The work of web crawlers is very similar. They </w:t>
      </w:r>
      <w:proofErr w:type="spellStart"/>
      <w:r>
        <w:rPr>
          <w:lang w:val="en-US"/>
        </w:rPr>
        <w:t>cra</w:t>
      </w:r>
      <w:proofErr w:type="spellEnd"/>
      <w:r>
        <w:t>w</w:t>
      </w:r>
      <w:r>
        <w:rPr>
          <w:rFonts w:hint="eastAsia"/>
          <w:lang w:val="en-US"/>
        </w:rPr>
        <w:t>l</w:t>
      </w:r>
      <w:r>
        <w:rPr>
          <w:lang w:val="en-US"/>
        </w:rPr>
        <w:t xml:space="preserve"> the information of web pages from Internet nodes as the resource library content of search engines. </w:t>
      </w:r>
      <w:r>
        <w:rPr>
          <w:rFonts w:hint="eastAsia"/>
          <w:lang w:val="en-US"/>
        </w:rPr>
        <w:t xml:space="preserve">The data obtained by these crawlers is provided by the </w:t>
      </w:r>
      <w:proofErr w:type="gramStart"/>
      <w:r>
        <w:rPr>
          <w:rFonts w:hint="eastAsia"/>
          <w:lang w:val="en-US"/>
        </w:rPr>
        <w:t>meta</w:t>
      </w:r>
      <w:proofErr w:type="gramEnd"/>
      <w:r>
        <w:rPr>
          <w:rFonts w:hint="eastAsia"/>
          <w:lang w:val="en-US"/>
        </w:rPr>
        <w:t xml:space="preserve"> information of HTML pages (</w:t>
      </w:r>
      <w:del w:id="75" w:author="Chung, Joseph [2]" w:date="2020-08-21T23:28:00Z">
        <w:r w:rsidDel="00BD2654">
          <w:rPr>
            <w:rFonts w:hint="eastAsia"/>
            <w:lang w:val="en-US"/>
          </w:rPr>
          <w:delText xml:space="preserve">always are </w:delText>
        </w:r>
      </w:del>
      <w:r>
        <w:rPr>
          <w:rFonts w:hint="eastAsia"/>
          <w:lang w:val="en-US"/>
        </w:rPr>
        <w:t>the title, description, keywords). There are some characteristics for these search engine bots</w:t>
      </w:r>
      <w:r>
        <w:rPr>
          <w:lang w:val="en-US"/>
        </w:rPr>
        <w:t>:</w:t>
      </w:r>
      <w:r>
        <w:rPr>
          <w:rFonts w:hint="eastAsia"/>
          <w:lang w:val="en-US"/>
        </w:rPr>
        <w:t xml:space="preserve"> (1) </w:t>
      </w:r>
      <w:del w:id="76" w:author="Chung, Joseph [2]" w:date="2020-08-21T23:29:00Z">
        <w:r w:rsidDel="00BD2654">
          <w:rPr>
            <w:rFonts w:hint="eastAsia"/>
            <w:lang w:val="en-US"/>
          </w:rPr>
          <w:delText xml:space="preserve">It </w:delText>
        </w:r>
      </w:del>
      <w:ins w:id="77" w:author="Chung, Joseph [2]" w:date="2020-08-21T23:29:00Z">
        <w:r w:rsidR="00BD2654">
          <w:rPr>
            <w:lang w:val="en-US"/>
          </w:rPr>
          <w:t>i</w:t>
        </w:r>
        <w:r w:rsidR="00BD2654">
          <w:rPr>
            <w:rFonts w:hint="eastAsia"/>
            <w:lang w:val="en-US"/>
          </w:rPr>
          <w:t xml:space="preserve">t </w:t>
        </w:r>
      </w:ins>
      <w:r>
        <w:rPr>
          <w:rFonts w:hint="eastAsia"/>
          <w:lang w:val="en-US"/>
        </w:rPr>
        <w:t>is impossible to crawl all the data from the Internet</w:t>
      </w:r>
      <w:ins w:id="78" w:author="Chung, Joseph [2]" w:date="2020-08-21T23:28:00Z">
        <w:r w:rsidR="00BD2654">
          <w:rPr>
            <w:lang w:val="en-US"/>
          </w:rPr>
          <w:t>,</w:t>
        </w:r>
      </w:ins>
      <w:del w:id="79" w:author="Chung, Joseph [2]" w:date="2020-08-21T23:28:00Z">
        <w:r w:rsidDel="00BD2654">
          <w:rPr>
            <w:lang w:val="en-US"/>
          </w:rPr>
          <w:delText>;</w:delText>
        </w:r>
      </w:del>
      <w:r>
        <w:rPr>
          <w:rFonts w:hint="eastAsia"/>
          <w:lang w:val="en-US"/>
        </w:rPr>
        <w:t xml:space="preserve"> (2) </w:t>
      </w:r>
      <w:del w:id="80" w:author="Chung, Joseph [2]" w:date="2020-08-21T23:29:00Z">
        <w:r w:rsidDel="00BD2654">
          <w:rPr>
            <w:rFonts w:hint="eastAsia"/>
            <w:lang w:val="en-US"/>
          </w:rPr>
          <w:delText xml:space="preserve">Crawlers </w:delText>
        </w:r>
      </w:del>
      <w:ins w:id="81" w:author="Chung, Joseph [2]" w:date="2020-08-21T23:29:00Z">
        <w:r w:rsidR="00BD2654">
          <w:rPr>
            <w:lang w:val="en-US"/>
          </w:rPr>
          <w:t>c</w:t>
        </w:r>
        <w:r w:rsidR="00BD2654">
          <w:rPr>
            <w:rFonts w:hint="eastAsia"/>
            <w:lang w:val="en-US"/>
          </w:rPr>
          <w:t xml:space="preserve">rawlers </w:t>
        </w:r>
      </w:ins>
      <w:r>
        <w:rPr>
          <w:rFonts w:hint="eastAsia"/>
          <w:lang w:val="en-US"/>
        </w:rPr>
        <w:t>do not consider data correctness or quality</w:t>
      </w:r>
      <w:ins w:id="82" w:author="Chung, Joseph [2]" w:date="2020-08-21T23:28:00Z">
        <w:r w:rsidR="00BD2654">
          <w:rPr>
            <w:lang w:val="en-US"/>
          </w:rPr>
          <w:t>,</w:t>
        </w:r>
      </w:ins>
      <w:del w:id="83" w:author="Chung, Joseph [2]" w:date="2020-08-21T23:28:00Z">
        <w:r w:rsidDel="00BD2654">
          <w:rPr>
            <w:lang w:val="en-US"/>
          </w:rPr>
          <w:delText>;</w:delText>
        </w:r>
      </w:del>
      <w:r>
        <w:rPr>
          <w:rFonts w:hint="eastAsia"/>
          <w:lang w:val="en-US"/>
        </w:rPr>
        <w:t xml:space="preserve"> (3) </w:t>
      </w:r>
      <w:ins w:id="84" w:author="Chung, Joseph [2]" w:date="2020-08-21T23:29:00Z">
        <w:r w:rsidR="00DA75F7">
          <w:rPr>
            <w:lang w:val="en-US"/>
          </w:rPr>
          <w:t>a</w:t>
        </w:r>
        <w:r w:rsidR="00BD2654">
          <w:rPr>
            <w:lang w:val="en-US"/>
          </w:rPr>
          <w:t xml:space="preserve"> c</w:t>
        </w:r>
      </w:ins>
      <w:del w:id="85" w:author="Chung, Joseph [2]" w:date="2020-08-21T23:29:00Z">
        <w:r w:rsidDel="00BD2654">
          <w:rPr>
            <w:rFonts w:hint="eastAsia"/>
            <w:lang w:val="en-US"/>
          </w:rPr>
          <w:delText>C</w:delText>
        </w:r>
      </w:del>
      <w:r>
        <w:rPr>
          <w:rFonts w:hint="eastAsia"/>
          <w:lang w:val="en-US"/>
        </w:rPr>
        <w:t>rawler is a kind of automated script</w:t>
      </w:r>
      <w:ins w:id="86" w:author="Chung, Joseph [2]" w:date="2020-08-21T23:28:00Z">
        <w:r w:rsidR="00BD2654">
          <w:rPr>
            <w:lang w:val="en-US"/>
          </w:rPr>
          <w:t>,</w:t>
        </w:r>
      </w:ins>
      <w:del w:id="87" w:author="Chung, Joseph [2]" w:date="2020-08-21T23:28:00Z">
        <w:r w:rsidDel="00BD2654">
          <w:rPr>
            <w:rFonts w:hint="eastAsia"/>
            <w:lang w:val="en-US"/>
          </w:rPr>
          <w:delText>.</w:delText>
        </w:r>
      </w:del>
      <w:r>
        <w:rPr>
          <w:lang w:val="en-US"/>
        </w:rPr>
        <w:t xml:space="preserve"> </w:t>
      </w:r>
      <w:r>
        <w:t xml:space="preserve">(4) </w:t>
      </w:r>
      <w:del w:id="88" w:author="Chung, Joseph [2]" w:date="2020-08-21T23:29:00Z">
        <w:r w:rsidDel="00BD2654">
          <w:rPr>
            <w:lang w:val="en-US"/>
          </w:rPr>
          <w:delText xml:space="preserve">Both of the </w:delText>
        </w:r>
      </w:del>
      <w:ins w:id="89" w:author="Chung, Joseph [2]" w:date="2020-08-21T23:29:00Z">
        <w:r w:rsidR="00BD2654">
          <w:rPr>
            <w:lang w:val="en-US"/>
          </w:rPr>
          <w:t xml:space="preserve">most </w:t>
        </w:r>
      </w:ins>
      <w:r>
        <w:rPr>
          <w:rFonts w:hint="eastAsia"/>
          <w:lang w:val="en-US"/>
        </w:rPr>
        <w:t xml:space="preserve">bots </w:t>
      </w:r>
      <w:del w:id="90" w:author="Chung, Joseph [2]" w:date="2020-08-21T23:29:00Z">
        <w:r w:rsidDel="00BD2654">
          <w:rPr>
            <w:lang w:val="en-US"/>
          </w:rPr>
          <w:delText xml:space="preserve">have one thing in common, that is </w:delText>
        </w:r>
      </w:del>
      <w:r>
        <w:rPr>
          <w:lang w:val="en-US"/>
        </w:rPr>
        <w:t>allow</w:t>
      </w:r>
      <w:del w:id="91" w:author="Chung, Joseph [2]" w:date="2020-08-21T23:29:00Z">
        <w:r w:rsidDel="00BD2654">
          <w:rPr>
            <w:lang w:val="en-US"/>
          </w:rPr>
          <w:delText>ing</w:delText>
        </w:r>
      </w:del>
      <w:r>
        <w:rPr>
          <w:lang w:val="en-US"/>
        </w:rPr>
        <w:t xml:space="preserve"> users to </w:t>
      </w:r>
      <w:r>
        <w:rPr>
          <w:rFonts w:hint="eastAsia"/>
          <w:lang w:val="en-US"/>
        </w:rPr>
        <w:t xml:space="preserve">block </w:t>
      </w:r>
      <w:r>
        <w:rPr>
          <w:lang w:val="en-US"/>
        </w:rPr>
        <w:t>crawlers</w:t>
      </w:r>
      <w:r>
        <w:rPr>
          <w:rFonts w:hint="eastAsia"/>
          <w:lang w:val="en-US"/>
        </w:rPr>
        <w:t>.</w:t>
      </w:r>
    </w:p>
    <w:p w14:paraId="1DE535AA" w14:textId="7D8B5770" w:rsidR="00586423" w:rsidRDefault="00586423">
      <w:pPr>
        <w:rPr>
          <w:lang w:val="en-US"/>
        </w:rPr>
      </w:pPr>
    </w:p>
    <w:p w14:paraId="7D488921" w14:textId="1D934E36" w:rsidR="00586423" w:rsidRDefault="007D160A">
      <w:pPr>
        <w:pStyle w:val="Heading2"/>
      </w:pPr>
      <w:bookmarkStart w:id="92" w:name="_Toc1352381386"/>
      <w:r>
        <w:t>2.2 Resource Discovery and Resource Discovery S</w:t>
      </w:r>
      <w:bookmarkEnd w:id="92"/>
      <w:r>
        <w:t>erver</w:t>
      </w:r>
    </w:p>
    <w:p w14:paraId="62C1B70A" w14:textId="1A838A47" w:rsidR="00586423" w:rsidRDefault="007D160A">
      <w:r>
        <w:rPr>
          <w:b/>
        </w:rPr>
        <w:t>Resource Discovery</w:t>
      </w:r>
      <w:r>
        <w:rPr>
          <w:b/>
          <w:bCs/>
        </w:rPr>
        <w:t xml:space="preserve"> </w:t>
      </w:r>
      <w:r>
        <w:rPr>
          <w:bCs/>
        </w:rPr>
        <w:t>(</w:t>
      </w:r>
      <w:r>
        <w:rPr>
          <w:b/>
          <w:bCs/>
        </w:rPr>
        <w:t>RD</w:t>
      </w:r>
      <w:r>
        <w:rPr>
          <w:bCs/>
        </w:rPr>
        <w:t>)</w:t>
      </w:r>
      <w:r>
        <w:t xml:space="preserve"> is a process of searching valuable information on the Internet. The study on </w:t>
      </w:r>
      <w:r>
        <w:rPr>
          <w:b/>
          <w:bCs/>
        </w:rPr>
        <w:t xml:space="preserve">IETF-RD </w:t>
      </w:r>
      <w:r>
        <w:t>argues that resource discovery should provide the user consistent organized view of information.</w:t>
      </w:r>
      <w:bookmarkStart w:id="93" w:name="_Ref655343461"/>
      <w:r>
        <w:rPr>
          <w:rStyle w:val="EndnoteReference"/>
          <w:rFonts w:ascii="Arial" w:hAnsi="Arial"/>
        </w:rPr>
        <w:endnoteReference w:id="4"/>
      </w:r>
      <w:bookmarkEnd w:id="93"/>
      <w:r>
        <w:t xml:space="preserve"> Resource Discovery Server (</w:t>
      </w:r>
      <w:r>
        <w:rPr>
          <w:b/>
          <w:bCs/>
        </w:rPr>
        <w:t>RDS</w:t>
      </w:r>
      <w:r>
        <w:t>) returns a set of resources as a search</w:t>
      </w:r>
      <w:del w:id="94" w:author="Chung, Joseph [2]" w:date="2020-08-21T23:43:00Z">
        <w:r w:rsidDel="00DA75F7">
          <w:delText>ing</w:delText>
        </w:r>
      </w:del>
      <w:r>
        <w:t xml:space="preserve"> result, with the links or indexes of web pages from the Internet. Various </w:t>
      </w:r>
      <w:del w:id="95" w:author="Chung, Joseph [2]" w:date="2020-08-21T23:43:00Z">
        <w:r w:rsidDel="00DA75F7">
          <w:delText xml:space="preserve">of </w:delText>
        </w:r>
      </w:del>
      <w:r>
        <w:t xml:space="preserve">search engines support </w:t>
      </w:r>
      <w:r>
        <w:rPr>
          <w:b/>
          <w:bCs/>
        </w:rPr>
        <w:t>RD</w:t>
      </w:r>
      <w:r>
        <w:t xml:space="preserve">, such as: </w:t>
      </w:r>
      <w:r>
        <w:rPr>
          <w:b/>
          <w:bCs/>
        </w:rPr>
        <w:t>Google</w:t>
      </w:r>
      <w:r>
        <w:t xml:space="preserve">, </w:t>
      </w:r>
      <w:r>
        <w:rPr>
          <w:b/>
          <w:bCs/>
        </w:rPr>
        <w:t>Bing</w:t>
      </w:r>
      <w:r>
        <w:t xml:space="preserve">, </w:t>
      </w:r>
      <w:r>
        <w:rPr>
          <w:b/>
          <w:bCs/>
        </w:rPr>
        <w:t>Baidu</w:t>
      </w:r>
      <w:r>
        <w:t>, and so on.</w:t>
      </w:r>
    </w:p>
    <w:p w14:paraId="2A319B70" w14:textId="77777777" w:rsidR="00586423" w:rsidRDefault="00586423"/>
    <w:p w14:paraId="4C24E10B" w14:textId="0B3F9159" w:rsidR="00586423" w:rsidRDefault="007D160A">
      <w:r>
        <w:t xml:space="preserve">Take a Google </w:t>
      </w:r>
      <w:del w:id="96" w:author="Chung, Joseph [2]" w:date="2020-08-21T23:43:00Z">
        <w:r w:rsidDel="00DA75F7">
          <w:delText xml:space="preserve">Search </w:delText>
        </w:r>
      </w:del>
      <w:ins w:id="97" w:author="Chung, Joseph [2]" w:date="2020-08-21T23:43:00Z">
        <w:r w:rsidR="00DA75F7">
          <w:t>s</w:t>
        </w:r>
        <w:r w:rsidR="00DA75F7">
          <w:t xml:space="preserve">earch </w:t>
        </w:r>
      </w:ins>
      <w:r>
        <w:t>of a keyword ph</w:t>
      </w:r>
      <w:ins w:id="98" w:author="Chung, Joseph [2]" w:date="2020-08-21T23:43:00Z">
        <w:r w:rsidR="00DA75F7">
          <w:t>r</w:t>
        </w:r>
      </w:ins>
      <w:r>
        <w:t xml:space="preserve">ase </w:t>
      </w:r>
      <w:ins w:id="99" w:author="Chung, Joseph [2]" w:date="2020-08-21T23:43:00Z">
        <w:r w:rsidR="00DA75F7">
          <w:t xml:space="preserve">such as </w:t>
        </w:r>
      </w:ins>
      <w:r>
        <w:t>‘Learning English’ as an example. The server can find over billions of resources within a second</w:t>
      </w:r>
      <w:ins w:id="100" w:author="Chung, Joseph [2]" w:date="2020-08-21T23:43:00Z">
        <w:r w:rsidR="00DA75F7">
          <w:t>.</w:t>
        </w:r>
      </w:ins>
      <w:del w:id="101" w:author="Chung, Joseph [2]" w:date="2020-08-21T23:43:00Z">
        <w:r w:rsidDel="00DA75F7">
          <w:delText>;</w:delText>
        </w:r>
      </w:del>
      <w:r>
        <w:t xml:space="preserve"> </w:t>
      </w:r>
      <w:del w:id="102" w:author="Chung, Joseph [2]" w:date="2020-08-21T23:43:00Z">
        <w:r w:rsidDel="00DA75F7">
          <w:delText>however</w:delText>
        </w:r>
      </w:del>
      <w:ins w:id="103" w:author="Chung, Joseph [2]" w:date="2020-08-21T23:43:00Z">
        <w:r w:rsidR="00DA75F7">
          <w:t>H</w:t>
        </w:r>
        <w:r w:rsidR="00DA75F7">
          <w:t>owever</w:t>
        </w:r>
      </w:ins>
      <w:r>
        <w:t xml:space="preserve">, regular users are only concerned with a few useful results that are hopefully most relevant. How </w:t>
      </w:r>
      <w:del w:id="104" w:author="Chung, Joseph [2]" w:date="2020-08-21T23:45:00Z">
        <w:r w:rsidDel="00DA75F7">
          <w:delText xml:space="preserve">does </w:delText>
        </w:r>
      </w:del>
      <w:ins w:id="105" w:author="Chung, Joseph [2]" w:date="2020-08-21T23:45:00Z">
        <w:r w:rsidR="00DA75F7">
          <w:t xml:space="preserve">can </w:t>
        </w:r>
      </w:ins>
      <w:r>
        <w:t xml:space="preserve">the search engine </w:t>
      </w:r>
      <w:del w:id="106" w:author="Chung, Joseph [2]" w:date="2020-08-21T23:44:00Z">
        <w:r w:rsidDel="00DA75F7">
          <w:delText>be so fast</w:delText>
        </w:r>
      </w:del>
      <w:ins w:id="107" w:author="Chung, Joseph [2]" w:date="2020-08-21T23:44:00Z">
        <w:r w:rsidR="00DA75F7">
          <w:t>return results quickly</w:t>
        </w:r>
      </w:ins>
      <w:r>
        <w:t xml:space="preserve">? How </w:t>
      </w:r>
      <w:del w:id="108" w:author="Chung, Joseph [2]" w:date="2020-08-21T23:45:00Z">
        <w:r w:rsidDel="00DA75F7">
          <w:delText xml:space="preserve">does </w:delText>
        </w:r>
      </w:del>
      <w:ins w:id="109" w:author="Chung, Joseph [2]" w:date="2020-08-21T23:45:00Z">
        <w:r w:rsidR="00DA75F7">
          <w:t xml:space="preserve">can </w:t>
        </w:r>
      </w:ins>
      <w:r>
        <w:t>it rank the result</w:t>
      </w:r>
      <w:ins w:id="110" w:author="Chung, Joseph [2]" w:date="2020-08-21T23:44:00Z">
        <w:r w:rsidR="00DA75F7">
          <w:t>s</w:t>
        </w:r>
      </w:ins>
      <w:r>
        <w:t xml:space="preserve"> and give the matching list of the most valuable resources? These two </w:t>
      </w:r>
      <w:r>
        <w:rPr>
          <w:rFonts w:hint="eastAsia"/>
          <w:lang w:val="en-US"/>
        </w:rPr>
        <w:t xml:space="preserve">questions </w:t>
      </w:r>
      <w:del w:id="111" w:author="Chung, Joseph [2]" w:date="2020-08-21T23:45:00Z">
        <w:r w:rsidDel="00DA75F7">
          <w:rPr>
            <w:lang w:val="en-US"/>
          </w:rPr>
          <w:delText xml:space="preserve">are </w:delText>
        </w:r>
      </w:del>
      <w:ins w:id="112" w:author="Chung, Joseph [2]" w:date="2020-08-21T23:45:00Z">
        <w:r w:rsidR="00DA75F7">
          <w:rPr>
            <w:lang w:val="en-US"/>
          </w:rPr>
          <w:t xml:space="preserve">relate </w:t>
        </w:r>
      </w:ins>
      <w:r>
        <w:rPr>
          <w:lang w:val="en-US"/>
        </w:rPr>
        <w:t>the</w:t>
      </w:r>
      <w:r>
        <w:rPr>
          <w:rFonts w:hint="eastAsia"/>
          <w:lang w:val="en-US"/>
        </w:rPr>
        <w:t xml:space="preserve"> two core tasks of </w:t>
      </w:r>
      <w:r>
        <w:t xml:space="preserve">traditional </w:t>
      </w:r>
      <w:r>
        <w:rPr>
          <w:rFonts w:hint="eastAsia"/>
          <w:lang w:val="en-US"/>
        </w:rPr>
        <w:t>search engines</w:t>
      </w:r>
      <w:ins w:id="113" w:author="Chung, Joseph [2]" w:date="2020-08-21T23:44:00Z">
        <w:r w:rsidR="00DA75F7">
          <w:rPr>
            <w:lang w:val="en-US"/>
          </w:rPr>
          <w:t>:</w:t>
        </w:r>
      </w:ins>
      <w:del w:id="114" w:author="Chung, Joseph [2]" w:date="2020-08-21T23:44:00Z">
        <w:r w:rsidDel="00DA75F7">
          <w:rPr>
            <w:lang w:val="en-US"/>
          </w:rPr>
          <w:delText>,</w:delText>
        </w:r>
      </w:del>
      <w:r>
        <w:rPr>
          <w:lang w:val="en-US"/>
        </w:rPr>
        <w:t xml:space="preserve"> </w:t>
      </w:r>
      <w:del w:id="115" w:author="Chung, Joseph [2]" w:date="2020-08-21T23:46:00Z">
        <w:r w:rsidDel="00DA75F7">
          <w:rPr>
            <w:lang w:val="en-US"/>
          </w:rPr>
          <w:delText>regarding</w:delText>
        </w:r>
        <w:r w:rsidDel="00DA75F7">
          <w:delText xml:space="preserve"> </w:delText>
        </w:r>
      </w:del>
      <w:r>
        <w:t>storage-query and results-ranking. The next sections introduce a few common solutions used in common search engines.</w:t>
      </w:r>
    </w:p>
    <w:p w14:paraId="3DDA362B" w14:textId="77777777" w:rsidR="00586423" w:rsidRDefault="007D160A">
      <w:pPr>
        <w:pStyle w:val="Heading2"/>
        <w:rPr>
          <w:lang w:val="en-US"/>
        </w:rPr>
      </w:pPr>
      <w:bookmarkStart w:id="116" w:name="_Toc938544363"/>
      <w:bookmarkStart w:id="117" w:name="_Toc494092361"/>
      <w:r>
        <w:t xml:space="preserve">2.3 </w:t>
      </w:r>
      <w:r>
        <w:rPr>
          <w:rFonts w:hint="eastAsia"/>
          <w:lang w:val="en-US"/>
        </w:rPr>
        <w:t>Distributed Storage System</w:t>
      </w:r>
      <w:bookmarkEnd w:id="116"/>
      <w:bookmarkEnd w:id="117"/>
    </w:p>
    <w:p w14:paraId="775CDAEC" w14:textId="77777777" w:rsidR="00586423" w:rsidRDefault="007D160A">
      <w:r>
        <w:rPr>
          <w:lang w:val="en-US"/>
        </w:rPr>
        <w:t>Almost all commercial search engines use distributed storage system</w:t>
      </w:r>
      <w:r>
        <w:rPr>
          <w:rFonts w:hint="eastAsia"/>
          <w:lang w:val="en-US"/>
        </w:rPr>
        <w:t xml:space="preserve"> to store a large quantity of resources</w:t>
      </w:r>
      <w:r>
        <w:rPr>
          <w:lang w:val="en-US"/>
        </w:rPr>
        <w:t xml:space="preserve">, Google is a good example. </w:t>
      </w:r>
      <w:r>
        <w:t xml:space="preserve">It has its own file system named </w:t>
      </w:r>
      <w:r>
        <w:rPr>
          <w:b/>
          <w:bCs/>
        </w:rPr>
        <w:t xml:space="preserve">GFS </w:t>
      </w:r>
      <w:r>
        <w:t xml:space="preserve">(Google file system). </w:t>
      </w:r>
      <w:r>
        <w:rPr>
          <w:b/>
          <w:bCs/>
        </w:rPr>
        <w:t xml:space="preserve">GFS </w:t>
      </w:r>
      <w:r>
        <w:t xml:space="preserve">is </w:t>
      </w:r>
      <w:r>
        <w:rPr>
          <w:lang w:val="en-US"/>
        </w:rPr>
        <w:t>a scalable</w:t>
      </w:r>
      <w:r>
        <w:t xml:space="preserve"> and classical </w:t>
      </w:r>
      <w:r>
        <w:rPr>
          <w:lang w:val="en-US"/>
        </w:rPr>
        <w:t>distributed file system for large distributed data-intensive applications</w:t>
      </w:r>
      <w:r>
        <w:rPr>
          <w:rStyle w:val="EndnoteReference"/>
          <w:rFonts w:ascii="Arial" w:hAnsi="Arial"/>
        </w:rPr>
        <w:endnoteReference w:id="5"/>
      </w:r>
      <w:r>
        <w:t xml:space="preserve">. </w:t>
      </w:r>
      <w:r>
        <w:rPr>
          <w:b/>
          <w:bCs/>
        </w:rPr>
        <w:t xml:space="preserve">GFS </w:t>
      </w:r>
      <w:r>
        <w:t xml:space="preserve">has been used in Google since 2003, and it is not open source. However, the basic storage techniques used are classical and public in the technical fields. Figure 1 is the basic structure and work principle of </w:t>
      </w:r>
      <w:r>
        <w:rPr>
          <w:b/>
          <w:bCs/>
        </w:rPr>
        <w:t>GFS</w:t>
      </w:r>
      <w:r>
        <w:t>.</w:t>
      </w:r>
    </w:p>
    <w:p w14:paraId="11D1B9BD" w14:textId="77777777" w:rsidR="00586423" w:rsidRDefault="00586423"/>
    <w:p w14:paraId="35CF3392" w14:textId="77777777" w:rsidR="00586423" w:rsidRDefault="007D160A">
      <w:r>
        <w:rPr>
          <w:noProof/>
          <w:lang w:val="en-US" w:eastAsia="en-US"/>
        </w:rPr>
        <w:drawing>
          <wp:inline distT="0" distB="0" distL="114300" distR="114300" wp14:anchorId="2FBE944D" wp14:editId="3D4C0C63">
            <wp:extent cx="3771265" cy="2847975"/>
            <wp:effectExtent l="0" t="0" r="0" b="9525"/>
            <wp:docPr id="16" name="Picture 16" descr="Google Fil e Syste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oogle Fil e System Diagram"/>
                    <pic:cNvPicPr>
                      <a:picLocks noChangeAspect="1"/>
                    </pic:cNvPicPr>
                  </pic:nvPicPr>
                  <pic:blipFill>
                    <a:blip r:embed="rId22"/>
                    <a:srcRect r="11820" b="11213"/>
                    <a:stretch>
                      <a:fillRect/>
                    </a:stretch>
                  </pic:blipFill>
                  <pic:spPr>
                    <a:xfrm>
                      <a:off x="0" y="0"/>
                      <a:ext cx="3771265" cy="2847975"/>
                    </a:xfrm>
                    <a:prstGeom prst="rect">
                      <a:avLst/>
                    </a:prstGeom>
                    <a:ln>
                      <a:noFill/>
                    </a:ln>
                  </pic:spPr>
                </pic:pic>
              </a:graphicData>
            </a:graphic>
          </wp:inline>
        </w:drawing>
      </w:r>
    </w:p>
    <w:p w14:paraId="68FA2C72" w14:textId="42E1E6ED" w:rsidR="00586423" w:rsidRDefault="007D160A">
      <w:pPr>
        <w:pStyle w:val="Index"/>
      </w:pPr>
      <w:r>
        <w:t>Figure 1</w:t>
      </w:r>
      <w:ins w:id="118" w:author="Chung, Joseph [2]" w:date="2020-08-21T23:46:00Z">
        <w:r w:rsidR="00DA75F7">
          <w:t>.</w:t>
        </w:r>
      </w:ins>
      <w:r>
        <w:t xml:space="preserve"> Google File System (GFS) storage and query processing.</w:t>
      </w:r>
    </w:p>
    <w:p w14:paraId="172A8840" w14:textId="77777777" w:rsidR="00191E82" w:rsidRDefault="00191E82">
      <w:pPr>
        <w:pStyle w:val="Index"/>
      </w:pPr>
    </w:p>
    <w:p w14:paraId="60880B65" w14:textId="77777777" w:rsidR="00586423" w:rsidRDefault="007D160A">
      <w:r>
        <w:t>When a query is submitted, the processed keywords first go to the master server. The master server only stores the file system namespaces and mapping information to the chunk locations, not database files or chunks themselves. The data files are divided into multiple chunks. The large number of resources are stored on the chunk servers. When the main server locates the corresponding addresses of the chunks, the search engine can directly access the chunks through chunk servers.</w:t>
      </w:r>
    </w:p>
    <w:p w14:paraId="5E2A16CE" w14:textId="77777777" w:rsidR="00586423" w:rsidRDefault="00586423"/>
    <w:p w14:paraId="0FB9B302" w14:textId="77777777" w:rsidR="00586423" w:rsidRDefault="007D160A">
      <w:r>
        <w:lastRenderedPageBreak/>
        <w:t xml:space="preserve">Google collects billions of resources from the Internet crawler every day. They are not stored and processed </w:t>
      </w:r>
      <w:del w:id="119" w:author="Joseph Chung" w:date="2020-08-21T23:54:00Z">
        <w:r w:rsidDel="00983021">
          <w:delText xml:space="preserve"> </w:delText>
        </w:r>
      </w:del>
      <w:r>
        <w:t xml:space="preserve">in a single server or database file. These resources, including web pages and web addresses, are divided into several small chunks and stored in the distributed file system. The chunks have many duplicates over different servers, and at the same time any chunk server can also have multiple </w:t>
      </w:r>
      <w:del w:id="120" w:author="Joseph Chung" w:date="2020-08-21T23:55:00Z">
        <w:r w:rsidDel="00983021">
          <w:delText xml:space="preserve"> </w:delText>
        </w:r>
      </w:del>
      <w:r>
        <w:t xml:space="preserve">copies to prevent loss. The master server records all the mapping relationships of chunks, so they are very easy to locate and process queries </w:t>
      </w:r>
      <w:del w:id="121" w:author="Joseph Chung" w:date="2020-08-21T23:55:00Z">
        <w:r w:rsidDel="00983021">
          <w:delText xml:space="preserve"> </w:delText>
        </w:r>
      </w:del>
      <w:r>
        <w:t>quickly.</w:t>
      </w:r>
    </w:p>
    <w:p w14:paraId="621502DB" w14:textId="77777777" w:rsidR="00586423" w:rsidRDefault="00586423"/>
    <w:p w14:paraId="5B1B6F10" w14:textId="77777777" w:rsidR="00586423" w:rsidRDefault="007D160A">
      <w:pPr>
        <w:rPr>
          <w:color w:val="FF0000"/>
        </w:rPr>
      </w:pPr>
      <w:r>
        <w:t>In a distributed system, it is not very difficult to store and query millions of data. The specific search algorithms in the distributed system are skipped here. The point is that, in traditional search engine system or a resource management system, distributed storage is a good solution.</w:t>
      </w:r>
    </w:p>
    <w:p w14:paraId="46809B0B" w14:textId="77777777" w:rsidR="00586423" w:rsidRDefault="007D160A">
      <w:pPr>
        <w:pStyle w:val="Heading2"/>
        <w:rPr>
          <w:lang w:val="en-US"/>
        </w:rPr>
      </w:pPr>
      <w:bookmarkStart w:id="122" w:name="_Toc403623865"/>
      <w:bookmarkStart w:id="123" w:name="_Toc1110629803"/>
      <w:r>
        <w:t xml:space="preserve">2.4 </w:t>
      </w:r>
      <w:r>
        <w:rPr>
          <w:rFonts w:hint="eastAsia"/>
          <w:lang w:val="en-US"/>
        </w:rPr>
        <w:t>Query and Rank</w:t>
      </w:r>
      <w:bookmarkEnd w:id="122"/>
      <w:r>
        <w:rPr>
          <w:lang w:val="en-US"/>
        </w:rPr>
        <w:t>ing</w:t>
      </w:r>
      <w:bookmarkEnd w:id="123"/>
    </w:p>
    <w:p w14:paraId="4EC8D3DB" w14:textId="77777777" w:rsidR="00586423" w:rsidRDefault="007D160A">
      <w:pPr>
        <w:rPr>
          <w:lang w:val="en-US"/>
        </w:rPr>
      </w:pPr>
      <w:r>
        <w:rPr>
          <w:lang w:val="en-US"/>
        </w:rPr>
        <w:t>The main purpose of</w:t>
      </w:r>
      <w:r>
        <w:rPr>
          <w:rFonts w:hint="eastAsia"/>
          <w:lang w:val="en-US"/>
        </w:rPr>
        <w:t xml:space="preserve"> </w:t>
      </w:r>
      <w:r>
        <w:rPr>
          <w:lang w:val="en-US"/>
        </w:rPr>
        <w:t xml:space="preserve">an efficient </w:t>
      </w:r>
      <w:r>
        <w:rPr>
          <w:rFonts w:hint="eastAsia"/>
          <w:lang w:val="en-US"/>
        </w:rPr>
        <w:t>storage</w:t>
      </w:r>
      <w:r>
        <w:rPr>
          <w:lang w:val="en-US"/>
        </w:rPr>
        <w:t xml:space="preserve"> system </w:t>
      </w:r>
      <w:r>
        <w:rPr>
          <w:rFonts w:hint="eastAsia"/>
          <w:lang w:val="en-US"/>
        </w:rPr>
        <w:t>is for efficient quer</w:t>
      </w:r>
      <w:r>
        <w:rPr>
          <w:lang w:val="en-US"/>
        </w:rPr>
        <w:t>ying.</w:t>
      </w:r>
      <w:r>
        <w:rPr>
          <w:rFonts w:hint="eastAsia"/>
          <w:lang w:val="en-US"/>
        </w:rPr>
        <w:t xml:space="preserve"> Fast </w:t>
      </w:r>
      <w:r>
        <w:t xml:space="preserve">searching </w:t>
      </w:r>
      <w:r>
        <w:rPr>
          <w:rFonts w:hint="eastAsia"/>
          <w:lang w:val="en-US"/>
        </w:rPr>
        <w:t xml:space="preserve">is one of </w:t>
      </w:r>
      <w:r>
        <w:rPr>
          <w:lang w:val="en-US"/>
        </w:rPr>
        <w:t>important</w:t>
      </w:r>
      <w:r>
        <w:rPr>
          <w:rFonts w:hint="eastAsia"/>
          <w:lang w:val="en-US"/>
        </w:rPr>
        <w:t xml:space="preserve"> user experience</w:t>
      </w:r>
      <w:r>
        <w:rPr>
          <w:lang w:val="en-US"/>
        </w:rPr>
        <w:t xml:space="preserve">s that all search engines strive to provide. </w:t>
      </w:r>
      <w:r>
        <w:rPr>
          <w:rFonts w:hint="eastAsia"/>
          <w:lang w:val="en-US"/>
        </w:rPr>
        <w:t>Google, Bing, Baidu and other</w:t>
      </w:r>
      <w:r>
        <w:rPr>
          <w:lang w:val="en-US"/>
        </w:rPr>
        <w:t xml:space="preserve"> major </w:t>
      </w:r>
      <w:r>
        <w:rPr>
          <w:rFonts w:hint="eastAsia"/>
          <w:lang w:val="en-US"/>
        </w:rPr>
        <w:t xml:space="preserve">search engines </w:t>
      </w:r>
      <w:r>
        <w:rPr>
          <w:lang w:val="en-US"/>
        </w:rPr>
        <w:t xml:space="preserve">commonly </w:t>
      </w:r>
      <w:r>
        <w:rPr>
          <w:rFonts w:hint="eastAsia"/>
          <w:lang w:val="en-US"/>
        </w:rPr>
        <w:t xml:space="preserve">use the following </w:t>
      </w:r>
      <w:r>
        <w:rPr>
          <w:lang w:val="en-US"/>
        </w:rPr>
        <w:t>cycles</w:t>
      </w:r>
      <w:r>
        <w:rPr>
          <w:rFonts w:hint="eastAsia"/>
          <w:lang w:val="en-US"/>
        </w:rPr>
        <w:t xml:space="preserve"> to </w:t>
      </w:r>
      <w:r>
        <w:rPr>
          <w:lang w:val="en-US"/>
        </w:rPr>
        <w:t>process</w:t>
      </w:r>
      <w:r>
        <w:rPr>
          <w:rFonts w:hint="eastAsia"/>
          <w:lang w:val="en-US"/>
        </w:rPr>
        <w:t xml:space="preserve"> </w:t>
      </w:r>
      <w:r>
        <w:rPr>
          <w:lang w:val="en-US"/>
        </w:rPr>
        <w:t xml:space="preserve">a </w:t>
      </w:r>
      <w:r>
        <w:rPr>
          <w:rFonts w:hint="eastAsia"/>
          <w:lang w:val="en-US"/>
        </w:rPr>
        <w:t>search</w:t>
      </w:r>
      <w:r>
        <w:rPr>
          <w:lang w:val="en-US"/>
        </w:rPr>
        <w:t xml:space="preserve"> request:</w:t>
      </w:r>
    </w:p>
    <w:p w14:paraId="097450C1" w14:textId="77777777" w:rsidR="00586423" w:rsidRDefault="007D160A">
      <w:pPr>
        <w:pStyle w:val="ListParagraph"/>
        <w:numPr>
          <w:ilvl w:val="0"/>
          <w:numId w:val="5"/>
        </w:numPr>
        <w:ind w:left="840"/>
        <w:rPr>
          <w:lang w:val="en-US"/>
        </w:rPr>
      </w:pPr>
      <w:r>
        <w:rPr>
          <w:rFonts w:hint="eastAsia"/>
          <w:lang w:val="en-US"/>
        </w:rPr>
        <w:t xml:space="preserve">Accept </w:t>
      </w:r>
      <w:r>
        <w:rPr>
          <w:lang w:val="en-US"/>
        </w:rPr>
        <w:t xml:space="preserve">a </w:t>
      </w:r>
      <w:r>
        <w:rPr>
          <w:rFonts w:hint="eastAsia"/>
          <w:lang w:val="en-US"/>
        </w:rPr>
        <w:t>user query</w:t>
      </w:r>
    </w:p>
    <w:p w14:paraId="4E4AA792" w14:textId="77777777" w:rsidR="00586423" w:rsidRDefault="007D160A">
      <w:pPr>
        <w:numPr>
          <w:ilvl w:val="0"/>
          <w:numId w:val="5"/>
        </w:numPr>
        <w:ind w:left="840"/>
        <w:rPr>
          <w:lang w:val="en-US"/>
        </w:rPr>
      </w:pPr>
      <w:r>
        <w:rPr>
          <w:rFonts w:hint="eastAsia"/>
          <w:lang w:val="en-US"/>
        </w:rPr>
        <w:t>P</w:t>
      </w:r>
      <w:r>
        <w:rPr>
          <w:lang w:val="en-US"/>
        </w:rPr>
        <w:t>arse query</w:t>
      </w:r>
      <w:r>
        <w:rPr>
          <w:rFonts w:hint="eastAsia"/>
          <w:lang w:val="en-US"/>
        </w:rPr>
        <w:t xml:space="preserve"> strings</w:t>
      </w:r>
    </w:p>
    <w:p w14:paraId="210B735E" w14:textId="77777777" w:rsidR="00586423" w:rsidRDefault="007D160A">
      <w:pPr>
        <w:numPr>
          <w:ilvl w:val="0"/>
          <w:numId w:val="5"/>
        </w:numPr>
        <w:ind w:left="840"/>
        <w:rPr>
          <w:lang w:val="en-US"/>
        </w:rPr>
      </w:pPr>
      <w:r>
        <w:rPr>
          <w:rFonts w:hint="eastAsia"/>
          <w:lang w:val="en-US"/>
        </w:rPr>
        <w:t>F</w:t>
      </w:r>
      <w:r>
        <w:rPr>
          <w:lang w:val="en-US"/>
        </w:rPr>
        <w:t xml:space="preserve">igure out the </w:t>
      </w:r>
      <w:r>
        <w:t>key</w:t>
      </w:r>
      <w:r>
        <w:rPr>
          <w:lang w:val="en-US"/>
        </w:rPr>
        <w:t>word order</w:t>
      </w:r>
    </w:p>
    <w:p w14:paraId="4F55A321" w14:textId="77777777" w:rsidR="00586423" w:rsidRDefault="007D160A">
      <w:pPr>
        <w:numPr>
          <w:ilvl w:val="0"/>
          <w:numId w:val="5"/>
        </w:numPr>
        <w:ind w:left="840"/>
        <w:rPr>
          <w:lang w:val="en-US"/>
        </w:rPr>
      </w:pPr>
      <w:r>
        <w:rPr>
          <w:rFonts w:hint="eastAsia"/>
          <w:lang w:val="en-US"/>
        </w:rPr>
        <w:t>L</w:t>
      </w:r>
      <w:r>
        <w:rPr>
          <w:lang w:val="en-US"/>
        </w:rPr>
        <w:t>ook up the information in database</w:t>
      </w:r>
      <w:r>
        <w:rPr>
          <w:rFonts w:hint="eastAsia"/>
          <w:lang w:val="en-US"/>
        </w:rPr>
        <w:t>s</w:t>
      </w:r>
    </w:p>
    <w:p w14:paraId="23601BDB" w14:textId="77777777" w:rsidR="00586423" w:rsidRDefault="007D160A">
      <w:pPr>
        <w:numPr>
          <w:ilvl w:val="0"/>
          <w:numId w:val="5"/>
        </w:numPr>
        <w:ind w:left="840"/>
        <w:rPr>
          <w:lang w:val="en-US"/>
        </w:rPr>
      </w:pPr>
      <w:r>
        <w:rPr>
          <w:rFonts w:hint="eastAsia"/>
          <w:lang w:val="en-US"/>
        </w:rPr>
        <w:t>R</w:t>
      </w:r>
      <w:r>
        <w:rPr>
          <w:lang w:val="en-US"/>
        </w:rPr>
        <w:t>ank the results</w:t>
      </w:r>
    </w:p>
    <w:p w14:paraId="3919657E" w14:textId="77777777" w:rsidR="00586423" w:rsidRDefault="007D160A">
      <w:pPr>
        <w:numPr>
          <w:ilvl w:val="0"/>
          <w:numId w:val="5"/>
        </w:numPr>
        <w:ind w:left="840"/>
        <w:rPr>
          <w:lang w:val="en-US"/>
        </w:rPr>
      </w:pPr>
      <w:r>
        <w:rPr>
          <w:rFonts w:hint="eastAsia"/>
          <w:lang w:val="en-US"/>
        </w:rPr>
        <w:t>S</w:t>
      </w:r>
      <w:r>
        <w:rPr>
          <w:lang w:val="en-US"/>
        </w:rPr>
        <w:t xml:space="preserve">end </w:t>
      </w:r>
      <w:r>
        <w:rPr>
          <w:rFonts w:hint="eastAsia"/>
          <w:lang w:val="en-US"/>
        </w:rPr>
        <w:t>back the results</w:t>
      </w:r>
    </w:p>
    <w:p w14:paraId="1E5770D0" w14:textId="1A909D73" w:rsidR="00586423" w:rsidRDefault="007D160A">
      <w:pPr>
        <w:rPr>
          <w:strike/>
          <w:color w:val="000000" w:themeColor="text1"/>
        </w:rPr>
      </w:pPr>
      <w:r>
        <w:rPr>
          <w:lang w:val="en-US"/>
        </w:rPr>
        <w:t xml:space="preserve">In order to search for related resources </w:t>
      </w:r>
      <w:del w:id="124" w:author="Joseph Chung" w:date="2020-08-21T23:56:00Z">
        <w:r w:rsidDel="00983021">
          <w:rPr>
            <w:lang w:val="en-US"/>
          </w:rPr>
          <w:delText xml:space="preserve">among </w:delText>
        </w:r>
      </w:del>
      <w:ins w:id="125" w:author="Joseph Chung" w:date="2020-08-21T23:56:00Z">
        <w:r w:rsidR="00983021">
          <w:rPr>
            <w:lang w:val="en-US"/>
          </w:rPr>
          <w:t xml:space="preserve">in </w:t>
        </w:r>
      </w:ins>
      <w:del w:id="126" w:author="Joseph Chung" w:date="2020-08-21T23:56:00Z">
        <w:r w:rsidDel="00983021">
          <w:rPr>
            <w:lang w:val="en-US"/>
          </w:rPr>
          <w:delText xml:space="preserve">tons of </w:delText>
        </w:r>
      </w:del>
      <w:ins w:id="127" w:author="Joseph Chung" w:date="2020-08-21T23:56:00Z">
        <w:r w:rsidR="00983021">
          <w:rPr>
            <w:lang w:val="en-US"/>
          </w:rPr>
          <w:t xml:space="preserve">large amounts </w:t>
        </w:r>
      </w:ins>
      <w:r>
        <w:rPr>
          <w:lang w:val="en-US"/>
        </w:rPr>
        <w:t xml:space="preserve">data, traditional search engine systems use </w:t>
      </w:r>
      <w:r>
        <w:rPr>
          <w:rFonts w:hint="eastAsia"/>
          <w:lang w:val="en-US"/>
        </w:rPr>
        <w:t>cache</w:t>
      </w:r>
      <w:r>
        <w:rPr>
          <w:lang w:val="en-US"/>
        </w:rPr>
        <w:t xml:space="preserve">, </w:t>
      </w:r>
      <w:r>
        <w:rPr>
          <w:rFonts w:hint="eastAsia"/>
          <w:lang w:val="en-US"/>
        </w:rPr>
        <w:t>pre-fetching results</w:t>
      </w:r>
      <w:r>
        <w:rPr>
          <w:lang w:val="en-US"/>
        </w:rPr>
        <w:t>, memory index</w:t>
      </w:r>
      <w:r>
        <w:rPr>
          <w:rFonts w:hint="eastAsia"/>
          <w:lang w:val="en-US"/>
        </w:rPr>
        <w:t>es</w:t>
      </w:r>
      <w:r>
        <w:rPr>
          <w:lang w:val="en-US"/>
        </w:rPr>
        <w:t xml:space="preserve"> and other methods</w:t>
      </w:r>
      <w:r>
        <w:rPr>
          <w:rFonts w:hint="eastAsia"/>
          <w:lang w:val="en-US"/>
        </w:rPr>
        <w:t xml:space="preserve"> to </w:t>
      </w:r>
      <w:r>
        <w:rPr>
          <w:lang w:val="en-US"/>
        </w:rPr>
        <w:t>shorten or speed up</w:t>
      </w:r>
      <w:r>
        <w:rPr>
          <w:rFonts w:hint="eastAsia"/>
          <w:lang w:val="en-US"/>
        </w:rPr>
        <w:t xml:space="preserve"> the search life</w:t>
      </w:r>
      <w:r>
        <w:rPr>
          <w:lang w:val="en-US"/>
        </w:rPr>
        <w:t xml:space="preserve"> cycle</w:t>
      </w:r>
      <w:r>
        <w:rPr>
          <w:rFonts w:hint="eastAsia"/>
          <w:lang w:val="en-US"/>
        </w:rPr>
        <w:t xml:space="preserve">. </w:t>
      </w:r>
      <w:r>
        <w:t xml:space="preserve">In Step (5), </w:t>
      </w:r>
      <w:proofErr w:type="spellStart"/>
      <w:r>
        <w:t>o</w:t>
      </w:r>
      <w:r>
        <w:rPr>
          <w:lang w:val="en-US"/>
        </w:rPr>
        <w:t>ne</w:t>
      </w:r>
      <w:proofErr w:type="spellEnd"/>
      <w:r>
        <w:rPr>
          <w:lang w:val="en-US"/>
        </w:rPr>
        <w:t xml:space="preserve"> basic</w:t>
      </w:r>
      <w:r>
        <w:rPr>
          <w:rFonts w:hint="eastAsia"/>
          <w:lang w:val="en-US"/>
        </w:rPr>
        <w:t xml:space="preserve"> ranking method</w:t>
      </w:r>
      <w:r>
        <w:t xml:space="preserve"> for </w:t>
      </w:r>
      <w:r>
        <w:rPr>
          <w:b/>
          <w:bCs/>
        </w:rPr>
        <w:t>RD</w:t>
      </w:r>
      <w:r>
        <w:rPr>
          <w:rFonts w:hint="eastAsia"/>
          <w:b/>
          <w:bCs/>
          <w:lang w:val="en-US"/>
        </w:rPr>
        <w:t xml:space="preserve"> </w:t>
      </w:r>
      <w:r>
        <w:rPr>
          <w:lang w:val="en-US"/>
        </w:rPr>
        <w:t>is</w:t>
      </w:r>
      <w:r>
        <w:rPr>
          <w:rFonts w:hint="eastAsia"/>
          <w:lang w:val="en-US"/>
        </w:rPr>
        <w:t xml:space="preserve"> </w:t>
      </w:r>
      <w:r>
        <w:rPr>
          <w:lang w:val="en-US"/>
        </w:rPr>
        <w:t xml:space="preserve">using </w:t>
      </w:r>
      <w:r>
        <w:rPr>
          <w:b/>
          <w:bCs/>
        </w:rPr>
        <w:t>Vector-Space</w:t>
      </w:r>
      <w:r>
        <w:t xml:space="preserve"> model</w:t>
      </w:r>
      <w:bookmarkStart w:id="128" w:name="_Ref2028575688"/>
      <w:r>
        <w:rPr>
          <w:rStyle w:val="EndnoteReference"/>
          <w:rFonts w:ascii="Arial" w:hAnsi="Arial"/>
        </w:rPr>
        <w:endnoteReference w:id="6"/>
      </w:r>
      <w:bookmarkEnd w:id="128"/>
      <w:r>
        <w:t>, which has been well studied as an Information Retrieval (</w:t>
      </w:r>
      <w:r>
        <w:rPr>
          <w:b/>
          <w:bCs/>
        </w:rPr>
        <w:t>IR</w:t>
      </w:r>
      <w:r>
        <w:t>) topic</w:t>
      </w:r>
      <w:r>
        <w:rPr>
          <w:lang w:val="en-US"/>
        </w:rPr>
        <w:t>.</w:t>
      </w:r>
      <w:r>
        <w:t xml:space="preserve"> According to the </w:t>
      </w:r>
      <w:r>
        <w:rPr>
          <w:b/>
          <w:bCs/>
        </w:rPr>
        <w:t>Vector-Space</w:t>
      </w:r>
      <w:r>
        <w:t xml:space="preserve"> model, a resource is viewed as a vector </w:t>
      </w:r>
      <w:proofErr w:type="gramStart"/>
      <w:r>
        <w:rPr>
          <w:i/>
          <w:iCs/>
        </w:rPr>
        <w:t>[ w</w:t>
      </w:r>
      <w:r>
        <w:rPr>
          <w:i/>
          <w:iCs/>
          <w:vertAlign w:val="subscript"/>
        </w:rPr>
        <w:t>1</w:t>
      </w:r>
      <w:proofErr w:type="gramEnd"/>
      <w:r>
        <w:rPr>
          <w:i/>
          <w:iCs/>
        </w:rPr>
        <w:t xml:space="preserve">, ..., </w:t>
      </w:r>
      <w:proofErr w:type="spellStart"/>
      <w:r>
        <w:rPr>
          <w:i/>
          <w:iCs/>
        </w:rPr>
        <w:t>w</w:t>
      </w:r>
      <w:r>
        <w:rPr>
          <w:i/>
          <w:iCs/>
          <w:vertAlign w:val="subscript"/>
        </w:rPr>
        <w:t>n</w:t>
      </w:r>
      <w:proofErr w:type="spellEnd"/>
      <w:r>
        <w:rPr>
          <w:i/>
          <w:iCs/>
          <w:vertAlign w:val="subscript"/>
        </w:rPr>
        <w:t xml:space="preserve"> </w:t>
      </w:r>
      <w:r>
        <w:rPr>
          <w:i/>
          <w:iCs/>
        </w:rPr>
        <w:t>]</w:t>
      </w:r>
      <w:r>
        <w:t xml:space="preserve">, where </w:t>
      </w:r>
      <w:proofErr w:type="spellStart"/>
      <w:r>
        <w:rPr>
          <w:i/>
          <w:iCs/>
        </w:rPr>
        <w:t>w</w:t>
      </w:r>
      <w:r>
        <w:rPr>
          <w:i/>
          <w:iCs/>
          <w:vertAlign w:val="subscript"/>
        </w:rPr>
        <w:t>i</w:t>
      </w:r>
      <w:proofErr w:type="spellEnd"/>
      <w:r>
        <w:t xml:space="preserve"> </w:t>
      </w:r>
      <w:ins w:id="129" w:author="Joseph Chung" w:date="2020-08-21T23:57:00Z">
        <w:r w:rsidR="00983021">
          <w:t xml:space="preserve">is </w:t>
        </w:r>
      </w:ins>
      <w:r>
        <w:t xml:space="preserve">the significance of the keyword. The value of </w:t>
      </w:r>
      <w:proofErr w:type="spellStart"/>
      <w:proofErr w:type="gramStart"/>
      <w:r>
        <w:rPr>
          <w:i/>
        </w:rPr>
        <w:t>w</w:t>
      </w:r>
      <w:r>
        <w:rPr>
          <w:i/>
          <w:vertAlign w:val="subscript"/>
        </w:rPr>
        <w:t>i</w:t>
      </w:r>
      <w:proofErr w:type="spellEnd"/>
      <w:proofErr w:type="gramEnd"/>
      <w:r>
        <w:t xml:space="preserve"> equals the number of times a keyword appears in a resource divided by the number of times the word appears in the entire collection</w:t>
      </w:r>
      <w:r>
        <w:rPr>
          <w:rStyle w:val="FootnoteReference"/>
        </w:rPr>
        <w:footnoteReference w:id="5"/>
      </w:r>
      <w:r>
        <w:t xml:space="preserve">. A </w:t>
      </w:r>
      <w:proofErr w:type="spellStart"/>
      <w:proofErr w:type="gramStart"/>
      <w:r>
        <w:rPr>
          <w:i/>
          <w:iCs/>
        </w:rPr>
        <w:t>w</w:t>
      </w:r>
      <w:r>
        <w:rPr>
          <w:i/>
          <w:iCs/>
          <w:vertAlign w:val="subscript"/>
        </w:rPr>
        <w:t>i</w:t>
      </w:r>
      <w:proofErr w:type="spellEnd"/>
      <w:proofErr w:type="gramEnd"/>
      <w:r>
        <w:rPr>
          <w:i/>
          <w:iCs/>
        </w:rPr>
        <w:t xml:space="preserve"> </w:t>
      </w:r>
      <w:r>
        <w:t xml:space="preserve">is zero if the keyword doesn’t appear in a resource. When a keyword appears in more resources, </w:t>
      </w:r>
      <w:proofErr w:type="spellStart"/>
      <w:proofErr w:type="gramStart"/>
      <w:r>
        <w:rPr>
          <w:i/>
          <w:iCs/>
        </w:rPr>
        <w:t>w</w:t>
      </w:r>
      <w:r>
        <w:rPr>
          <w:i/>
          <w:iCs/>
          <w:vertAlign w:val="subscript"/>
        </w:rPr>
        <w:t>i</w:t>
      </w:r>
      <w:proofErr w:type="spellEnd"/>
      <w:proofErr w:type="gramEnd"/>
      <w:r>
        <w:t xml:space="preserve"> will be lower; otherwise, </w:t>
      </w:r>
      <w:proofErr w:type="spellStart"/>
      <w:r>
        <w:rPr>
          <w:i/>
          <w:iCs/>
        </w:rPr>
        <w:t>w</w:t>
      </w:r>
      <w:r>
        <w:rPr>
          <w:i/>
          <w:iCs/>
          <w:vertAlign w:val="subscript"/>
        </w:rPr>
        <w:t>i</w:t>
      </w:r>
      <w:proofErr w:type="spellEnd"/>
      <w:r>
        <w:t xml:space="preserve"> will be higher.</w:t>
      </w:r>
    </w:p>
    <w:p w14:paraId="54D58E05" w14:textId="77777777" w:rsidR="00586423" w:rsidRDefault="00586423">
      <w:pPr>
        <w:rPr>
          <w:strike/>
          <w:color w:val="000000" w:themeColor="text1"/>
        </w:rPr>
      </w:pPr>
    </w:p>
    <w:p w14:paraId="1FB6428A" w14:textId="5AFE7088" w:rsidR="00586423" w:rsidRDefault="007D160A">
      <w:pPr>
        <w:rPr>
          <w:lang w:val="en-US"/>
        </w:rPr>
      </w:pPr>
      <w:r>
        <w:rPr>
          <w:rFonts w:hint="eastAsia"/>
          <w:lang w:val="en-US"/>
        </w:rPr>
        <w:t xml:space="preserve">Modern search engines </w:t>
      </w:r>
      <w:r>
        <w:t>also</w:t>
      </w:r>
      <w:r>
        <w:rPr>
          <w:rFonts w:hint="eastAsia"/>
          <w:lang w:val="en-US"/>
        </w:rPr>
        <w:t xml:space="preserve"> collect user behaviors</w:t>
      </w:r>
      <w:r>
        <w:rPr>
          <w:lang w:val="en-US"/>
        </w:rPr>
        <w:t>. Consequently, s</w:t>
      </w:r>
      <w:r>
        <w:rPr>
          <w:rFonts w:hint="eastAsia"/>
          <w:lang w:val="en-US"/>
        </w:rPr>
        <w:t xml:space="preserve">earch results returned by search engines </w:t>
      </w:r>
      <w:r>
        <w:rPr>
          <w:lang w:val="en-US"/>
        </w:rPr>
        <w:t xml:space="preserve">are highly </w:t>
      </w:r>
      <w:r>
        <w:rPr>
          <w:rFonts w:hint="eastAsia"/>
          <w:lang w:val="en-US"/>
        </w:rPr>
        <w:t>related to users</w:t>
      </w:r>
      <w:ins w:id="130" w:author="Joseph Chung" w:date="2020-08-21T23:58:00Z">
        <w:r w:rsidR="00983021">
          <w:rPr>
            <w:lang w:val="en-US"/>
          </w:rPr>
          <w:t>’</w:t>
        </w:r>
      </w:ins>
      <w:r>
        <w:rPr>
          <w:rFonts w:hint="eastAsia"/>
          <w:lang w:val="en-US"/>
        </w:rPr>
        <w:t xml:space="preserve"> interests and habits</w:t>
      </w:r>
      <w:r>
        <w:rPr>
          <w:lang w:val="en-US"/>
        </w:rPr>
        <w:t>, unless such feature is chosen to be disabled, which</w:t>
      </w:r>
      <w:ins w:id="131" w:author="Joseph Chung" w:date="2020-08-21T23:58:00Z">
        <w:r w:rsidR="00983021">
          <w:rPr>
            <w:lang w:val="en-US"/>
          </w:rPr>
          <w:t xml:space="preserve"> </w:t>
        </w:r>
      </w:ins>
      <w:del w:id="132" w:author="Joseph Chung" w:date="2020-08-21T23:59:00Z">
        <w:r w:rsidDel="00983021">
          <w:rPr>
            <w:lang w:val="en-US"/>
          </w:rPr>
          <w:delText xml:space="preserve"> </w:delText>
        </w:r>
      </w:del>
      <w:r>
        <w:rPr>
          <w:lang w:val="en-US"/>
        </w:rPr>
        <w:t>by law</w:t>
      </w:r>
      <w:ins w:id="133" w:author="Joseph Chung" w:date="2020-08-21T23:58:00Z">
        <w:r w:rsidR="00983021">
          <w:rPr>
            <w:lang w:val="en-US"/>
          </w:rPr>
          <w:t>,</w:t>
        </w:r>
      </w:ins>
      <w:r>
        <w:rPr>
          <w:lang w:val="en-US"/>
        </w:rPr>
        <w:t xml:space="preserve"> is</w:t>
      </w:r>
      <w:ins w:id="134" w:author="Joseph Chung" w:date="2020-08-21T23:58:00Z">
        <w:r w:rsidR="00983021">
          <w:rPr>
            <w:lang w:val="en-US"/>
          </w:rPr>
          <w:t xml:space="preserve"> </w:t>
        </w:r>
      </w:ins>
      <w:del w:id="135" w:author="Joseph Chung" w:date="2020-08-21T23:58:00Z">
        <w:r w:rsidDel="00983021">
          <w:rPr>
            <w:lang w:val="en-US"/>
          </w:rPr>
          <w:delText xml:space="preserve"> </w:delText>
        </w:r>
      </w:del>
      <w:r>
        <w:rPr>
          <w:lang w:val="en-US"/>
        </w:rPr>
        <w:t xml:space="preserve">an option provided to users. </w:t>
      </w:r>
      <w:del w:id="136" w:author="Joseph Chung" w:date="2020-08-21T23:59:00Z">
        <w:r w:rsidDel="00983021">
          <w:rPr>
            <w:lang w:val="en-US"/>
          </w:rPr>
          <w:delText>Nowadays</w:delText>
        </w:r>
      </w:del>
      <w:ins w:id="137" w:author="Joseph Chung" w:date="2020-08-21T23:59:00Z">
        <w:r w:rsidR="00983021">
          <w:rPr>
            <w:lang w:val="en-US"/>
          </w:rPr>
          <w:t>Today</w:t>
        </w:r>
      </w:ins>
      <w:r>
        <w:rPr>
          <w:lang w:val="en-US"/>
        </w:rPr>
        <w:t xml:space="preserve">, building search engines </w:t>
      </w:r>
      <w:del w:id="138" w:author="Joseph Chung" w:date="2020-08-21T23:59:00Z">
        <w:r w:rsidDel="00983021">
          <w:rPr>
            <w:lang w:val="en-US"/>
          </w:rPr>
          <w:delText xml:space="preserve">has a lot of </w:delText>
        </w:r>
      </w:del>
      <w:ins w:id="139" w:author="Joseph Chung" w:date="2020-08-21T23:59:00Z">
        <w:r w:rsidR="00983021">
          <w:rPr>
            <w:lang w:val="en-US"/>
          </w:rPr>
          <w:t xml:space="preserve">requires </w:t>
        </w:r>
      </w:ins>
      <w:r>
        <w:t>compliance</w:t>
      </w:r>
      <w:r>
        <w:rPr>
          <w:lang w:val="en-US"/>
        </w:rPr>
        <w:t xml:space="preserve"> </w:t>
      </w:r>
      <w:del w:id="140" w:author="Joseph Chung" w:date="2020-08-22T00:00:00Z">
        <w:r w:rsidDel="00983021">
          <w:rPr>
            <w:lang w:val="en-US"/>
          </w:rPr>
          <w:delText xml:space="preserve">to follow for </w:delText>
        </w:r>
      </w:del>
      <w:ins w:id="141" w:author="Joseph Chung" w:date="2020-08-22T00:00:00Z">
        <w:r w:rsidR="00983021">
          <w:rPr>
            <w:lang w:val="en-US"/>
          </w:rPr>
          <w:t xml:space="preserve">with </w:t>
        </w:r>
      </w:ins>
      <w:r>
        <w:rPr>
          <w:lang w:val="en-US"/>
        </w:rPr>
        <w:t xml:space="preserve">privacy and security </w:t>
      </w:r>
      <w:del w:id="142" w:author="Joseph Chung" w:date="2020-08-22T00:00:00Z">
        <w:r w:rsidDel="00983021">
          <w:rPr>
            <w:lang w:val="en-US"/>
          </w:rPr>
          <w:delText>reasons.</w:delText>
        </w:r>
      </w:del>
      <w:ins w:id="143" w:author="Joseph Chung" w:date="2020-08-22T00:00:00Z">
        <w:r w:rsidR="00983021">
          <w:rPr>
            <w:lang w:val="en-US"/>
          </w:rPr>
          <w:t>laws and concerns.</w:t>
        </w:r>
      </w:ins>
    </w:p>
    <w:p w14:paraId="2E23711D" w14:textId="77777777" w:rsidR="00586423" w:rsidRDefault="00586423"/>
    <w:p w14:paraId="20B73C3B" w14:textId="37FF6944" w:rsidR="00586423" w:rsidRDefault="007D160A">
      <w:pPr>
        <w:rPr>
          <w:lang w:val="en-US"/>
        </w:rPr>
      </w:pPr>
      <w:r>
        <w:lastRenderedPageBreak/>
        <w:t>The storage-query model and results-ranking techniques are used in main</w:t>
      </w:r>
      <w:ins w:id="144" w:author="Joseph Chung" w:date="2020-08-22T00:00:00Z">
        <w:r w:rsidR="00983021">
          <w:t xml:space="preserve">stream </w:t>
        </w:r>
      </w:ins>
      <w:del w:id="145" w:author="Joseph Chung" w:date="2020-08-22T00:00:00Z">
        <w:r w:rsidDel="00983021">
          <w:delText xml:space="preserve"> current </w:delText>
        </w:r>
      </w:del>
      <w:r>
        <w:t>search engines. They are also very critical in the learning resources search engine proposed in th</w:t>
      </w:r>
      <w:ins w:id="146" w:author="Joseph Chung" w:date="2020-08-22T00:01:00Z">
        <w:r w:rsidR="00983021">
          <w:t>is</w:t>
        </w:r>
      </w:ins>
      <w:del w:id="147" w:author="Joseph Chung" w:date="2020-08-22T00:01:00Z">
        <w:r w:rsidDel="00983021">
          <w:delText>e</w:delText>
        </w:r>
      </w:del>
      <w:r>
        <w:t xml:space="preserve"> thesis. Some heavily tailored algorithms are explained in Chapter 5.</w:t>
      </w:r>
    </w:p>
    <w:p w14:paraId="308E5CFB" w14:textId="77777777" w:rsidR="00586423" w:rsidRDefault="007D160A">
      <w:pPr>
        <w:pStyle w:val="Heading2"/>
        <w:rPr>
          <w:lang w:val="en-US"/>
        </w:rPr>
      </w:pPr>
      <w:bookmarkStart w:id="148" w:name="_Toc863586643"/>
      <w:bookmarkStart w:id="149" w:name="_Toc1736968231"/>
      <w:r>
        <w:t xml:space="preserve">2.5 </w:t>
      </w:r>
      <w:r>
        <w:rPr>
          <w:lang w:val="en-US"/>
        </w:rPr>
        <w:t>Value of resources</w:t>
      </w:r>
      <w:bookmarkEnd w:id="148"/>
      <w:bookmarkEnd w:id="149"/>
    </w:p>
    <w:p w14:paraId="6091CFD7" w14:textId="3EBF0968" w:rsidR="00586423" w:rsidRDefault="007D160A">
      <w:pPr>
        <w:rPr>
          <w:rFonts w:eastAsia="Noto Sans CJK SC"/>
        </w:rPr>
      </w:pPr>
      <w:r>
        <w:rPr>
          <w:rFonts w:eastAsia="Noto Sans CJK SC"/>
        </w:rPr>
        <w:t>In the paper</w:t>
      </w:r>
      <w:del w:id="150" w:author="Joseph Chung" w:date="2020-08-22T00:03:00Z">
        <w:r w:rsidDel="00983021">
          <w:rPr>
            <w:rFonts w:eastAsia="Noto Sans CJK SC"/>
          </w:rPr>
          <w:delText xml:space="preserve"> of</w:delText>
        </w:r>
      </w:del>
      <w:r>
        <w:rPr>
          <w:rFonts w:eastAsia="Noto Sans CJK SC"/>
        </w:rPr>
        <w:t xml:space="preserve"> </w:t>
      </w:r>
      <w:ins w:id="151" w:author="Joseph Chung" w:date="2020-08-22T00:03:00Z">
        <w:r w:rsidR="00983021">
          <w:rPr>
            <w:rFonts w:eastAsia="Noto Sans CJK SC"/>
          </w:rPr>
          <w:t>“</w:t>
        </w:r>
      </w:ins>
      <w:r>
        <w:rPr>
          <w:rFonts w:eastAsia="Noto Sans CJK SC"/>
        </w:rPr>
        <w:t>Identifying Valuable Resources</w:t>
      </w:r>
      <w:ins w:id="152" w:author="Joseph Chung" w:date="2020-08-22T00:03:00Z">
        <w:r w:rsidR="00983021">
          <w:rPr>
            <w:rFonts w:eastAsia="Noto Sans CJK SC"/>
          </w:rPr>
          <w:t>”</w:t>
        </w:r>
      </w:ins>
      <w:r>
        <w:rPr>
          <w:rFonts w:eastAsia="Noto Sans CJK SC"/>
        </w:rPr>
        <w:t xml:space="preserve">, which </w:t>
      </w:r>
      <w:del w:id="153" w:author="Joseph Chung" w:date="2020-08-22T00:03:00Z">
        <w:r w:rsidDel="00983021">
          <w:rPr>
            <w:rFonts w:eastAsia="Noto Sans CJK SC"/>
          </w:rPr>
          <w:delText xml:space="preserve">is </w:delText>
        </w:r>
      </w:del>
      <w:ins w:id="154" w:author="Joseph Chung" w:date="2020-08-22T00:03:00Z">
        <w:r w:rsidR="00983021">
          <w:rPr>
            <w:rFonts w:eastAsia="Noto Sans CJK SC"/>
          </w:rPr>
          <w:t xml:space="preserve">was </w:t>
        </w:r>
      </w:ins>
      <w:r>
        <w:rPr>
          <w:rFonts w:eastAsia="Noto Sans CJK SC"/>
        </w:rPr>
        <w:t xml:space="preserve">published in 2007 on European Management Journal, </w:t>
      </w:r>
      <w:ins w:id="155" w:author="Joseph Chung" w:date="2020-08-22T00:03:00Z">
        <w:r w:rsidR="00983021">
          <w:rPr>
            <w:rFonts w:eastAsia="Noto Sans CJK SC"/>
          </w:rPr>
          <w:t xml:space="preserve">the </w:t>
        </w:r>
      </w:ins>
      <w:r>
        <w:rPr>
          <w:rFonts w:eastAsia="Noto Sans CJK SC"/>
        </w:rPr>
        <w:t xml:space="preserve">value of resources was discussed, from the point </w:t>
      </w:r>
      <w:ins w:id="156" w:author="Joseph Chung" w:date="2020-08-22T00:03:00Z">
        <w:r w:rsidR="00983021">
          <w:rPr>
            <w:rFonts w:eastAsia="Noto Sans CJK SC"/>
          </w:rPr>
          <w:t xml:space="preserve">of view </w:t>
        </w:r>
      </w:ins>
      <w:r>
        <w:rPr>
          <w:rFonts w:eastAsia="Noto Sans CJK SC"/>
        </w:rPr>
        <w:t xml:space="preserve">of business and management. It is difficult to identify resources in a firm if there is no agreed </w:t>
      </w:r>
      <w:ins w:id="157" w:author="Joseph Chung" w:date="2020-08-22T00:03:00Z">
        <w:r w:rsidR="00983021">
          <w:rPr>
            <w:rFonts w:eastAsia="Noto Sans CJK SC"/>
          </w:rPr>
          <w:t xml:space="preserve">upon </w:t>
        </w:r>
      </w:ins>
      <w:r>
        <w:rPr>
          <w:rFonts w:eastAsia="Noto Sans CJK SC"/>
        </w:rPr>
        <w:t xml:space="preserve">definition of what </w:t>
      </w:r>
      <w:del w:id="158" w:author="Joseph Chung" w:date="2020-08-22T00:03:00Z">
        <w:r w:rsidDel="00983021">
          <w:rPr>
            <w:rFonts w:eastAsia="Noto Sans CJK SC"/>
          </w:rPr>
          <w:delText>‘</w:delText>
        </w:r>
      </w:del>
      <w:ins w:id="159" w:author="Joseph Chung" w:date="2020-08-22T00:03:00Z">
        <w:r w:rsidR="00983021">
          <w:rPr>
            <w:rFonts w:eastAsia="Noto Sans CJK SC"/>
          </w:rPr>
          <w:t>“</w:t>
        </w:r>
      </w:ins>
      <w:r>
        <w:rPr>
          <w:rFonts w:eastAsia="Noto Sans CJK SC"/>
        </w:rPr>
        <w:t>valuable</w:t>
      </w:r>
      <w:ins w:id="160" w:author="Joseph Chung" w:date="2020-08-22T00:03:00Z">
        <w:r w:rsidR="00983021">
          <w:rPr>
            <w:rFonts w:eastAsia="Noto Sans CJK SC"/>
          </w:rPr>
          <w:t>”</w:t>
        </w:r>
      </w:ins>
      <w:del w:id="161" w:author="Joseph Chung" w:date="2020-08-22T00:03:00Z">
        <w:r w:rsidDel="00983021">
          <w:rPr>
            <w:rFonts w:eastAsia="Noto Sans CJK SC"/>
          </w:rPr>
          <w:delText>’</w:delText>
        </w:r>
      </w:del>
      <w:r>
        <w:rPr>
          <w:rFonts w:eastAsia="Noto Sans CJK SC"/>
        </w:rPr>
        <w:t xml:space="preserve"> means.</w:t>
      </w:r>
      <w:bookmarkStart w:id="162" w:name="_Ref2028781775"/>
      <w:r>
        <w:rPr>
          <w:rStyle w:val="EndnoteReference"/>
          <w:rFonts w:ascii="Arial" w:eastAsia="Noto Sans CJK SC" w:hAnsi="Arial"/>
        </w:rPr>
        <w:endnoteReference w:id="7"/>
      </w:r>
      <w:bookmarkEnd w:id="162"/>
      <w:r>
        <w:rPr>
          <w:rFonts w:eastAsia="Noto Sans CJK SC"/>
        </w:rPr>
        <w:t xml:space="preserve"> A valuable resource can be rare, inimitable, and non-substitutable to be a source of sustainable competitive advantage.</w:t>
      </w:r>
      <w:r>
        <w:rPr>
          <w:rStyle w:val="EndnoteReference"/>
          <w:rFonts w:eastAsia="Noto Sans CJK SC"/>
        </w:rPr>
        <w:endnoteReference w:id="8"/>
      </w:r>
      <w:r>
        <w:rPr>
          <w:rFonts w:eastAsia="Noto Sans CJK SC"/>
        </w:rPr>
        <w:t xml:space="preserve"> The problem is known by RBV (resource-based view) advocates, but the value of resources was never clearly defined. </w:t>
      </w:r>
      <w:del w:id="163" w:author="Joseph Chung" w:date="2020-08-22T00:04:00Z">
        <w:r w:rsidDel="007B6103">
          <w:rPr>
            <w:rFonts w:eastAsia="Noto Sans CJK SC"/>
          </w:rPr>
          <w:delText>It is said, t</w:delText>
        </w:r>
      </w:del>
      <w:ins w:id="164" w:author="Joseph Chung" w:date="2020-08-22T00:04:00Z">
        <w:r w:rsidR="007B6103">
          <w:rPr>
            <w:rFonts w:eastAsia="Noto Sans CJK SC"/>
          </w:rPr>
          <w:t>T</w:t>
        </w:r>
      </w:ins>
      <w:r>
        <w:rPr>
          <w:rFonts w:eastAsia="Noto Sans CJK SC"/>
        </w:rPr>
        <w:t xml:space="preserve">o identify the value of resources in business and management area, there are some questions to </w:t>
      </w:r>
      <w:del w:id="165" w:author="Joseph Chung" w:date="2020-08-22T00:04:00Z">
        <w:r w:rsidDel="007B6103">
          <w:rPr>
            <w:rFonts w:eastAsia="Noto Sans CJK SC"/>
          </w:rPr>
          <w:delText>ask</w:delText>
        </w:r>
      </w:del>
      <w:ins w:id="166" w:author="Joseph Chung" w:date="2020-08-22T00:04:00Z">
        <w:r w:rsidR="007B6103">
          <w:rPr>
            <w:rFonts w:eastAsia="Noto Sans CJK SC"/>
          </w:rPr>
          <w:t>consider</w:t>
        </w:r>
      </w:ins>
      <w:r>
        <w:rPr>
          <w:rFonts w:eastAsia="Noto Sans CJK SC"/>
        </w:rPr>
        <w:t>: What is the source of resources? Valu</w:t>
      </w:r>
      <w:ins w:id="167" w:author="Joseph Chung" w:date="2020-08-22T00:04:00Z">
        <w:r w:rsidR="007B6103">
          <w:rPr>
            <w:rFonts w:eastAsia="Noto Sans CJK SC"/>
          </w:rPr>
          <w:t>e</w:t>
        </w:r>
      </w:ins>
      <w:del w:id="168" w:author="Joseph Chung" w:date="2020-08-22T00:04:00Z">
        <w:r w:rsidDel="007B6103">
          <w:rPr>
            <w:rFonts w:eastAsia="Noto Sans CJK SC"/>
          </w:rPr>
          <w:delText>ing</w:delText>
        </w:r>
      </w:del>
      <w:r>
        <w:rPr>
          <w:rFonts w:eastAsia="Noto Sans CJK SC"/>
        </w:rPr>
        <w:t xml:space="preserve"> one resource or many resources? </w:t>
      </w:r>
      <w:ins w:id="169" w:author="Joseph Chung" w:date="2020-08-22T00:05:00Z">
        <w:r w:rsidR="007B6103">
          <w:rPr>
            <w:rFonts w:eastAsia="Noto Sans CJK SC"/>
          </w:rPr>
          <w:t xml:space="preserve">What is </w:t>
        </w:r>
      </w:ins>
      <w:del w:id="170" w:author="Joseph Chung" w:date="2020-08-22T00:05:00Z">
        <w:r w:rsidDel="007B6103">
          <w:rPr>
            <w:rFonts w:eastAsia="Noto Sans CJK SC"/>
          </w:rPr>
          <w:delText xml:space="preserve">The </w:delText>
        </w:r>
      </w:del>
      <w:ins w:id="171" w:author="Joseph Chung" w:date="2020-08-22T00:05:00Z">
        <w:r w:rsidR="007B6103">
          <w:rPr>
            <w:rFonts w:eastAsia="Noto Sans CJK SC"/>
          </w:rPr>
          <w:t>t</w:t>
        </w:r>
        <w:r w:rsidR="007B6103">
          <w:rPr>
            <w:rFonts w:eastAsia="Noto Sans CJK SC"/>
          </w:rPr>
          <w:t xml:space="preserve">he </w:t>
        </w:r>
      </w:ins>
      <w:r>
        <w:rPr>
          <w:rFonts w:eastAsia="Noto Sans CJK SC"/>
        </w:rPr>
        <w:t>past, present, future value of a resource? Objective or subjective valuations? What</w:t>
      </w:r>
      <w:ins w:id="172" w:author="Joseph Chung" w:date="2020-08-22T00:05:00Z">
        <w:r w:rsidR="007B6103">
          <w:rPr>
            <w:rFonts w:eastAsia="Noto Sans CJK SC"/>
          </w:rPr>
          <w:t xml:space="preserve"> i</w:t>
        </w:r>
      </w:ins>
      <w:del w:id="173" w:author="Joseph Chung" w:date="2020-08-22T00:05:00Z">
        <w:r w:rsidDel="007B6103">
          <w:rPr>
            <w:rFonts w:eastAsia="Noto Sans CJK SC"/>
          </w:rPr>
          <w:delText>’</w:delText>
        </w:r>
      </w:del>
      <w:r>
        <w:rPr>
          <w:rFonts w:eastAsia="Noto Sans CJK SC"/>
        </w:rPr>
        <w:t>s the cost of resources? The conclusion is that valuable resources can generate three types of competitive advantage: cost advantage, the ability to premium price, and volume-based advantage.</w:t>
      </w:r>
      <w:r>
        <w:rPr>
          <w:rStyle w:val="EndnoteReference"/>
        </w:rPr>
        <w:fldChar w:fldCharType="begin"/>
      </w:r>
      <w:r>
        <w:rPr>
          <w:rStyle w:val="EndnoteReference"/>
        </w:rPr>
        <w:instrText xml:space="preserve"> NOTEREF _Ref2028781775 \h </w:instrText>
      </w:r>
      <w:r>
        <w:rPr>
          <w:rStyle w:val="EndnoteReference"/>
        </w:rPr>
      </w:r>
      <w:r>
        <w:rPr>
          <w:rStyle w:val="EndnoteReference"/>
        </w:rPr>
        <w:fldChar w:fldCharType="separate"/>
      </w:r>
      <w:r>
        <w:rPr>
          <w:rStyle w:val="EndnoteReference"/>
        </w:rPr>
        <w:t>7</w:t>
      </w:r>
      <w:r>
        <w:rPr>
          <w:rStyle w:val="EndnoteReference"/>
        </w:rPr>
        <w:fldChar w:fldCharType="end"/>
      </w:r>
    </w:p>
    <w:p w14:paraId="4C0526CF" w14:textId="77777777" w:rsidR="00586423" w:rsidRDefault="00586423">
      <w:pPr>
        <w:rPr>
          <w:rFonts w:eastAsia="Noto Sans CJK SC"/>
        </w:rPr>
      </w:pPr>
    </w:p>
    <w:p w14:paraId="7CAEB221" w14:textId="38802B61" w:rsidR="00586423" w:rsidRDefault="007D160A">
      <w:r>
        <w:rPr>
          <w:rFonts w:eastAsia="Noto Sans CJK SC"/>
        </w:rPr>
        <w:t>This idea of using multiple characteristics of a resource to determine the degree of value is inspiring. Similarly, the normalized resources attributes and evaluation methods can be also adopted to determine the values of learning resources, with careful design. The general evaluation method is borrowed from the business field. First, put forward the problems of learning resources</w:t>
      </w:r>
      <w:ins w:id="174" w:author="Joseph Chung" w:date="2020-08-22T00:06:00Z">
        <w:r w:rsidR="007B6103">
          <w:rPr>
            <w:rFonts w:eastAsia="Noto Sans CJK SC"/>
          </w:rPr>
          <w:t>.</w:t>
        </w:r>
      </w:ins>
      <w:del w:id="175" w:author="Joseph Chung" w:date="2020-08-22T00:06:00Z">
        <w:r w:rsidDel="007B6103">
          <w:rPr>
            <w:rFonts w:eastAsia="Noto Sans CJK SC"/>
          </w:rPr>
          <w:delText>;</w:delText>
        </w:r>
      </w:del>
      <w:r>
        <w:rPr>
          <w:rFonts w:eastAsia="Noto Sans CJK SC"/>
        </w:rPr>
        <w:t xml:space="preserve"> </w:t>
      </w:r>
      <w:del w:id="176" w:author="Joseph Chung" w:date="2020-08-22T00:06:00Z">
        <w:r w:rsidDel="007B6103">
          <w:rPr>
            <w:rFonts w:eastAsia="Noto Sans CJK SC"/>
          </w:rPr>
          <w:delText>then</w:delText>
        </w:r>
      </w:del>
      <w:ins w:id="177" w:author="Joseph Chung" w:date="2020-08-22T00:06:00Z">
        <w:r w:rsidR="007B6103">
          <w:rPr>
            <w:rFonts w:eastAsia="Noto Sans CJK SC"/>
          </w:rPr>
          <w:t>T</w:t>
        </w:r>
        <w:r w:rsidR="007B6103">
          <w:rPr>
            <w:rFonts w:eastAsia="Noto Sans CJK SC"/>
          </w:rPr>
          <w:t>hen</w:t>
        </w:r>
      </w:ins>
      <w:r>
        <w:rPr>
          <w:rFonts w:eastAsia="Noto Sans CJK SC"/>
        </w:rPr>
        <w:t>, give some resource attributes according to these problems. One resource is “divided” into several pieces by several attributes</w:t>
      </w:r>
      <w:ins w:id="178" w:author="Joseph Chung" w:date="2020-08-22T00:06:00Z">
        <w:r w:rsidR="007B6103">
          <w:rPr>
            <w:rFonts w:eastAsia="Noto Sans CJK SC"/>
          </w:rPr>
          <w:t>,</w:t>
        </w:r>
      </w:ins>
      <w:del w:id="179" w:author="Joseph Chung" w:date="2020-08-22T00:06:00Z">
        <w:r w:rsidDel="007B6103">
          <w:rPr>
            <w:rFonts w:eastAsia="Noto Sans CJK SC"/>
          </w:rPr>
          <w:delText>;</w:delText>
        </w:r>
      </w:del>
      <w:r>
        <w:rPr>
          <w:rFonts w:eastAsia="Noto Sans CJK SC"/>
        </w:rPr>
        <w:t xml:space="preserve"> and these attributes can easily be evaluated</w:t>
      </w:r>
      <w:ins w:id="180" w:author="Joseph Chung" w:date="2020-08-22T00:06:00Z">
        <w:r w:rsidR="007B6103">
          <w:rPr>
            <w:rFonts w:eastAsia="Noto Sans CJK SC"/>
          </w:rPr>
          <w:t>.</w:t>
        </w:r>
      </w:ins>
      <w:del w:id="181" w:author="Joseph Chung" w:date="2020-08-22T00:06:00Z">
        <w:r w:rsidDel="007B6103">
          <w:rPr>
            <w:rFonts w:eastAsia="Noto Sans CJK SC"/>
          </w:rPr>
          <w:delText>;</w:delText>
        </w:r>
      </w:del>
      <w:r>
        <w:rPr>
          <w:rFonts w:eastAsia="Noto Sans CJK SC"/>
        </w:rPr>
        <w:t xml:space="preserve"> </w:t>
      </w:r>
      <w:del w:id="182" w:author="Joseph Chung" w:date="2020-08-22T00:06:00Z">
        <w:r w:rsidDel="007B6103">
          <w:rPr>
            <w:rFonts w:eastAsia="Noto Sans CJK SC"/>
          </w:rPr>
          <w:delText>finally</w:delText>
        </w:r>
      </w:del>
      <w:ins w:id="183" w:author="Joseph Chung" w:date="2020-08-22T00:06:00Z">
        <w:r w:rsidR="007B6103">
          <w:rPr>
            <w:rFonts w:eastAsia="Noto Sans CJK SC"/>
          </w:rPr>
          <w:t>F</w:t>
        </w:r>
        <w:r w:rsidR="007B6103">
          <w:rPr>
            <w:rFonts w:eastAsia="Noto Sans CJK SC"/>
          </w:rPr>
          <w:t>inally</w:t>
        </w:r>
      </w:ins>
      <w:r>
        <w:rPr>
          <w:rFonts w:eastAsia="Noto Sans CJK SC"/>
        </w:rPr>
        <w:t xml:space="preserve">, </w:t>
      </w:r>
      <w:del w:id="184" w:author="Joseph Chung" w:date="2020-08-22T00:06:00Z">
        <w:r w:rsidDel="007B6103">
          <w:rPr>
            <w:rFonts w:eastAsia="Noto Sans CJK SC"/>
          </w:rPr>
          <w:delText xml:space="preserve">we </w:delText>
        </w:r>
      </w:del>
      <w:r>
        <w:rPr>
          <w:rFonts w:eastAsia="Noto Sans CJK SC"/>
        </w:rPr>
        <w:t xml:space="preserve">combine all the values of the attributes into a final value of the resource. However, because learning resources are quite different for those in business and management, all characteristics need to be redesigned. For example, in business and management area, </w:t>
      </w:r>
      <w:ins w:id="185" w:author="Joseph Chung" w:date="2020-08-22T00:07:00Z">
        <w:r w:rsidR="007B6103">
          <w:rPr>
            <w:rFonts w:eastAsia="Noto Sans CJK SC"/>
          </w:rPr>
          <w:t xml:space="preserve">monetary </w:t>
        </w:r>
      </w:ins>
      <w:r>
        <w:rPr>
          <w:rFonts w:eastAsia="Noto Sans CJK SC"/>
        </w:rPr>
        <w:t xml:space="preserve">cost </w:t>
      </w:r>
      <w:ins w:id="186" w:author="Joseph Chung" w:date="2020-08-22T00:08:00Z">
        <w:r w:rsidR="007B6103">
          <w:rPr>
            <w:rFonts w:eastAsia="Noto Sans CJK SC"/>
          </w:rPr>
          <w:t xml:space="preserve">of a resource </w:t>
        </w:r>
      </w:ins>
      <w:r>
        <w:rPr>
          <w:rFonts w:eastAsia="Noto Sans CJK SC"/>
        </w:rPr>
        <w:t>is an important element</w:t>
      </w:r>
      <w:ins w:id="187" w:author="Joseph Chung" w:date="2020-08-22T00:07:00Z">
        <w:r w:rsidR="007B6103">
          <w:rPr>
            <w:rFonts w:eastAsia="Noto Sans CJK SC"/>
          </w:rPr>
          <w:t xml:space="preserve">. </w:t>
        </w:r>
      </w:ins>
      <w:del w:id="188" w:author="Joseph Chung" w:date="2020-08-22T00:07:00Z">
        <w:r w:rsidDel="007B6103">
          <w:rPr>
            <w:rFonts w:eastAsia="Noto Sans CJK SC"/>
          </w:rPr>
          <w:delText>, mostly in monetary, b</w:delText>
        </w:r>
      </w:del>
      <w:ins w:id="189" w:author="Joseph Chung" w:date="2020-08-22T00:07:00Z">
        <w:r w:rsidR="007B6103">
          <w:rPr>
            <w:rFonts w:eastAsia="Noto Sans CJK SC"/>
          </w:rPr>
          <w:t>B</w:t>
        </w:r>
      </w:ins>
      <w:r>
        <w:rPr>
          <w:rFonts w:eastAsia="Noto Sans CJK SC"/>
        </w:rPr>
        <w:t xml:space="preserve">ut the cost advantage for </w:t>
      </w:r>
      <w:ins w:id="190" w:author="Joseph Chung" w:date="2020-08-22T00:09:00Z">
        <w:r w:rsidR="007B6103">
          <w:rPr>
            <w:rFonts w:eastAsia="Noto Sans CJK SC"/>
          </w:rPr>
          <w:t xml:space="preserve">a </w:t>
        </w:r>
      </w:ins>
      <w:r>
        <w:rPr>
          <w:rFonts w:eastAsia="Noto Sans CJK SC"/>
        </w:rPr>
        <w:t xml:space="preserve">learning resource is generally </w:t>
      </w:r>
      <w:ins w:id="191" w:author="Joseph Chung" w:date="2020-08-22T00:08:00Z">
        <w:r w:rsidR="007B6103">
          <w:rPr>
            <w:rFonts w:eastAsia="Noto Sans CJK SC"/>
          </w:rPr>
          <w:t xml:space="preserve">related to </w:t>
        </w:r>
      </w:ins>
      <w:del w:id="192" w:author="Joseph Chung" w:date="2020-08-22T00:07:00Z">
        <w:r w:rsidDel="007B6103">
          <w:rPr>
            <w:rFonts w:eastAsia="Noto Sans CJK SC"/>
          </w:rPr>
          <w:delText xml:space="preserve">in </w:delText>
        </w:r>
      </w:del>
      <w:r>
        <w:rPr>
          <w:rFonts w:eastAsia="Noto Sans CJK SC"/>
        </w:rPr>
        <w:t xml:space="preserve">time. Moreover, in our design, learning resources are endowed with more attributes, which </w:t>
      </w:r>
      <w:del w:id="193" w:author="Joseph Chung" w:date="2020-08-22T00:09:00Z">
        <w:r w:rsidDel="007B6103">
          <w:rPr>
            <w:rFonts w:eastAsia="Noto Sans CJK SC"/>
          </w:rPr>
          <w:delText xml:space="preserve">will be </w:delText>
        </w:r>
      </w:del>
      <w:ins w:id="194" w:author="Joseph Chung" w:date="2020-08-22T00:09:00Z">
        <w:r w:rsidR="007B6103">
          <w:rPr>
            <w:rFonts w:eastAsia="Noto Sans CJK SC"/>
          </w:rPr>
          <w:t xml:space="preserve">are </w:t>
        </w:r>
      </w:ins>
      <w:r>
        <w:rPr>
          <w:rFonts w:eastAsia="Noto Sans CJK SC"/>
        </w:rPr>
        <w:t xml:space="preserve">discussed </w:t>
      </w:r>
      <w:del w:id="195" w:author="Joseph Chung" w:date="2020-08-22T00:09:00Z">
        <w:r w:rsidDel="007B6103">
          <w:rPr>
            <w:rFonts w:eastAsia="Noto Sans CJK SC"/>
          </w:rPr>
          <w:delText xml:space="preserve"> </w:delText>
        </w:r>
      </w:del>
      <w:r>
        <w:rPr>
          <w:rFonts w:eastAsia="Noto Sans CJK SC"/>
        </w:rPr>
        <w:t>in Chapter 3.</w:t>
      </w:r>
    </w:p>
    <w:p w14:paraId="54F4A182" w14:textId="77777777" w:rsidR="00586423" w:rsidRDefault="00586423">
      <w:pPr>
        <w:rPr>
          <w:rFonts w:eastAsia="Noto Sans CJK SC"/>
          <w:color w:val="F79646" w:themeColor="accent6"/>
        </w:rPr>
      </w:pPr>
      <w:bookmarkStart w:id="196" w:name="_GoBack"/>
      <w:bookmarkEnd w:id="196"/>
    </w:p>
    <w:p w14:paraId="47E4EC71" w14:textId="77777777" w:rsidR="00586423" w:rsidRDefault="007D160A">
      <w:pPr>
        <w:pStyle w:val="Heading1"/>
        <w:rPr>
          <w:rFonts w:eastAsia="Noto Sans CJK SC"/>
          <w:color w:val="FF0000"/>
        </w:rPr>
      </w:pPr>
      <w:bookmarkStart w:id="197" w:name="_tvquuf8hh7tc"/>
      <w:bookmarkStart w:id="198" w:name="_Toc358983601"/>
      <w:bookmarkStart w:id="199" w:name="_Toc1200901290"/>
      <w:bookmarkEnd w:id="197"/>
      <w:r>
        <w:rPr>
          <w:rFonts w:eastAsia="Noto Sans CJK SC"/>
        </w:rPr>
        <w:lastRenderedPageBreak/>
        <w:t>3 CHALLENGES AND DIRECTIONS</w:t>
      </w:r>
      <w:bookmarkEnd w:id="198"/>
      <w:bookmarkEnd w:id="199"/>
    </w:p>
    <w:p w14:paraId="344F7A53" w14:textId="77777777" w:rsidR="00586423" w:rsidRDefault="007D160A">
      <w:pPr>
        <w:pStyle w:val="Heading2"/>
        <w:rPr>
          <w:rFonts w:eastAsia="Noto Sans CJK SC"/>
        </w:rPr>
      </w:pPr>
      <w:bookmarkStart w:id="200" w:name="_Toc1629522331"/>
      <w:bookmarkStart w:id="201" w:name="_Toc271264682"/>
      <w:r>
        <w:rPr>
          <w:rFonts w:eastAsia="Noto Sans CJK SC"/>
        </w:rPr>
        <w:t>3.1 Issues of Collecting Contents</w:t>
      </w:r>
      <w:bookmarkEnd w:id="200"/>
      <w:bookmarkEnd w:id="201"/>
      <w:r>
        <w:rPr>
          <w:rFonts w:eastAsia="Noto Sans CJK SC"/>
        </w:rPr>
        <w:t xml:space="preserve"> </w:t>
      </w:r>
    </w:p>
    <w:p w14:paraId="6814A2BC" w14:textId="77777777" w:rsidR="00586423" w:rsidRDefault="007D160A">
      <w:pPr>
        <w:rPr>
          <w:lang w:val="en-US"/>
        </w:rPr>
      </w:pPr>
      <w:r>
        <w:rPr>
          <w:lang w:val="en-US"/>
        </w:rPr>
        <w:t xml:space="preserve">An all-purpose search engine like Google requires super computing power and storage capacity. The search engine proposed in this thesis is to be used for </w:t>
      </w:r>
      <w:r>
        <w:t>education specifically</w:t>
      </w:r>
      <w:r>
        <w:rPr>
          <w:lang w:val="en-US"/>
        </w:rPr>
        <w:t xml:space="preserve">, aiming to support users to find useful learning resources. Take the massive amount of educational videos alone, the burden on storage system will be huge. Moreover, copyright protection definitely cannot be neglected.  </w:t>
      </w:r>
    </w:p>
    <w:p w14:paraId="7AB3E54D" w14:textId="77777777" w:rsidR="00586423" w:rsidRDefault="007D160A">
      <w:pPr>
        <w:pStyle w:val="Heading3"/>
        <w:rPr>
          <w:rFonts w:eastAsia="Noto Sans CJK SC"/>
        </w:rPr>
      </w:pPr>
      <w:bookmarkStart w:id="202" w:name="_Toc159884515"/>
      <w:bookmarkStart w:id="203" w:name="_Toc1200483010"/>
      <w:r>
        <w:rPr>
          <w:rFonts w:eastAsia="Noto Sans CJK SC"/>
        </w:rPr>
        <w:t>3.1.1 Resource Crawler</w:t>
      </w:r>
      <w:bookmarkEnd w:id="202"/>
      <w:bookmarkEnd w:id="203"/>
    </w:p>
    <w:p w14:paraId="6270C776" w14:textId="77777777" w:rsidR="00586423" w:rsidRDefault="007D160A">
      <w:pPr>
        <w:rPr>
          <w:lang w:val="en-US"/>
        </w:rPr>
      </w:pPr>
      <w:r>
        <w:rPr>
          <w:lang w:val="en-US"/>
        </w:rPr>
        <w:t>Because of these concerns, different from the traditional search engine, this learning resource search engine does not use crawlers to obtain web page contents. The system only obtains and stores the information about the learning resources. To show the difference, this solution is named as “</w:t>
      </w:r>
      <w:r>
        <w:rPr>
          <w:b/>
          <w:lang w:val="en-US"/>
        </w:rPr>
        <w:t>Resource Crawler”</w:t>
      </w:r>
      <w:r>
        <w:rPr>
          <w:lang w:val="en-US"/>
        </w:rPr>
        <w:t>, instead of web crawler. As a result, this search engine will be a significantly light system to achieve high performance. The</w:t>
      </w:r>
      <w:r>
        <w:t xml:space="preserve"> </w:t>
      </w:r>
      <w:r>
        <w:rPr>
          <w:lang w:val="en-US"/>
        </w:rPr>
        <w:t xml:space="preserve">copyright issues and system </w:t>
      </w:r>
      <w:r>
        <w:t>over-</w:t>
      </w:r>
      <w:r>
        <w:rPr>
          <w:lang w:val="en-US"/>
        </w:rPr>
        <w:t xml:space="preserve">storage problems can be both avoided. </w:t>
      </w:r>
    </w:p>
    <w:p w14:paraId="1BA0E9E3" w14:textId="77777777" w:rsidR="00586423" w:rsidRDefault="00586423">
      <w:pPr>
        <w:rPr>
          <w:lang w:val="en-US"/>
        </w:rPr>
      </w:pPr>
    </w:p>
    <w:p w14:paraId="07397226" w14:textId="77777777" w:rsidR="00586423" w:rsidRDefault="007D160A">
      <w:r>
        <w:rPr>
          <w:lang w:val="en-US"/>
        </w:rPr>
        <w:t>The “Resource Crawler” collects the information of resource, in another words, the meta</w:t>
      </w:r>
      <w:r>
        <w:t>-</w:t>
      </w:r>
      <w:r>
        <w:rPr>
          <w:lang w:val="en-US"/>
        </w:rPr>
        <w:t>data of resources</w:t>
      </w:r>
      <w:r>
        <w:t>, such as titles, locations, tags, publishers, descriptions, comments, and etc., many of which obviously require input from users.  Meta-data are organized in system database, supporting inquires.  Through these information, the value (quality) of resources can be defined or estimated, and users can search and locate the original resource content. It helps users find useful resources and study.</w:t>
      </w:r>
    </w:p>
    <w:p w14:paraId="41DCD6A0" w14:textId="77777777" w:rsidR="00586423" w:rsidRDefault="007D160A">
      <w:pPr>
        <w:pStyle w:val="Heading3"/>
        <w:rPr>
          <w:rFonts w:eastAsia="Noto Sans CJK SC"/>
        </w:rPr>
      </w:pPr>
      <w:bookmarkStart w:id="204" w:name="_Toc1874021368"/>
      <w:bookmarkStart w:id="205" w:name="_Toc443495154"/>
      <w:r>
        <w:rPr>
          <w:rFonts w:eastAsia="Noto Sans CJK SC"/>
        </w:rPr>
        <w:t>3.1.2 Data Storage and Query</w:t>
      </w:r>
      <w:bookmarkEnd w:id="204"/>
      <w:bookmarkEnd w:id="205"/>
      <w:r>
        <w:rPr>
          <w:rFonts w:eastAsia="Noto Sans CJK SC"/>
        </w:rPr>
        <w:t xml:space="preserve"> </w:t>
      </w:r>
    </w:p>
    <w:p w14:paraId="50228227" w14:textId="77777777" w:rsidR="00586423" w:rsidRDefault="007D160A">
      <w:pPr>
        <w:rPr>
          <w:rFonts w:eastAsia="Noto Sans CJK SC"/>
        </w:rPr>
      </w:pPr>
      <w:r>
        <w:rPr>
          <w:rFonts w:eastAsia="Noto Sans CJK SC"/>
        </w:rPr>
        <w:t>Even though only resource information are stored, the database needs to handle the potentially very high volume of growing data. Users need quick searches; and they depend on a high performance design of the search engine system, in particular, an efficient storage structure to support information access. Every query is filtered from such a huge amount of data. The system built for this thesis uses a 3-layers storage structure and an encoded keyword mapping method to improve the search efficiency. For the application in the actual production environment, the storage needs to adopt the distributed system design.</w:t>
      </w:r>
    </w:p>
    <w:p w14:paraId="56E7FDB0" w14:textId="77777777" w:rsidR="00586423" w:rsidRDefault="007D160A">
      <w:pPr>
        <w:pStyle w:val="Heading2"/>
        <w:rPr>
          <w:rFonts w:eastAsia="Noto Sans CJK SC"/>
        </w:rPr>
      </w:pPr>
      <w:bookmarkStart w:id="206" w:name="_om47wqu8fbvf"/>
      <w:bookmarkStart w:id="207" w:name="_Toc1081136313"/>
      <w:bookmarkStart w:id="208" w:name="_Toc85683731"/>
      <w:bookmarkEnd w:id="206"/>
      <w:r>
        <w:rPr>
          <w:rFonts w:eastAsia="Noto Sans CJK SC"/>
        </w:rPr>
        <w:t>3.2 Issues of Defining Resource Value</w:t>
      </w:r>
      <w:bookmarkEnd w:id="207"/>
      <w:bookmarkEnd w:id="208"/>
    </w:p>
    <w:p w14:paraId="1CFC3BE1" w14:textId="77777777" w:rsidR="00586423" w:rsidRDefault="007D160A">
      <w:pPr>
        <w:rPr>
          <w:rFonts w:eastAsia="Noto Sans CJK SC"/>
        </w:rPr>
      </w:pPr>
      <w:r>
        <w:rPr>
          <w:rFonts w:eastAsia="Noto Sans CJK SC"/>
        </w:rPr>
        <w:t xml:space="preserve">There are many challenges to address to collect valuable resources. First of all, how to determine whether </w:t>
      </w:r>
      <w:proofErr w:type="gramStart"/>
      <w:r>
        <w:rPr>
          <w:rFonts w:eastAsia="Noto Sans CJK SC"/>
        </w:rPr>
        <w:t>a  recourse</w:t>
      </w:r>
      <w:proofErr w:type="gramEnd"/>
      <w:r>
        <w:rPr>
          <w:rFonts w:eastAsia="Noto Sans CJK SC"/>
        </w:rPr>
        <w:t xml:space="preserve"> is valuable? The Internet Crawler “spiders” are not something smart like human beings, the only thing they do is collecting and bringing the copies of the information back. Much meaningless and even fake or unhealthy information is obtained too. The search engine should not only filter bad impropriety or dangerous information, but also recommend the content according to the user's interest; however, that is still </w:t>
      </w:r>
      <w:r>
        <w:rPr>
          <w:rFonts w:eastAsia="Noto Sans CJK SC"/>
        </w:rPr>
        <w:lastRenderedPageBreak/>
        <w:t>far from the definition of being valuable resources. Some issues can be magnified to different areas and user groups.</w:t>
      </w:r>
    </w:p>
    <w:p w14:paraId="1391F2A5" w14:textId="77777777" w:rsidR="00586423" w:rsidRDefault="007D160A">
      <w:pPr>
        <w:pStyle w:val="Heading3"/>
        <w:rPr>
          <w:rFonts w:eastAsia="Noto Sans CJK SC"/>
        </w:rPr>
      </w:pPr>
      <w:bookmarkStart w:id="209" w:name="_Toc1227904718"/>
      <w:bookmarkStart w:id="210" w:name="_Toc331694760"/>
      <w:r>
        <w:rPr>
          <w:rFonts w:eastAsia="Noto Sans CJK SC"/>
        </w:rPr>
        <w:t>3.2.1 Value related to resources</w:t>
      </w:r>
      <w:bookmarkEnd w:id="209"/>
      <w:bookmarkEnd w:id="210"/>
    </w:p>
    <w:p w14:paraId="6116577E" w14:textId="77777777" w:rsidR="00586423" w:rsidRDefault="007D160A">
      <w:pPr>
        <w:rPr>
          <w:rFonts w:eastAsia="Noto Sans CJK SC"/>
        </w:rPr>
      </w:pPr>
      <w:r>
        <w:rPr>
          <w:rFonts w:eastAsia="Noto Sans CJK SC"/>
        </w:rPr>
        <w:t xml:space="preserve">In the field of education, there are many issues exposed by traditional search engines. It could be directly regarding resource quality. Below are some of the practical questions related to </w:t>
      </w:r>
      <w:proofErr w:type="gramStart"/>
      <w:r>
        <w:rPr>
          <w:rFonts w:eastAsia="Noto Sans CJK SC"/>
        </w:rPr>
        <w:t>resources:</w:t>
      </w:r>
      <w:proofErr w:type="gramEnd"/>
    </w:p>
    <w:p w14:paraId="3127556A" w14:textId="77777777" w:rsidR="00586423" w:rsidRDefault="00586423">
      <w:pPr>
        <w:rPr>
          <w:rFonts w:eastAsia="Noto Sans CJK SC"/>
        </w:rPr>
      </w:pPr>
    </w:p>
    <w:p w14:paraId="4D0498C7" w14:textId="77777777" w:rsidR="00586423" w:rsidRDefault="007D160A">
      <w:pPr>
        <w:numPr>
          <w:ilvl w:val="0"/>
          <w:numId w:val="6"/>
        </w:numPr>
        <w:rPr>
          <w:rFonts w:eastAsia="Noto Sans CJK SC"/>
        </w:rPr>
      </w:pPr>
      <w:r>
        <w:rPr>
          <w:rFonts w:eastAsia="Noto Sans CJK SC"/>
        </w:rPr>
        <w:t>Is the resource reliable? (Does it provide correct information? Is the provider reliable?)</w:t>
      </w:r>
    </w:p>
    <w:p w14:paraId="4465D8E5" w14:textId="77777777" w:rsidR="00586423" w:rsidRDefault="007D160A">
      <w:pPr>
        <w:numPr>
          <w:ilvl w:val="0"/>
          <w:numId w:val="6"/>
        </w:numPr>
        <w:rPr>
          <w:rFonts w:eastAsia="Noto Sans CJK SC"/>
        </w:rPr>
      </w:pPr>
      <w:r>
        <w:rPr>
          <w:rFonts w:eastAsia="Noto Sans CJK SC"/>
        </w:rPr>
        <w:t>How relevant is the resource to the user's search? (</w:t>
      </w:r>
      <w:proofErr w:type="gramStart"/>
      <w:r>
        <w:rPr>
          <w:rFonts w:eastAsia="Noto Sans CJK SC"/>
        </w:rPr>
        <w:t>e.g</w:t>
      </w:r>
      <w:proofErr w:type="gramEnd"/>
      <w:r>
        <w:rPr>
          <w:rFonts w:eastAsia="Noto Sans CJK SC"/>
        </w:rPr>
        <w:t>. matching keywords.)</w:t>
      </w:r>
    </w:p>
    <w:p w14:paraId="123E916D" w14:textId="77777777" w:rsidR="00586423" w:rsidRDefault="007D160A">
      <w:pPr>
        <w:numPr>
          <w:ilvl w:val="0"/>
          <w:numId w:val="6"/>
        </w:numPr>
        <w:rPr>
          <w:rFonts w:eastAsia="Noto Sans CJK SC"/>
        </w:rPr>
      </w:pPr>
      <w:r>
        <w:rPr>
          <w:rFonts w:eastAsia="Noto Sans CJK SC"/>
        </w:rPr>
        <w:t>Is the resource up-to-date? (When was the resource last updated?  )</w:t>
      </w:r>
    </w:p>
    <w:p w14:paraId="055DB9F9" w14:textId="77777777" w:rsidR="00586423" w:rsidRDefault="007D160A">
      <w:pPr>
        <w:numPr>
          <w:ilvl w:val="0"/>
          <w:numId w:val="6"/>
        </w:numPr>
        <w:rPr>
          <w:rFonts w:eastAsia="Noto Sans CJK SC"/>
        </w:rPr>
      </w:pPr>
      <w:r>
        <w:rPr>
          <w:rFonts w:eastAsia="Noto Sans CJK SC"/>
        </w:rPr>
        <w:t>Is information appropriate? (Is the resource safe?)</w:t>
      </w:r>
    </w:p>
    <w:p w14:paraId="77B441D9" w14:textId="77777777" w:rsidR="00586423" w:rsidRDefault="007D160A">
      <w:pPr>
        <w:numPr>
          <w:ilvl w:val="0"/>
          <w:numId w:val="6"/>
        </w:numPr>
        <w:rPr>
          <w:rFonts w:eastAsia="Noto Sans CJK SC"/>
        </w:rPr>
      </w:pPr>
      <w:r>
        <w:rPr>
          <w:rFonts w:eastAsia="Noto Sans CJK SC"/>
        </w:rPr>
        <w:t>Is the information redundant? (Are they repeated copies of the content?)</w:t>
      </w:r>
    </w:p>
    <w:p w14:paraId="594F0B1B" w14:textId="77777777" w:rsidR="00586423" w:rsidRDefault="007D160A">
      <w:pPr>
        <w:numPr>
          <w:ilvl w:val="0"/>
          <w:numId w:val="6"/>
        </w:numPr>
        <w:rPr>
          <w:rFonts w:eastAsia="Noto Sans CJK SC"/>
        </w:rPr>
      </w:pPr>
      <w:r>
        <w:rPr>
          <w:rFonts w:eastAsia="Noto Sans CJK SC"/>
        </w:rPr>
        <w:t>How much time is needed to go through the resource? (</w:t>
      </w:r>
      <w:proofErr w:type="gramStart"/>
      <w:r>
        <w:rPr>
          <w:rFonts w:eastAsia="Noto Sans CJK SC"/>
        </w:rPr>
        <w:t>e.g</w:t>
      </w:r>
      <w:proofErr w:type="gramEnd"/>
      <w:r>
        <w:rPr>
          <w:rFonts w:eastAsia="Noto Sans CJK SC"/>
        </w:rPr>
        <w:t xml:space="preserve">. length of a video.) </w:t>
      </w:r>
    </w:p>
    <w:p w14:paraId="4869EC97" w14:textId="77777777" w:rsidR="00586423" w:rsidRDefault="007D160A">
      <w:pPr>
        <w:numPr>
          <w:ilvl w:val="0"/>
          <w:numId w:val="6"/>
        </w:numPr>
        <w:rPr>
          <w:rFonts w:eastAsia="Noto Sans CJK SC"/>
        </w:rPr>
      </w:pPr>
      <w:r>
        <w:rPr>
          <w:rFonts w:eastAsia="Noto Sans CJK SC"/>
        </w:rPr>
        <w:t>What is the monetary cost? (Is it free? How is the price?)</w:t>
      </w:r>
    </w:p>
    <w:p w14:paraId="22A63845" w14:textId="77777777" w:rsidR="00586423" w:rsidRDefault="007D160A">
      <w:pPr>
        <w:numPr>
          <w:ilvl w:val="0"/>
          <w:numId w:val="6"/>
        </w:numPr>
        <w:rPr>
          <w:rFonts w:eastAsia="Noto Sans CJK SC"/>
        </w:rPr>
      </w:pPr>
      <w:r>
        <w:rPr>
          <w:rFonts w:eastAsia="Noto Sans CJK SC"/>
        </w:rPr>
        <w:t xml:space="preserve">How many </w:t>
      </w:r>
      <w:r>
        <w:rPr>
          <w:rFonts w:eastAsia="Noto Sans CJK SC" w:hint="eastAsia"/>
          <w:lang w:val="en-US"/>
        </w:rPr>
        <w:t>positive feedback</w:t>
      </w:r>
      <w:r>
        <w:rPr>
          <w:rFonts w:eastAsia="Noto Sans CJK SC"/>
        </w:rPr>
        <w:t xml:space="preserve">? (Do other users find the resource useful?) </w:t>
      </w:r>
    </w:p>
    <w:p w14:paraId="5DC9799E" w14:textId="77777777" w:rsidR="00586423" w:rsidRDefault="00586423">
      <w:pPr>
        <w:rPr>
          <w:rFonts w:eastAsia="Noto Sans CJK SC"/>
        </w:rPr>
      </w:pPr>
    </w:p>
    <w:p w14:paraId="154B9857" w14:textId="77777777" w:rsidR="00586423" w:rsidRDefault="007D160A">
      <w:pPr>
        <w:rPr>
          <w:rFonts w:eastAsia="Noto Sans CJK SC"/>
        </w:rPr>
      </w:pPr>
      <w:r>
        <w:rPr>
          <w:rFonts w:eastAsia="Noto Sans CJK SC"/>
        </w:rPr>
        <w:t>To solve this problem, the new search engine is designed to meet educational purpose, to support different types of users, returning valuable search result and maintain query efficiency in term of speed. Several techniques are created. We summarize them into two problems to address:</w:t>
      </w:r>
    </w:p>
    <w:p w14:paraId="101FF157" w14:textId="77777777" w:rsidR="00586423" w:rsidRDefault="00586423">
      <w:pPr>
        <w:rPr>
          <w:rFonts w:eastAsia="Noto Sans CJK SC"/>
        </w:rPr>
      </w:pPr>
    </w:p>
    <w:p w14:paraId="347A3EC5" w14:textId="77777777" w:rsidR="00586423" w:rsidRDefault="007D160A">
      <w:pPr>
        <w:numPr>
          <w:ilvl w:val="0"/>
          <w:numId w:val="7"/>
        </w:numPr>
        <w:rPr>
          <w:rFonts w:eastAsia="Noto Sans CJK SC"/>
        </w:rPr>
      </w:pPr>
      <w:r>
        <w:rPr>
          <w:rFonts w:eastAsia="Noto Sans CJK SC"/>
        </w:rPr>
        <w:t xml:space="preserve">How to collect and manages education resources? </w:t>
      </w:r>
    </w:p>
    <w:p w14:paraId="50C6CCD4" w14:textId="77777777" w:rsidR="00586423" w:rsidRDefault="007D160A">
      <w:pPr>
        <w:numPr>
          <w:ilvl w:val="0"/>
          <w:numId w:val="7"/>
        </w:numPr>
        <w:rPr>
          <w:rFonts w:eastAsia="Noto Sans CJK SC"/>
        </w:rPr>
      </w:pPr>
      <w:r>
        <w:rPr>
          <w:rFonts w:eastAsia="Noto Sans CJK SC"/>
        </w:rPr>
        <w:t>How to define a valuable learning resource?</w:t>
      </w:r>
    </w:p>
    <w:p w14:paraId="75ACC2DE" w14:textId="77777777" w:rsidR="00586423" w:rsidRDefault="007D160A">
      <w:pPr>
        <w:numPr>
          <w:ilvl w:val="0"/>
          <w:numId w:val="7"/>
        </w:numPr>
        <w:rPr>
          <w:rFonts w:eastAsia="Noto Sans CJK SC"/>
        </w:rPr>
      </w:pPr>
      <w:r>
        <w:rPr>
          <w:rFonts w:eastAsia="Noto Sans CJK SC"/>
        </w:rPr>
        <w:t xml:space="preserve">How to quickly process queries from </w:t>
      </w:r>
      <w:proofErr w:type="gramStart"/>
      <w:r>
        <w:rPr>
          <w:rFonts w:eastAsia="Noto Sans CJK SC"/>
        </w:rPr>
        <w:t>users ?</w:t>
      </w:r>
      <w:proofErr w:type="gramEnd"/>
      <w:r>
        <w:rPr>
          <w:rFonts w:eastAsia="Noto Sans CJK SC"/>
        </w:rPr>
        <w:t xml:space="preserve"> </w:t>
      </w:r>
    </w:p>
    <w:p w14:paraId="7FBCC764" w14:textId="77777777" w:rsidR="00586423" w:rsidRDefault="007D160A">
      <w:pPr>
        <w:pStyle w:val="Heading3"/>
      </w:pPr>
      <w:bookmarkStart w:id="211" w:name="_ijbx9ztbzl2d"/>
      <w:bookmarkStart w:id="212" w:name="_Toc2087325708"/>
      <w:bookmarkStart w:id="213" w:name="_Toc228864278"/>
      <w:bookmarkEnd w:id="211"/>
      <w:r>
        <w:t>3.2.2 Value related to user types</w:t>
      </w:r>
      <w:bookmarkEnd w:id="212"/>
      <w:bookmarkEnd w:id="213"/>
      <w:r>
        <w:t xml:space="preserve"> </w:t>
      </w:r>
    </w:p>
    <w:p w14:paraId="083A3434" w14:textId="77777777" w:rsidR="00586423" w:rsidRDefault="007D160A">
      <w:pPr>
        <w:rPr>
          <w:rFonts w:eastAsia="Noto Sans CJK SC"/>
          <w:bCs/>
        </w:rPr>
      </w:pPr>
      <w:r>
        <w:rPr>
          <w:rFonts w:eastAsia="Noto Sans CJK SC"/>
          <w:bCs/>
        </w:rPr>
        <w:t xml:space="preserve">Even if the resources are reliable and safe, for different user groups, they can be still be good or bad, because users of different ages, level of educations, skill experiences, and even learning preferences have different needs and expectation of what they look for. Ideally, search results should be close to the ability of different users. Below are some questions more from user perspective. </w:t>
      </w:r>
    </w:p>
    <w:p w14:paraId="3BF15F85" w14:textId="77777777" w:rsidR="00586423" w:rsidRDefault="00586423">
      <w:pPr>
        <w:rPr>
          <w:rFonts w:eastAsia="Noto Sans CJK SC"/>
          <w:bCs/>
        </w:rPr>
      </w:pPr>
    </w:p>
    <w:p w14:paraId="35EA46BC" w14:textId="77777777" w:rsidR="00586423" w:rsidRDefault="007D160A">
      <w:pPr>
        <w:numPr>
          <w:ilvl w:val="0"/>
          <w:numId w:val="8"/>
        </w:numPr>
        <w:rPr>
          <w:rFonts w:eastAsia="Noto Sans CJK SC"/>
          <w:bCs/>
        </w:rPr>
      </w:pPr>
      <w:r>
        <w:rPr>
          <w:rFonts w:eastAsia="Noto Sans CJK SC"/>
          <w:bCs/>
        </w:rPr>
        <w:t xml:space="preserve">What age group is the recourse suitable for? </w:t>
      </w:r>
    </w:p>
    <w:p w14:paraId="77A876D5" w14:textId="77777777" w:rsidR="00586423" w:rsidRDefault="007D160A">
      <w:pPr>
        <w:numPr>
          <w:ilvl w:val="0"/>
          <w:numId w:val="8"/>
        </w:numPr>
        <w:rPr>
          <w:rFonts w:eastAsia="Noto Sans CJK SC"/>
          <w:bCs/>
        </w:rPr>
      </w:pPr>
      <w:r>
        <w:rPr>
          <w:rFonts w:eastAsia="Noto Sans CJK SC"/>
          <w:bCs/>
        </w:rPr>
        <w:t xml:space="preserve">What grade level is the resource for?  </w:t>
      </w:r>
    </w:p>
    <w:p w14:paraId="14E3AFBC" w14:textId="77777777" w:rsidR="00586423" w:rsidRDefault="007D160A">
      <w:pPr>
        <w:numPr>
          <w:ilvl w:val="0"/>
          <w:numId w:val="8"/>
        </w:numPr>
        <w:rPr>
          <w:rFonts w:eastAsia="Noto Sans CJK SC"/>
          <w:bCs/>
        </w:rPr>
      </w:pPr>
      <w:r>
        <w:rPr>
          <w:rFonts w:eastAsia="Noto Sans CJK SC"/>
          <w:bCs/>
        </w:rPr>
        <w:t>What type of resource is it? (e.g. recording, cartoon, for user preference)</w:t>
      </w:r>
    </w:p>
    <w:p w14:paraId="7DD97791" w14:textId="77777777" w:rsidR="00586423" w:rsidRDefault="007D160A">
      <w:pPr>
        <w:numPr>
          <w:ilvl w:val="0"/>
          <w:numId w:val="8"/>
        </w:numPr>
        <w:rPr>
          <w:rFonts w:eastAsia="Noto Sans CJK SC"/>
          <w:bCs/>
        </w:rPr>
      </w:pPr>
      <w:r>
        <w:rPr>
          <w:rFonts w:eastAsia="Noto Sans CJK SC"/>
          <w:bCs/>
        </w:rPr>
        <w:t>Is it for professionals in the field?</w:t>
      </w:r>
    </w:p>
    <w:p w14:paraId="1ACCDF54" w14:textId="77777777" w:rsidR="00586423" w:rsidRDefault="007D160A">
      <w:pPr>
        <w:numPr>
          <w:ilvl w:val="0"/>
          <w:numId w:val="8"/>
        </w:numPr>
        <w:rPr>
          <w:rFonts w:eastAsia="Noto Sans CJK SC"/>
          <w:bCs/>
        </w:rPr>
      </w:pPr>
      <w:r>
        <w:rPr>
          <w:rFonts w:eastAsia="Noto Sans CJK SC"/>
          <w:bCs/>
        </w:rPr>
        <w:t>What experience level is the resource for? (e.g. entry-level, intermediate, senior)</w:t>
      </w:r>
    </w:p>
    <w:p w14:paraId="40A0517D" w14:textId="77777777" w:rsidR="00586423" w:rsidRDefault="007D160A">
      <w:pPr>
        <w:numPr>
          <w:ilvl w:val="0"/>
          <w:numId w:val="8"/>
        </w:numPr>
        <w:rPr>
          <w:rFonts w:eastAsia="Noto Sans CJK SC"/>
          <w:bCs/>
        </w:rPr>
      </w:pPr>
      <w:r>
        <w:rPr>
          <w:rFonts w:eastAsia="Noto Sans CJK SC"/>
          <w:bCs/>
        </w:rPr>
        <w:t xml:space="preserve">Is it made for users of special ability? (e.g. language, disability) </w:t>
      </w:r>
    </w:p>
    <w:p w14:paraId="6162F62F" w14:textId="77777777" w:rsidR="00586423" w:rsidRDefault="00586423">
      <w:pPr>
        <w:rPr>
          <w:rFonts w:eastAsia="Noto Sans CJK SC"/>
          <w:bCs/>
        </w:rPr>
      </w:pPr>
    </w:p>
    <w:p w14:paraId="2C8B57BF" w14:textId="77777777" w:rsidR="00586423" w:rsidRDefault="007D160A">
      <w:pPr>
        <w:rPr>
          <w:rFonts w:eastAsia="Noto Sans CJK SC"/>
          <w:bCs/>
        </w:rPr>
      </w:pPr>
      <w:r>
        <w:rPr>
          <w:rFonts w:eastAsia="Noto Sans CJK SC"/>
          <w:bCs/>
        </w:rPr>
        <w:lastRenderedPageBreak/>
        <w:t>Inspired by the advantages of valuable resources in business field as discussed in Section 2.4, we define the value of learning resources, based on the following characteristics:</w:t>
      </w:r>
    </w:p>
    <w:p w14:paraId="78B1F8B9" w14:textId="77777777" w:rsidR="00586423" w:rsidRDefault="00586423">
      <w:pPr>
        <w:rPr>
          <w:rFonts w:eastAsia="Noto Sans CJK SC"/>
          <w:bCs/>
        </w:rPr>
      </w:pPr>
    </w:p>
    <w:p w14:paraId="5E9FD634" w14:textId="77777777" w:rsidR="00586423" w:rsidRDefault="007D160A">
      <w:pPr>
        <w:numPr>
          <w:ilvl w:val="0"/>
          <w:numId w:val="9"/>
        </w:numPr>
        <w:rPr>
          <w:rFonts w:eastAsia="Noto Sans CJK SC"/>
          <w:bCs/>
        </w:rPr>
      </w:pPr>
      <w:r>
        <w:rPr>
          <w:rFonts w:eastAsia="Noto Sans CJK SC"/>
          <w:bCs/>
        </w:rPr>
        <w:t>Reliability</w:t>
      </w:r>
    </w:p>
    <w:p w14:paraId="34E9729E" w14:textId="77777777" w:rsidR="00586423" w:rsidRDefault="007D160A">
      <w:pPr>
        <w:numPr>
          <w:ilvl w:val="0"/>
          <w:numId w:val="9"/>
        </w:numPr>
        <w:rPr>
          <w:rFonts w:eastAsia="Noto Sans CJK SC"/>
          <w:bCs/>
        </w:rPr>
      </w:pPr>
      <w:r>
        <w:rPr>
          <w:rFonts w:eastAsia="Noto Sans CJK SC"/>
          <w:bCs/>
        </w:rPr>
        <w:t>Practicality</w:t>
      </w:r>
    </w:p>
    <w:p w14:paraId="7ADED62F" w14:textId="77777777" w:rsidR="00586423" w:rsidRDefault="007D160A">
      <w:pPr>
        <w:numPr>
          <w:ilvl w:val="0"/>
          <w:numId w:val="9"/>
        </w:numPr>
        <w:rPr>
          <w:rFonts w:eastAsia="Noto Sans CJK SC"/>
          <w:bCs/>
        </w:rPr>
      </w:pPr>
      <w:r>
        <w:rPr>
          <w:rFonts w:eastAsia="Noto Sans CJK SC"/>
          <w:bCs/>
        </w:rPr>
        <w:t>Suitability</w:t>
      </w:r>
    </w:p>
    <w:p w14:paraId="51CBD185" w14:textId="77777777" w:rsidR="00586423" w:rsidRDefault="007D160A">
      <w:pPr>
        <w:numPr>
          <w:ilvl w:val="0"/>
          <w:numId w:val="9"/>
        </w:numPr>
        <w:rPr>
          <w:rFonts w:eastAsia="Noto Sans CJK SC"/>
          <w:bCs/>
        </w:rPr>
      </w:pPr>
      <w:r>
        <w:rPr>
          <w:rFonts w:eastAsia="Noto Sans CJK SC"/>
          <w:bCs/>
        </w:rPr>
        <w:t>Popularity</w:t>
      </w:r>
    </w:p>
    <w:p w14:paraId="1331AC51" w14:textId="77777777" w:rsidR="00586423" w:rsidRDefault="007D160A">
      <w:pPr>
        <w:numPr>
          <w:ilvl w:val="0"/>
          <w:numId w:val="9"/>
        </w:numPr>
        <w:rPr>
          <w:rFonts w:eastAsia="Noto Sans CJK SC"/>
          <w:bCs/>
        </w:rPr>
      </w:pPr>
      <w:r>
        <w:rPr>
          <w:rFonts w:eastAsia="Noto Sans CJK SC"/>
          <w:bCs/>
        </w:rPr>
        <w:t xml:space="preserve">Feedback </w:t>
      </w:r>
    </w:p>
    <w:p w14:paraId="73AC6076" w14:textId="77777777" w:rsidR="00586423" w:rsidRDefault="007D160A">
      <w:pPr>
        <w:numPr>
          <w:ilvl w:val="0"/>
          <w:numId w:val="9"/>
        </w:numPr>
        <w:rPr>
          <w:rFonts w:eastAsia="Noto Sans CJK SC"/>
          <w:bCs/>
        </w:rPr>
      </w:pPr>
      <w:r>
        <w:rPr>
          <w:rFonts w:eastAsia="Noto Sans CJK SC"/>
          <w:bCs/>
        </w:rPr>
        <w:t>Cost</w:t>
      </w:r>
    </w:p>
    <w:p w14:paraId="36FD822F" w14:textId="77777777" w:rsidR="00586423" w:rsidRDefault="00586423">
      <w:pPr>
        <w:rPr>
          <w:rFonts w:eastAsia="Noto Sans CJK SC"/>
          <w:bCs/>
        </w:rPr>
      </w:pPr>
    </w:p>
    <w:p w14:paraId="36780D88" w14:textId="77777777" w:rsidR="00586423" w:rsidRDefault="007D160A">
      <w:pPr>
        <w:rPr>
          <w:rFonts w:eastAsia="Noto Sans CJK SC"/>
          <w:bCs/>
          <w:color w:val="FF0000"/>
        </w:rPr>
      </w:pPr>
      <w:r>
        <w:rPr>
          <w:rFonts w:eastAsia="Noto Sans CJK SC"/>
          <w:bCs/>
        </w:rPr>
        <w:t xml:space="preserve">These 6 characteristics are used to determine </w:t>
      </w:r>
      <w:proofErr w:type="gramStart"/>
      <w:r>
        <w:rPr>
          <w:rFonts w:eastAsia="Noto Sans CJK SC"/>
          <w:bCs/>
        </w:rPr>
        <w:t>whether  a</w:t>
      </w:r>
      <w:proofErr w:type="gramEnd"/>
      <w:r>
        <w:rPr>
          <w:rFonts w:eastAsia="Noto Sans CJK SC"/>
          <w:bCs/>
        </w:rPr>
        <w:t xml:space="preserve"> learning resource is reliable and with high-quality learning resource. As shown in Fig 2, the 6 characteristics are used to evaluate the value of resources, of which light blue is the dynamic characteristic and gray ones are static characteristics. ‘Dynamic Characteristics’ are generated dynamically during searching and ranking, based on input keywords, while the ‘Static characteristics are stored in the database statically. “Static” is not “constant”. It means a characteristic is only changed when the data of resource is changed, such as feedback, cost, and etc. Dynamic characteristics are generated in real time.</w:t>
      </w:r>
    </w:p>
    <w:p w14:paraId="36ABE6AF" w14:textId="77777777" w:rsidR="00586423" w:rsidRDefault="00586423">
      <w:pPr>
        <w:rPr>
          <w:rFonts w:eastAsia="Noto Sans CJK SC"/>
        </w:rPr>
      </w:pPr>
    </w:p>
    <w:p w14:paraId="7BBD9DF7" w14:textId="77777777" w:rsidR="00586423" w:rsidRDefault="007D160A">
      <w:r>
        <w:rPr>
          <w:noProof/>
          <w:lang w:val="en-US" w:eastAsia="en-US"/>
        </w:rPr>
        <w:drawing>
          <wp:inline distT="0" distB="0" distL="114300" distR="114300" wp14:anchorId="29841792" wp14:editId="19DB098D">
            <wp:extent cx="3478845" cy="3497284"/>
            <wp:effectExtent l="0" t="0" r="1270" b="0"/>
            <wp:docPr id="11" name="Picture 11" descr="DLRV 5 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LRV 5 attributes"/>
                    <pic:cNvPicPr>
                      <a:picLocks noChangeAspect="1"/>
                    </pic:cNvPicPr>
                  </pic:nvPicPr>
                  <pic:blipFill>
                    <a:blip r:embed="rId23"/>
                    <a:stretch>
                      <a:fillRect/>
                    </a:stretch>
                  </pic:blipFill>
                  <pic:spPr>
                    <a:xfrm>
                      <a:off x="0" y="0"/>
                      <a:ext cx="3494935" cy="3513460"/>
                    </a:xfrm>
                    <a:prstGeom prst="rect">
                      <a:avLst/>
                    </a:prstGeom>
                  </pic:spPr>
                </pic:pic>
              </a:graphicData>
            </a:graphic>
          </wp:inline>
        </w:drawing>
      </w:r>
    </w:p>
    <w:p w14:paraId="3461F721" w14:textId="77777777" w:rsidR="00586423" w:rsidRDefault="007D160A">
      <w:pPr>
        <w:pStyle w:val="Index"/>
        <w:jc w:val="both"/>
        <w:rPr>
          <w:rFonts w:eastAsia="Noto Sans CJK SC"/>
        </w:rPr>
      </w:pPr>
      <w:r>
        <w:t xml:space="preserve">Figure 2 </w:t>
      </w:r>
      <w:proofErr w:type="gramStart"/>
      <w:r>
        <w:t>The</w:t>
      </w:r>
      <w:proofErr w:type="gramEnd"/>
      <w:r>
        <w:t xml:space="preserve"> characteristics for DLRV</w:t>
      </w:r>
    </w:p>
    <w:p w14:paraId="2D528422" w14:textId="77777777" w:rsidR="00586423" w:rsidRDefault="007D160A">
      <w:pPr>
        <w:pStyle w:val="Heading1"/>
      </w:pPr>
      <w:bookmarkStart w:id="214" w:name="_Toc1379085769"/>
      <w:bookmarkStart w:id="215" w:name="_Toc1453921277"/>
      <w:r>
        <w:lastRenderedPageBreak/>
        <w:t>4 SYSTEM DESIGN</w:t>
      </w:r>
      <w:bookmarkEnd w:id="214"/>
      <w:bookmarkEnd w:id="215"/>
      <w:r>
        <w:t xml:space="preserve"> </w:t>
      </w:r>
    </w:p>
    <w:p w14:paraId="51A3C958" w14:textId="77777777" w:rsidR="00586423" w:rsidRDefault="007D160A">
      <w:pPr>
        <w:pStyle w:val="Heading2"/>
      </w:pPr>
      <w:bookmarkStart w:id="216" w:name="_Toc1311749770"/>
      <w:bookmarkStart w:id="217" w:name="_Toc1329161709"/>
      <w:r>
        <w:t>4.1 Requirements</w:t>
      </w:r>
      <w:bookmarkEnd w:id="216"/>
      <w:bookmarkEnd w:id="217"/>
      <w:r>
        <w:t xml:space="preserve"> </w:t>
      </w:r>
    </w:p>
    <w:p w14:paraId="13700944" w14:textId="77777777" w:rsidR="00586423" w:rsidRDefault="007D160A">
      <w:pPr>
        <w:pStyle w:val="Heading3"/>
        <w:rPr>
          <w:rFonts w:eastAsia="Noto Sans CJK SC"/>
        </w:rPr>
      </w:pPr>
      <w:bookmarkStart w:id="218" w:name="_fxgv2kz75wn"/>
      <w:bookmarkStart w:id="219" w:name="_Toc1831151534"/>
      <w:bookmarkStart w:id="220" w:name="_Toc1592675569"/>
      <w:bookmarkEnd w:id="218"/>
      <w:r>
        <w:rPr>
          <w:rFonts w:eastAsia="Noto Sans CJK SC"/>
        </w:rPr>
        <w:t>4.1.1 Hardware requirements</w:t>
      </w:r>
      <w:bookmarkEnd w:id="219"/>
      <w:bookmarkEnd w:id="220"/>
    </w:p>
    <w:p w14:paraId="4C203671" w14:textId="77777777" w:rsidR="00586423" w:rsidRDefault="007D160A">
      <w:pPr>
        <w:rPr>
          <w:rFonts w:eastAsia="Noto Sans CJK SC"/>
        </w:rPr>
      </w:pPr>
      <w:r>
        <w:rPr>
          <w:rFonts w:eastAsia="Noto Sans CJK SC"/>
        </w:rPr>
        <w:t>The whole search engine platform requires several high-performance servers which can potentially undertake billions of requests from users. Search results are listed in the browser. We call these web applications or B/S architecture, B/S is browser and server, a kind of application allows users use browser access to server. Generally speaking, the requirement on server performance and system configuration is to meet the demand of user number and resource volume. Therefore, in the early stage, there is no detailed requirement report for the whole set of server-side hardware, but we lay out some basic requirements presumably.</w:t>
      </w:r>
    </w:p>
    <w:p w14:paraId="0AD5647F" w14:textId="77777777" w:rsidR="00586423" w:rsidRDefault="00586423">
      <w:pPr>
        <w:rPr>
          <w:rFonts w:eastAsia="Noto Sans CJK SC"/>
        </w:rPr>
      </w:pPr>
    </w:p>
    <w:p w14:paraId="377D0EA4" w14:textId="77777777" w:rsidR="00586423" w:rsidRDefault="007D160A">
      <w:pPr>
        <w:pStyle w:val="ListParagraph"/>
        <w:numPr>
          <w:ilvl w:val="0"/>
          <w:numId w:val="10"/>
        </w:numPr>
        <w:rPr>
          <w:rFonts w:eastAsia="Noto Sans CJK SC"/>
        </w:rPr>
      </w:pPr>
      <w:r>
        <w:rPr>
          <w:rFonts w:eastAsia="Noto Sans CJK SC"/>
        </w:rPr>
        <w:t>The dual core processor E3 based on X86 system</w:t>
      </w:r>
    </w:p>
    <w:p w14:paraId="53A76D63" w14:textId="77777777" w:rsidR="00586423" w:rsidRDefault="007D160A">
      <w:pPr>
        <w:pStyle w:val="ListParagraph"/>
        <w:numPr>
          <w:ilvl w:val="0"/>
          <w:numId w:val="10"/>
        </w:numPr>
        <w:rPr>
          <w:rFonts w:eastAsia="Noto Sans CJK SC"/>
        </w:rPr>
      </w:pPr>
      <w:r>
        <w:rPr>
          <w:rFonts w:eastAsia="Noto Sans CJK SC"/>
        </w:rPr>
        <w:t>More than 16GB RAM</w:t>
      </w:r>
    </w:p>
    <w:p w14:paraId="591C5790" w14:textId="77777777" w:rsidR="00586423" w:rsidRDefault="007D160A">
      <w:pPr>
        <w:pStyle w:val="ListParagraph"/>
        <w:numPr>
          <w:ilvl w:val="0"/>
          <w:numId w:val="10"/>
        </w:numPr>
        <w:rPr>
          <w:rFonts w:eastAsia="Noto Sans CJK SC"/>
        </w:rPr>
      </w:pPr>
      <w:r>
        <w:rPr>
          <w:rFonts w:eastAsia="Noto Sans CJK SC"/>
        </w:rPr>
        <w:t>80GB disk storage</w:t>
      </w:r>
    </w:p>
    <w:p w14:paraId="2F581F08" w14:textId="77777777" w:rsidR="00586423" w:rsidRDefault="007D160A">
      <w:pPr>
        <w:pStyle w:val="ListParagraph"/>
        <w:numPr>
          <w:ilvl w:val="0"/>
          <w:numId w:val="10"/>
        </w:numPr>
        <w:rPr>
          <w:rFonts w:eastAsia="Noto Sans CJK SC"/>
        </w:rPr>
      </w:pPr>
      <w:r>
        <w:rPr>
          <w:rFonts w:eastAsia="Noto Sans CJK SC"/>
        </w:rPr>
        <w:t>Independent database server</w:t>
      </w:r>
    </w:p>
    <w:p w14:paraId="62AB4913" w14:textId="77777777" w:rsidR="00586423" w:rsidRDefault="007D160A">
      <w:pPr>
        <w:pStyle w:val="ListParagraph"/>
        <w:numPr>
          <w:ilvl w:val="0"/>
          <w:numId w:val="10"/>
        </w:numPr>
        <w:rPr>
          <w:rFonts w:eastAsia="Noto Sans CJK SC"/>
        </w:rPr>
      </w:pPr>
      <w:r>
        <w:rPr>
          <w:rFonts w:eastAsia="Noto Sans CJK SC"/>
        </w:rPr>
        <w:t>The distributed deployment server based on Linux is prepared with container and virtualization technology, but will not be used in the experimental time</w:t>
      </w:r>
    </w:p>
    <w:p w14:paraId="601F4F91" w14:textId="77777777" w:rsidR="00586423" w:rsidRDefault="007D160A">
      <w:pPr>
        <w:pStyle w:val="ListParagraph"/>
        <w:numPr>
          <w:ilvl w:val="0"/>
          <w:numId w:val="10"/>
        </w:numPr>
        <w:rPr>
          <w:rFonts w:eastAsia="Noto Sans CJK SC"/>
        </w:rPr>
      </w:pPr>
      <w:r>
        <w:rPr>
          <w:rFonts w:eastAsia="Noto Sans CJK SC"/>
        </w:rPr>
        <w:t>Data analysis server and other micro services</w:t>
      </w:r>
    </w:p>
    <w:p w14:paraId="2C3C5C92" w14:textId="77777777" w:rsidR="00586423" w:rsidRDefault="00586423">
      <w:pPr>
        <w:pStyle w:val="ListParagraph"/>
        <w:ind w:firstLine="0"/>
        <w:rPr>
          <w:rFonts w:eastAsia="Noto Sans CJK SC"/>
        </w:rPr>
      </w:pPr>
    </w:p>
    <w:p w14:paraId="22B82049" w14:textId="77777777" w:rsidR="00586423" w:rsidRDefault="007D160A">
      <w:pPr>
        <w:rPr>
          <w:rFonts w:eastAsia="Noto Sans CJK SC"/>
        </w:rPr>
      </w:pPr>
      <w:r>
        <w:rPr>
          <w:rFonts w:eastAsia="Noto Sans CJK SC"/>
        </w:rPr>
        <w:t>For user-end or test-end, we require PC and mobile devices to test all the web pages and functions to work well on various browsers.</w:t>
      </w:r>
    </w:p>
    <w:p w14:paraId="0CBB62CB" w14:textId="77777777" w:rsidR="00586423" w:rsidRDefault="007D160A">
      <w:pPr>
        <w:pStyle w:val="Heading3"/>
        <w:rPr>
          <w:rFonts w:eastAsia="Noto Sans CJK SC"/>
        </w:rPr>
      </w:pPr>
      <w:bookmarkStart w:id="221" w:name="_Toc571398315"/>
      <w:bookmarkStart w:id="222" w:name="_Toc306316183"/>
      <w:r>
        <w:rPr>
          <w:rFonts w:eastAsia="Noto Sans CJK SC"/>
        </w:rPr>
        <w:t>4.1.2 Software requirements</w:t>
      </w:r>
      <w:bookmarkEnd w:id="221"/>
      <w:bookmarkEnd w:id="222"/>
    </w:p>
    <w:p w14:paraId="0BC9CA29" w14:textId="77777777" w:rsidR="00586423" w:rsidRDefault="007D160A">
      <w:pPr>
        <w:rPr>
          <w:rFonts w:eastAsia="Noto Sans CJK SC"/>
          <w:color w:val="FF0000"/>
        </w:rPr>
      </w:pPr>
      <w:r>
        <w:rPr>
          <w:rFonts w:eastAsia="Noto Sans CJK SC"/>
        </w:rPr>
        <w:t>The complexity of software requirements is much higher than that of hardware. All algorithms, technical details and functional requirements are implemented and verified by software programming. We can use the normal web development environment, tools, languages and related SDK to implement.</w:t>
      </w:r>
      <w:r>
        <w:rPr>
          <w:rFonts w:eastAsia="Noto Sans CJK SC"/>
          <w:color w:val="F79646" w:themeColor="accent6"/>
        </w:rPr>
        <w:t xml:space="preserve"> </w:t>
      </w:r>
    </w:p>
    <w:p w14:paraId="575D3426" w14:textId="77777777" w:rsidR="00586423" w:rsidRDefault="00586423"/>
    <w:p w14:paraId="2DA68AEB" w14:textId="77777777" w:rsidR="00586423" w:rsidRDefault="007D160A">
      <w:pPr>
        <w:numPr>
          <w:ilvl w:val="0"/>
          <w:numId w:val="11"/>
        </w:numPr>
        <w:rPr>
          <w:b/>
          <w:bCs/>
        </w:rPr>
      </w:pPr>
      <w:r>
        <w:rPr>
          <w:b/>
          <w:bCs/>
        </w:rPr>
        <w:t>MVC design pattern</w:t>
      </w:r>
    </w:p>
    <w:p w14:paraId="692C2F89" w14:textId="77777777" w:rsidR="00586423" w:rsidRDefault="007D160A">
      <w:pPr>
        <w:rPr>
          <w:rFonts w:eastAsia="Noto Sans CJK SC"/>
        </w:rPr>
      </w:pPr>
      <w:r>
        <w:rPr>
          <w:rFonts w:eastAsia="Noto Sans CJK SC"/>
        </w:rPr>
        <w:t>MVC pattern is a very classic design pattern in software engineering</w:t>
      </w:r>
      <w:r>
        <w:rPr>
          <w:rFonts w:eastAsia="Noto Sans CJK SC"/>
          <w:lang w:val="en-US"/>
        </w:rPr>
        <w:t>.</w:t>
      </w:r>
      <w:r>
        <w:rPr>
          <w:rFonts w:eastAsia="Noto Sans CJK SC"/>
        </w:rPr>
        <w:t xml:space="preserve"> It</w:t>
      </w:r>
      <w:r>
        <w:rPr>
          <w:rFonts w:eastAsia="Noto Sans CJK SC"/>
          <w:lang w:val="en-US"/>
        </w:rPr>
        <w:t xml:space="preserve"> </w:t>
      </w:r>
      <w:r>
        <w:rPr>
          <w:rFonts w:eastAsia="Noto Sans CJK SC"/>
        </w:rPr>
        <w:t xml:space="preserve">was first proposed by </w:t>
      </w:r>
      <w:proofErr w:type="spellStart"/>
      <w:r>
        <w:rPr>
          <w:rFonts w:eastAsia="Noto Sans CJK SC"/>
        </w:rPr>
        <w:t>Trygve</w:t>
      </w:r>
      <w:proofErr w:type="spellEnd"/>
      <w:r>
        <w:rPr>
          <w:rFonts w:eastAsia="Noto Sans CJK SC"/>
        </w:rPr>
        <w:t xml:space="preserve"> </w:t>
      </w:r>
      <w:proofErr w:type="spellStart"/>
      <w:r>
        <w:rPr>
          <w:rFonts w:eastAsia="Noto Sans CJK SC"/>
        </w:rPr>
        <w:t>Reenskaug</w:t>
      </w:r>
      <w:proofErr w:type="spellEnd"/>
      <w:r>
        <w:rPr>
          <w:rFonts w:eastAsia="Noto Sans CJK SC"/>
        </w:rPr>
        <w:t xml:space="preserve"> in 1978</w:t>
      </w:r>
      <w:r>
        <w:rPr>
          <w:rStyle w:val="EndnoteReference"/>
          <w:rFonts w:ascii="Arial" w:eastAsia="Noto Sans CJK SC" w:hAnsi="Arial"/>
        </w:rPr>
        <w:endnoteReference w:id="9"/>
      </w:r>
      <w:r>
        <w:rPr>
          <w:rFonts w:eastAsia="Noto Sans CJK SC"/>
          <w:lang w:val="en-US"/>
        </w:rPr>
        <w:t>,</w:t>
      </w:r>
      <w:r>
        <w:rPr>
          <w:rFonts w:eastAsia="Noto Sans CJK SC"/>
        </w:rPr>
        <w:t xml:space="preserve"> and later became popular in web development area. A framework based on this design pattern can be called MVC framework. All the development and implementation described in this thesis are based on this design pattern. In another words, the search engine system in this project adopts MVC framework. MVC separates model, view and controller. In actual development, model is data level, view is front-end, and controller is the part of business logic. MVC design pattern can achieve high cohesion and low coupling, and it separates data, view and business logic. MVC improves the development efficiency, code </w:t>
      </w:r>
      <w:r>
        <w:rPr>
          <w:rFonts w:eastAsia="Noto Sans CJK SC"/>
        </w:rPr>
        <w:lastRenderedPageBreak/>
        <w:t>cleanliness, and has higher scalability. The purpose of using this mode is to make the search engine easy to optimize and expand the function in the experiment.</w:t>
      </w:r>
    </w:p>
    <w:p w14:paraId="33275BA2" w14:textId="77777777" w:rsidR="00586423" w:rsidRDefault="00586423">
      <w:pPr>
        <w:rPr>
          <w:b/>
          <w:bCs/>
        </w:rPr>
      </w:pPr>
    </w:p>
    <w:p w14:paraId="07F311B9" w14:textId="77777777" w:rsidR="00586423" w:rsidRDefault="007D160A">
      <w:pPr>
        <w:numPr>
          <w:ilvl w:val="0"/>
          <w:numId w:val="11"/>
        </w:numPr>
        <w:rPr>
          <w:b/>
          <w:bCs/>
        </w:rPr>
      </w:pPr>
      <w:r>
        <w:rPr>
          <w:b/>
          <w:bCs/>
        </w:rPr>
        <w:t>Related application software</w:t>
      </w:r>
    </w:p>
    <w:p w14:paraId="12FB9EB5" w14:textId="77777777" w:rsidR="00586423" w:rsidRDefault="00586423">
      <w:pPr>
        <w:rPr>
          <w:b/>
          <w:bCs/>
        </w:rPr>
      </w:pPr>
    </w:p>
    <w:p w14:paraId="5A043794" w14:textId="77777777" w:rsidR="00586423" w:rsidRDefault="007D160A">
      <w:pPr>
        <w:numPr>
          <w:ilvl w:val="0"/>
          <w:numId w:val="12"/>
        </w:numPr>
      </w:pPr>
      <w:r>
        <w:t>MVC framework based on Node and express.</w:t>
      </w:r>
    </w:p>
    <w:p w14:paraId="6ED520F3" w14:textId="77777777" w:rsidR="00586423" w:rsidRDefault="007D160A">
      <w:pPr>
        <w:numPr>
          <w:ilvl w:val="0"/>
          <w:numId w:val="12"/>
        </w:numPr>
        <w:rPr>
          <w:lang w:val="en-US" w:eastAsia="en-US"/>
        </w:rPr>
      </w:pPr>
      <w:r>
        <w:t>The view layer is based on VUE</w:t>
      </w:r>
      <w:commentRangeStart w:id="223"/>
      <w:r>
        <w:rPr>
          <w:rStyle w:val="FootnoteReference"/>
          <w:rFonts w:eastAsia="Noto Sans CJK SC"/>
        </w:rPr>
        <w:footnoteReference w:id="6"/>
      </w:r>
      <w:commentRangeEnd w:id="223"/>
      <w:r w:rsidR="001532AF">
        <w:rPr>
          <w:rStyle w:val="CommentReference"/>
        </w:rPr>
        <w:commentReference w:id="223"/>
      </w:r>
      <w:r>
        <w:t>, also called front end, which is used by users.</w:t>
      </w:r>
    </w:p>
    <w:p w14:paraId="0C0A8D5F" w14:textId="77777777" w:rsidR="00586423" w:rsidRDefault="007D160A">
      <w:pPr>
        <w:numPr>
          <w:ilvl w:val="0"/>
          <w:numId w:val="12"/>
        </w:numPr>
      </w:pPr>
      <w:r>
        <w:t>Reverse proxy server and HTTP server are based on Nginx.</w:t>
      </w:r>
    </w:p>
    <w:p w14:paraId="0BDE22A0" w14:textId="77777777" w:rsidR="00586423" w:rsidRDefault="007D160A">
      <w:pPr>
        <w:numPr>
          <w:ilvl w:val="0"/>
          <w:numId w:val="12"/>
        </w:numPr>
        <w:rPr>
          <w:rFonts w:eastAsia="Noto Sans CJK SC"/>
        </w:rPr>
      </w:pPr>
      <w:r>
        <w:t>My</w:t>
      </w:r>
      <w:r>
        <w:rPr>
          <w:lang w:val="en-US"/>
        </w:rPr>
        <w:t>SQL</w:t>
      </w:r>
      <w:r>
        <w:t xml:space="preserve"> database, a kind of relational database, stores a large number of data </w:t>
      </w:r>
      <w:r>
        <w:rPr>
          <w:rFonts w:eastAsia="Noto Sans CJK SC"/>
          <w:color w:val="000000" w:themeColor="text1"/>
        </w:rPr>
        <w:t xml:space="preserve">generated for the </w:t>
      </w:r>
      <w:r>
        <w:rPr>
          <w:rFonts w:eastAsia="Noto Sans CJK SC"/>
        </w:rPr>
        <w:t>search engine</w:t>
      </w:r>
      <w:r>
        <w:rPr>
          <w:rFonts w:eastAsia="Noto Sans CJK SC"/>
          <w:lang w:val="en-US"/>
        </w:rPr>
        <w:t xml:space="preserve"> system.</w:t>
      </w:r>
    </w:p>
    <w:p w14:paraId="63E2FA13" w14:textId="77777777" w:rsidR="00586423" w:rsidRDefault="007D160A">
      <w:pPr>
        <w:numPr>
          <w:ilvl w:val="0"/>
          <w:numId w:val="12"/>
        </w:numPr>
        <w:rPr>
          <w:rFonts w:eastAsia="Noto Sans CJK SC"/>
        </w:rPr>
      </w:pPr>
      <w:proofErr w:type="spellStart"/>
      <w:r>
        <w:rPr>
          <w:rFonts w:eastAsia="Noto Sans CJK SC"/>
          <w:color w:val="000000" w:themeColor="text1"/>
        </w:rPr>
        <w:t>Redis</w:t>
      </w:r>
      <w:proofErr w:type="spellEnd"/>
      <w:r>
        <w:rPr>
          <w:rFonts w:eastAsia="Noto Sans CJK SC"/>
          <w:color w:val="000000" w:themeColor="text1"/>
        </w:rPr>
        <w:t>, a kind of non-relational database</w:t>
      </w:r>
      <w:r>
        <w:rPr>
          <w:rFonts w:eastAsia="Noto Sans CJK SC"/>
        </w:rPr>
        <w:t>, which stores data in memory, used as cache in our design.</w:t>
      </w:r>
    </w:p>
    <w:p w14:paraId="15A097F7" w14:textId="77777777" w:rsidR="00586423" w:rsidRDefault="007D160A">
      <w:pPr>
        <w:pStyle w:val="Heading3"/>
        <w:rPr>
          <w:rFonts w:eastAsia="Noto Sans CJK SC"/>
        </w:rPr>
      </w:pPr>
      <w:bookmarkStart w:id="224" w:name="_Toc1276344609"/>
      <w:bookmarkStart w:id="225" w:name="_Toc1163287223"/>
      <w:r>
        <w:rPr>
          <w:rFonts w:eastAsia="Noto Sans CJK SC"/>
        </w:rPr>
        <w:t>4.1.3 Non-functional requirements</w:t>
      </w:r>
      <w:bookmarkEnd w:id="224"/>
      <w:bookmarkEnd w:id="225"/>
    </w:p>
    <w:p w14:paraId="4CF28D7C" w14:textId="77777777" w:rsidR="00586423" w:rsidRDefault="007D160A">
      <w:r>
        <w:t>To build a real search engine system, there are more to consider as requirements, such as of those that are non-functional. While we don’t take all of them in our prototyping, they are listed here for completeness.</w:t>
      </w:r>
    </w:p>
    <w:p w14:paraId="102AB514" w14:textId="77777777" w:rsidR="00586423" w:rsidRDefault="00586423"/>
    <w:p w14:paraId="51716A60" w14:textId="77777777" w:rsidR="00586423" w:rsidRDefault="007D160A">
      <w:pPr>
        <w:numPr>
          <w:ilvl w:val="0"/>
          <w:numId w:val="13"/>
        </w:numPr>
        <w:rPr>
          <w:b/>
          <w:bCs/>
        </w:rPr>
      </w:pPr>
      <w:r>
        <w:rPr>
          <w:b/>
          <w:bCs/>
        </w:rPr>
        <w:t>Performance</w:t>
      </w:r>
    </w:p>
    <w:p w14:paraId="070AC1DD" w14:textId="77777777" w:rsidR="00586423" w:rsidRDefault="007D160A">
      <w:r>
        <w:t>Google answers 100 billion searches per month</w:t>
      </w:r>
      <w:r>
        <w:rPr>
          <w:rStyle w:val="EndnoteReference"/>
          <w:rFonts w:ascii="Arial" w:hAnsi="Arial"/>
        </w:rPr>
        <w:endnoteReference w:id="10"/>
      </w:r>
      <w:r>
        <w:t>. That means the average of a day is at least 3 billion, based on the statistics in 2012. Our learning resource search engine doesn’t need such high search performance because we are targeting at one special area, instead of all the users and resources on the Internet.</w:t>
      </w:r>
    </w:p>
    <w:p w14:paraId="4127C4F7" w14:textId="77777777" w:rsidR="00586423" w:rsidRDefault="00586423"/>
    <w:p w14:paraId="2DBC15B1" w14:textId="77777777" w:rsidR="00586423" w:rsidRDefault="007D160A">
      <w:r>
        <w:t>Around 2017, there are more than 30 million children use Google education apps</w:t>
      </w:r>
      <w:r>
        <w:rPr>
          <w:rStyle w:val="EndnoteReference"/>
          <w:rFonts w:ascii="Arial" w:hAnsi="Arial"/>
        </w:rPr>
        <w:endnoteReference w:id="11"/>
      </w:r>
      <w:r>
        <w:t>, this is not including college students and other adults, so our system needs at least double of this amount (children) for users’ requests, assumedly to accommodate 60 million users per day. More formally, DAU (Daily Active User) is at least 60 million. To accommodate extra requests from the increasing DAU, we raise the performance bottleneck to 100 million DAU in our development plan.</w:t>
      </w:r>
    </w:p>
    <w:p w14:paraId="3E85E27E" w14:textId="77777777" w:rsidR="00586423" w:rsidRDefault="00586423">
      <w:pPr>
        <w:rPr>
          <w:color w:val="FF0000"/>
        </w:rPr>
      </w:pPr>
    </w:p>
    <w:p w14:paraId="314EDE9B" w14:textId="77777777" w:rsidR="00586423" w:rsidRDefault="007D160A">
      <w:pPr>
        <w:numPr>
          <w:ilvl w:val="0"/>
          <w:numId w:val="13"/>
        </w:numPr>
        <w:rPr>
          <w:b/>
          <w:bCs/>
        </w:rPr>
      </w:pPr>
      <w:r>
        <w:rPr>
          <w:b/>
          <w:bCs/>
        </w:rPr>
        <w:t>Reliability</w:t>
      </w:r>
    </w:p>
    <w:p w14:paraId="39BEAA30" w14:textId="77777777" w:rsidR="00586423" w:rsidRDefault="007D160A">
      <w:pPr>
        <w:rPr>
          <w:rFonts w:eastAsia="Noto Sans CJK SC"/>
        </w:rPr>
      </w:pPr>
      <w:r>
        <w:rPr>
          <w:rFonts w:eastAsia="Noto Sans CJK SC"/>
        </w:rPr>
        <w:t>The operation of all the services are 24 hours. To ensure users get search results within 1 second after starting the search, the response speed should be less than 1 second for each query.</w:t>
      </w:r>
    </w:p>
    <w:p w14:paraId="6293D105" w14:textId="77777777" w:rsidR="00586423" w:rsidRDefault="00586423"/>
    <w:p w14:paraId="5BC6A7FF" w14:textId="77777777" w:rsidR="00586423" w:rsidRDefault="007D160A">
      <w:pPr>
        <w:numPr>
          <w:ilvl w:val="0"/>
          <w:numId w:val="13"/>
        </w:numPr>
        <w:rPr>
          <w:b/>
          <w:bCs/>
        </w:rPr>
      </w:pPr>
      <w:r>
        <w:rPr>
          <w:b/>
          <w:bCs/>
        </w:rPr>
        <w:t>Security</w:t>
      </w:r>
    </w:p>
    <w:p w14:paraId="65DC6020" w14:textId="43A6D53F" w:rsidR="00586423" w:rsidRDefault="007D160A">
      <w:pPr>
        <w:rPr>
          <w:bCs/>
        </w:rPr>
      </w:pPr>
      <w:r>
        <w:rPr>
          <w:bCs/>
        </w:rPr>
        <w:t xml:space="preserve">System </w:t>
      </w:r>
      <w:r>
        <w:rPr>
          <w:bCs/>
          <w:lang w:val="en-US"/>
        </w:rPr>
        <w:t xml:space="preserve">layer </w:t>
      </w:r>
      <w:r>
        <w:rPr>
          <w:bCs/>
        </w:rPr>
        <w:t>security:</w:t>
      </w:r>
    </w:p>
    <w:p w14:paraId="52608743" w14:textId="77777777" w:rsidR="00586423" w:rsidRDefault="007D160A">
      <w:pPr>
        <w:numPr>
          <w:ilvl w:val="0"/>
          <w:numId w:val="14"/>
        </w:numPr>
      </w:pPr>
      <w:r>
        <w:t>Firewall between server nodes, access control on blacklist, white-list and iptables technologies.</w:t>
      </w:r>
    </w:p>
    <w:p w14:paraId="5C31F4CC" w14:textId="77777777" w:rsidR="00586423" w:rsidRDefault="007D160A">
      <w:pPr>
        <w:numPr>
          <w:ilvl w:val="0"/>
          <w:numId w:val="14"/>
        </w:numPr>
      </w:pPr>
      <w:r>
        <w:t>Data backup to prevent the data loss disaster.</w:t>
      </w:r>
    </w:p>
    <w:p w14:paraId="03891FB0" w14:textId="77777777" w:rsidR="00586423" w:rsidRDefault="007D160A">
      <w:pPr>
        <w:numPr>
          <w:ilvl w:val="0"/>
          <w:numId w:val="14"/>
        </w:numPr>
      </w:pPr>
      <w:r>
        <w:t>When main servers crash, use the reserved servers instead.</w:t>
      </w:r>
    </w:p>
    <w:p w14:paraId="3E9153CB" w14:textId="77777777" w:rsidR="00586423" w:rsidRDefault="007D160A">
      <w:pPr>
        <w:numPr>
          <w:ilvl w:val="0"/>
          <w:numId w:val="14"/>
        </w:numPr>
      </w:pPr>
      <w:r>
        <w:lastRenderedPageBreak/>
        <w:t>Quick recovery plan for crashed servers.</w:t>
      </w:r>
    </w:p>
    <w:p w14:paraId="684856B4" w14:textId="77777777" w:rsidR="00586423" w:rsidRDefault="00586423">
      <w:pPr>
        <w:spacing w:line="276" w:lineRule="auto"/>
      </w:pPr>
    </w:p>
    <w:p w14:paraId="3A332DEE" w14:textId="77777777" w:rsidR="00586423" w:rsidRDefault="007D160A">
      <w:pPr>
        <w:numPr>
          <w:ilvl w:val="0"/>
          <w:numId w:val="13"/>
        </w:numPr>
        <w:spacing w:line="276" w:lineRule="auto"/>
        <w:rPr>
          <w:b/>
          <w:bCs/>
        </w:rPr>
      </w:pPr>
      <w:r>
        <w:rPr>
          <w:b/>
          <w:bCs/>
        </w:rPr>
        <w:t xml:space="preserve">Business </w:t>
      </w:r>
      <w:r>
        <w:rPr>
          <w:b/>
          <w:bCs/>
          <w:lang w:val="en-US"/>
        </w:rPr>
        <w:t xml:space="preserve">layer </w:t>
      </w:r>
      <w:r>
        <w:rPr>
          <w:b/>
          <w:bCs/>
        </w:rPr>
        <w:t>security:</w:t>
      </w:r>
    </w:p>
    <w:p w14:paraId="5875C493" w14:textId="77777777" w:rsidR="00586423" w:rsidRDefault="007D160A">
      <w:pPr>
        <w:spacing w:line="276" w:lineRule="auto"/>
      </w:pPr>
      <w:r>
        <w:t>The security points of business logic are listed bellow</w:t>
      </w:r>
    </w:p>
    <w:p w14:paraId="39030F53" w14:textId="77777777" w:rsidR="00586423" w:rsidRDefault="007D160A">
      <w:pPr>
        <w:numPr>
          <w:ilvl w:val="0"/>
          <w:numId w:val="15"/>
        </w:numPr>
        <w:spacing w:line="276" w:lineRule="auto"/>
      </w:pPr>
      <w:r>
        <w:t>User verification</w:t>
      </w:r>
    </w:p>
    <w:p w14:paraId="456FA769" w14:textId="77777777" w:rsidR="00586423" w:rsidRDefault="007D160A">
      <w:pPr>
        <w:numPr>
          <w:ilvl w:val="0"/>
          <w:numId w:val="15"/>
        </w:numPr>
        <w:spacing w:line="276" w:lineRule="auto"/>
      </w:pPr>
      <w:r>
        <w:t>API requests security</w:t>
      </w:r>
    </w:p>
    <w:p w14:paraId="67765330" w14:textId="77777777" w:rsidR="00586423" w:rsidRDefault="007D160A">
      <w:pPr>
        <w:numPr>
          <w:ilvl w:val="0"/>
          <w:numId w:val="15"/>
        </w:numPr>
        <w:spacing w:line="276" w:lineRule="auto"/>
      </w:pPr>
      <w:r>
        <w:t>User behavior logs</w:t>
      </w:r>
    </w:p>
    <w:p w14:paraId="416255CB" w14:textId="77777777" w:rsidR="00586423" w:rsidRDefault="007D160A">
      <w:pPr>
        <w:numPr>
          <w:ilvl w:val="0"/>
          <w:numId w:val="15"/>
        </w:numPr>
        <w:spacing w:line="276" w:lineRule="auto"/>
      </w:pPr>
      <w:r>
        <w:t>Cookie or cache security</w:t>
      </w:r>
    </w:p>
    <w:p w14:paraId="74822229" w14:textId="77777777" w:rsidR="00586423" w:rsidRDefault="007D160A">
      <w:pPr>
        <w:numPr>
          <w:ilvl w:val="0"/>
          <w:numId w:val="15"/>
        </w:numPr>
        <w:spacing w:line="276" w:lineRule="auto"/>
      </w:pPr>
      <w:r>
        <w:t>User privacy</w:t>
      </w:r>
    </w:p>
    <w:p w14:paraId="3F6581CB" w14:textId="77777777" w:rsidR="00586423" w:rsidRDefault="007D160A">
      <w:pPr>
        <w:numPr>
          <w:ilvl w:val="0"/>
          <w:numId w:val="15"/>
        </w:numPr>
        <w:spacing w:line="276" w:lineRule="auto"/>
      </w:pPr>
      <w:r>
        <w:t>Encrypt and decrypt data</w:t>
      </w:r>
    </w:p>
    <w:p w14:paraId="34312F2D" w14:textId="77777777" w:rsidR="00586423" w:rsidRDefault="007D160A">
      <w:pPr>
        <w:pStyle w:val="Heading2"/>
      </w:pPr>
      <w:bookmarkStart w:id="226" w:name="_Toc1430555504"/>
      <w:bookmarkStart w:id="227" w:name="_Toc2086378648"/>
      <w:r>
        <w:t>4.2 Software Engineering Process</w:t>
      </w:r>
      <w:bookmarkEnd w:id="226"/>
      <w:bookmarkEnd w:id="227"/>
    </w:p>
    <w:p w14:paraId="5DEB9070" w14:textId="77777777" w:rsidR="00586423" w:rsidRDefault="007D160A">
      <w:pPr>
        <w:rPr>
          <w:strike/>
          <w:color w:val="FF0000"/>
        </w:rPr>
      </w:pPr>
      <w:r>
        <w:rPr>
          <w:color w:val="000000" w:themeColor="text1"/>
        </w:rPr>
        <w:t>In real system design, there are engineering design, system architecture deployment design, and unified modeling language. Online system and theoretical verification of the system should follow all of the design principles. In Figure 3, the design of software process follows the life cycle of software engineering and adopts agile model. Agile model</w:t>
      </w:r>
      <w:r>
        <w:t xml:space="preserve"> is a working format that</w:t>
      </w:r>
      <w:r>
        <w:rPr>
          <w:lang w:val="en-US"/>
        </w:rPr>
        <w:t xml:space="preserve"> development requirements and solutions are completed through</w:t>
      </w:r>
      <w:r>
        <w:t xml:space="preserve"> </w:t>
      </w:r>
      <w:r>
        <w:rPr>
          <w:lang w:val="en-US"/>
        </w:rPr>
        <w:t>the collaborative effort of</w:t>
      </w:r>
      <w:r>
        <w:t xml:space="preserve"> self-organized</w:t>
      </w:r>
      <w:r>
        <w:rPr>
          <w:lang w:val="en-US"/>
        </w:rPr>
        <w:t> and </w:t>
      </w:r>
      <w:r>
        <w:t>cross-functional</w:t>
      </w:r>
      <w:r>
        <w:rPr>
          <w:lang w:val="en-US"/>
        </w:rPr>
        <w:t> teams,</w:t>
      </w:r>
      <w:r>
        <w:t xml:space="preserve"> </w:t>
      </w:r>
      <w:r>
        <w:rPr>
          <w:lang w:val="en-US"/>
        </w:rPr>
        <w:t>and their </w:t>
      </w:r>
      <w:r>
        <w:t>customers or end users</w:t>
      </w:r>
      <w:r>
        <w:rPr>
          <w:lang w:val="en-US"/>
        </w:rPr>
        <w:t>.</w:t>
      </w:r>
      <w:r>
        <w:rPr>
          <w:rStyle w:val="EndnoteReference"/>
          <w:lang w:val="en-US"/>
        </w:rPr>
        <w:endnoteReference w:id="12"/>
      </w:r>
      <w:r>
        <w:t xml:space="preserve"> </w:t>
      </w:r>
      <w:r>
        <w:rPr>
          <w:lang w:val="en-US"/>
        </w:rPr>
        <w:t>It advocates adaptive planning, evolutionary development, early</w:t>
      </w:r>
      <w:r>
        <w:t xml:space="preserve"> </w:t>
      </w:r>
      <w:r>
        <w:rPr>
          <w:lang w:val="en-US"/>
        </w:rPr>
        <w:t>delivery, and </w:t>
      </w:r>
      <w:r>
        <w:t xml:space="preserve">continual improvement. This approach </w:t>
      </w:r>
      <w:r>
        <w:rPr>
          <w:lang w:val="en-US"/>
        </w:rPr>
        <w:t>encourages flexible responses to changes occurred during system development, maintenance and upgrades.</w:t>
      </w:r>
      <w:r>
        <w:rPr>
          <w:rStyle w:val="EndnoteReference"/>
          <w:lang w:val="en-US"/>
        </w:rPr>
        <w:endnoteReference w:id="13"/>
      </w:r>
    </w:p>
    <w:p w14:paraId="08A93B27" w14:textId="77777777" w:rsidR="00586423" w:rsidRDefault="007D160A">
      <w:r>
        <w:rPr>
          <w:noProof/>
          <w:lang w:val="en-US" w:eastAsia="en-US"/>
        </w:rPr>
        <w:drawing>
          <wp:inline distT="0" distB="0" distL="0" distR="0" wp14:anchorId="6119D873" wp14:editId="37919675">
            <wp:extent cx="2812415" cy="2771775"/>
            <wp:effectExtent l="0" t="0" r="0" b="0"/>
            <wp:docPr id="3" name="Picture 7" descr="SoftwareEngP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SoftwareEngProc"/>
                    <pic:cNvPicPr>
                      <a:picLocks noChangeAspect="1" noChangeArrowheads="1"/>
                    </pic:cNvPicPr>
                  </pic:nvPicPr>
                  <pic:blipFill>
                    <a:blip r:embed="rId24"/>
                    <a:srcRect l="7393" t="6434" r="33368" b="15814"/>
                    <a:stretch>
                      <a:fillRect/>
                    </a:stretch>
                  </pic:blipFill>
                  <pic:spPr>
                    <a:xfrm>
                      <a:off x="0" y="0"/>
                      <a:ext cx="2817398" cy="2776354"/>
                    </a:xfrm>
                    <a:prstGeom prst="rect">
                      <a:avLst/>
                    </a:prstGeom>
                    <a:ln>
                      <a:noFill/>
                    </a:ln>
                  </pic:spPr>
                </pic:pic>
              </a:graphicData>
            </a:graphic>
          </wp:inline>
        </w:drawing>
      </w:r>
    </w:p>
    <w:p w14:paraId="5F4F0A3A" w14:textId="77777777" w:rsidR="00586423" w:rsidRDefault="007D160A">
      <w:pPr>
        <w:pStyle w:val="Index"/>
      </w:pPr>
      <w:r>
        <w:t>Figure 3 System Development Process, based on Agile</w:t>
      </w:r>
    </w:p>
    <w:p w14:paraId="764842B6" w14:textId="77777777" w:rsidR="00586423" w:rsidRDefault="00586423"/>
    <w:p w14:paraId="4D3432AF" w14:textId="77777777" w:rsidR="00586423" w:rsidRDefault="007D160A">
      <w:pPr>
        <w:rPr>
          <w:color w:val="FF0000"/>
        </w:rPr>
      </w:pPr>
      <w:r>
        <w:t xml:space="preserve">The whole implementation process is divided into 6 parts. Some of the specific requirements are explained in this section, such as Framework design and UML design. The key algorithms and methods specially created </w:t>
      </w:r>
      <w:r>
        <w:lastRenderedPageBreak/>
        <w:t>for this project are discussed in details in Chapter 5. Finally, testing and verification are presented in Chapter 6.</w:t>
      </w:r>
    </w:p>
    <w:p w14:paraId="66893312" w14:textId="77777777" w:rsidR="00586423" w:rsidRDefault="007D160A">
      <w:pPr>
        <w:pStyle w:val="Heading3"/>
        <w:rPr>
          <w:rFonts w:eastAsia="Noto Sans CJK SC"/>
        </w:rPr>
      </w:pPr>
      <w:bookmarkStart w:id="228" w:name="_Toc554787020"/>
      <w:bookmarkStart w:id="229" w:name="_Toc1127329210"/>
      <w:r>
        <w:rPr>
          <w:rFonts w:eastAsia="Noto Sans CJK SC"/>
        </w:rPr>
        <w:t>4.2.1 System deployment structure design</w:t>
      </w:r>
      <w:bookmarkEnd w:id="228"/>
      <w:bookmarkEnd w:id="229"/>
    </w:p>
    <w:p w14:paraId="38792F07" w14:textId="77777777" w:rsidR="00586423" w:rsidRDefault="007D160A">
      <w:pPr>
        <w:rPr>
          <w:color w:val="FFC000"/>
        </w:rPr>
      </w:pPr>
      <w:r>
        <w:rPr>
          <w:color w:val="000000" w:themeColor="text1"/>
        </w:rPr>
        <w:t>The deployment of the whole search engine system follows</w:t>
      </w:r>
      <w:r>
        <w:t xml:space="preserve"> the practically common w</w:t>
      </w:r>
      <w:r>
        <w:rPr>
          <w:color w:val="000000" w:themeColor="text1"/>
        </w:rPr>
        <w:t>eb deployment mode as illustrated in Figure 4.</w:t>
      </w:r>
    </w:p>
    <w:p w14:paraId="1C0DF231" w14:textId="77777777" w:rsidR="00586423" w:rsidRDefault="007D160A">
      <w:r>
        <w:rPr>
          <w:noProof/>
          <w:lang w:val="en-US" w:eastAsia="en-US"/>
        </w:rPr>
        <w:drawing>
          <wp:inline distT="0" distB="0" distL="114300" distR="114300" wp14:anchorId="6745E8CF" wp14:editId="00013308">
            <wp:extent cx="6146800" cy="3127375"/>
            <wp:effectExtent l="0" t="0" r="6350" b="15875"/>
            <wp:docPr id="8" name="Picture 8" descr="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ployment diagram"/>
                    <pic:cNvPicPr>
                      <a:picLocks noChangeAspect="1"/>
                    </pic:cNvPicPr>
                  </pic:nvPicPr>
                  <pic:blipFill>
                    <a:blip r:embed="rId25"/>
                    <a:stretch>
                      <a:fillRect/>
                    </a:stretch>
                  </pic:blipFill>
                  <pic:spPr>
                    <a:xfrm>
                      <a:off x="0" y="0"/>
                      <a:ext cx="6146800" cy="3127375"/>
                    </a:xfrm>
                    <a:prstGeom prst="rect">
                      <a:avLst/>
                    </a:prstGeom>
                  </pic:spPr>
                </pic:pic>
              </a:graphicData>
            </a:graphic>
          </wp:inline>
        </w:drawing>
      </w:r>
    </w:p>
    <w:p w14:paraId="5E1102B0" w14:textId="77777777" w:rsidR="00586423" w:rsidRDefault="007D160A">
      <w:pPr>
        <w:pStyle w:val="Index"/>
      </w:pPr>
      <w:r>
        <w:t>Figure 4 System deployment architecture</w:t>
      </w:r>
    </w:p>
    <w:p w14:paraId="4DA0FF51" w14:textId="77777777" w:rsidR="00586423" w:rsidRDefault="00586423"/>
    <w:p w14:paraId="346F970D" w14:textId="77777777" w:rsidR="00586423" w:rsidRDefault="007D160A">
      <w:r>
        <w:t xml:space="preserve">If server deployment is distributed in multiple servers in the same Intranet or multiple networks, each server has its own work task and provides API or open port for connections with other components or applications. This is a very popular deployment method of Web services, as it can handle large concurrent requests, reduce the coupling between services, and improve security. Multiple servers can be managed by different teams or individuals, making it easier and more efficient to cooperate with each other. In Figure 4, from top to bottom, from left to right, there are user clients (PC or mobile with browsers), CDN (content delivery network), reverse proxy server, firewalls, business logic server group, business server and database connections. </w:t>
      </w:r>
    </w:p>
    <w:p w14:paraId="38029248" w14:textId="77777777" w:rsidR="00586423" w:rsidRDefault="00586423"/>
    <w:p w14:paraId="55B2B5B6" w14:textId="77777777" w:rsidR="00586423" w:rsidRDefault="007D160A">
      <w:r>
        <w:t xml:space="preserve">The firewalls between different parts are to control access, for the security of data center. In our design, part of database server data is stored in high-speed non-relational database, such as </w:t>
      </w:r>
      <w:r>
        <w:rPr>
          <w:lang w:val="en-US"/>
        </w:rPr>
        <w:t>R</w:t>
      </w:r>
      <w:proofErr w:type="spellStart"/>
      <w:r>
        <w:t>edis</w:t>
      </w:r>
      <w:proofErr w:type="spellEnd"/>
      <w:r>
        <w:t xml:space="preserve"> or </w:t>
      </w:r>
      <w:r>
        <w:rPr>
          <w:lang w:val="en-US"/>
        </w:rPr>
        <w:t>M</w:t>
      </w:r>
      <w:proofErr w:type="spellStart"/>
      <w:r>
        <w:t>ongo</w:t>
      </w:r>
      <w:proofErr w:type="spellEnd"/>
      <w:r>
        <w:rPr>
          <w:lang w:val="en-US"/>
        </w:rPr>
        <w:t>DB</w:t>
      </w:r>
      <w:r>
        <w:t>, to deal with some high-frequency search engine requests. High-performance storage structure is detailed in Chapter 5 to accommodate three layered searching strategy.</w:t>
      </w:r>
    </w:p>
    <w:p w14:paraId="43F1F3FD" w14:textId="77777777" w:rsidR="00586423" w:rsidRDefault="00586423"/>
    <w:p w14:paraId="342A07D4" w14:textId="77777777" w:rsidR="00586423" w:rsidRDefault="007D160A">
      <w:r>
        <w:t xml:space="preserve">The purpose of CDN is to speed up searches based on the existence of static files. CDN stands for </w:t>
      </w:r>
      <w:r>
        <w:rPr>
          <w:lang w:val="en-US"/>
        </w:rPr>
        <w:t>a</w:t>
      </w:r>
      <w:r>
        <w:t> content delivery network, or content distribution network</w:t>
      </w:r>
      <w:r>
        <w:rPr>
          <w:rStyle w:val="EndnoteReference"/>
          <w:rFonts w:ascii="Arial" w:hAnsi="Arial"/>
        </w:rPr>
        <w:endnoteReference w:id="14"/>
      </w:r>
      <w:r>
        <w:rPr>
          <w:lang w:val="en-US"/>
        </w:rPr>
        <w:t xml:space="preserve">. </w:t>
      </w:r>
      <w:r>
        <w:t xml:space="preserve">Static files can be distributed on multiple nodes of the </w:t>
      </w:r>
      <w:r>
        <w:lastRenderedPageBreak/>
        <w:t>Internet. Commonly applied in distributed system</w:t>
      </w:r>
      <w:proofErr w:type="gramStart"/>
      <w:r>
        <w:t>,  when</w:t>
      </w:r>
      <w:proofErr w:type="gramEnd"/>
      <w:r>
        <w:t xml:space="preserve"> users access static data, the nearest fastest server is tried first.</w:t>
      </w:r>
    </w:p>
    <w:p w14:paraId="4D4C9BE3" w14:textId="77777777" w:rsidR="00586423" w:rsidRDefault="00586423"/>
    <w:p w14:paraId="0F053972" w14:textId="77777777" w:rsidR="00586423" w:rsidRDefault="007D160A">
      <w:r>
        <w:t>The reverse proxy server distributes user requests to upstream servers, which can effectively reduce the possibility of congestion. At the same time, no server downtime will affect user requests. There must be a firewall between the reverse proxy server and the cluster server to control the access list, which can be a white list and prohibit illegal users from directly accessing the cluster.</w:t>
      </w:r>
      <w:r>
        <w:rPr>
          <w:rStyle w:val="FootnoteReference"/>
        </w:rPr>
        <w:footnoteReference w:id="7"/>
      </w:r>
    </w:p>
    <w:p w14:paraId="0F18B768" w14:textId="77777777" w:rsidR="00586423" w:rsidRDefault="00586423"/>
    <w:p w14:paraId="4240CEF9" w14:textId="77777777" w:rsidR="00586423" w:rsidRDefault="007D160A">
      <w:r>
        <w:t xml:space="preserve">There are many servers in the server cluster, most of them are controllers dealing with business logic, </w:t>
      </w:r>
      <w:proofErr w:type="gramStart"/>
      <w:r>
        <w:t>There</w:t>
      </w:r>
      <w:proofErr w:type="gramEnd"/>
      <w:r>
        <w:t xml:space="preserve"> are also some servers specialized in processing big data. For example, in the system we built, </w:t>
      </w:r>
      <w:r>
        <w:rPr>
          <w:b/>
          <w:bCs/>
        </w:rPr>
        <w:t xml:space="preserve">DLRV </w:t>
      </w:r>
      <w:r>
        <w:t xml:space="preserve">(ref: Chapter 5) exists here. These servers, which are responsible for data processing, run continuously, sorting and classifying the resources and tags from the database, scoring the resources based on </w:t>
      </w:r>
      <w:r>
        <w:rPr>
          <w:b/>
          <w:bCs/>
        </w:rPr>
        <w:t xml:space="preserve">DLRV </w:t>
      </w:r>
      <w:r>
        <w:t>algorithms and provide the core business for users to search for the valuable resources.</w:t>
      </w:r>
    </w:p>
    <w:p w14:paraId="4B50F728" w14:textId="77777777" w:rsidR="00586423" w:rsidRDefault="00586423"/>
    <w:p w14:paraId="7C26850E" w14:textId="77777777" w:rsidR="00586423" w:rsidRDefault="007D160A">
      <w:r>
        <w:t xml:space="preserve">Search engines have high requirements for the speed of search and data acquisition, and the structure of relational database can be very complicated. For some simple tag searches, non-relational database and even cache database based on memory can provide search engines with greatly improved performance. In our design, non-relational database, such as </w:t>
      </w:r>
      <w:proofErr w:type="spellStart"/>
      <w:r>
        <w:t>Redis</w:t>
      </w:r>
      <w:proofErr w:type="spellEnd"/>
      <w:r>
        <w:t xml:space="preserve"> and MongoDB, are considered for performance optimization. </w:t>
      </w:r>
      <w:proofErr w:type="spellStart"/>
      <w:r>
        <w:t>Redis</w:t>
      </w:r>
      <w:proofErr w:type="spellEnd"/>
      <w:r>
        <w:t xml:space="preserve"> can save high-frequency search keywords in memory based on some page switching algorithms, which can effectively improve the search speed. More discussions are made in Chapter 5 and 6.</w:t>
      </w:r>
    </w:p>
    <w:p w14:paraId="6CCB6DE2" w14:textId="77777777" w:rsidR="00586423" w:rsidRDefault="007D160A">
      <w:pPr>
        <w:pStyle w:val="Heading3"/>
        <w:rPr>
          <w:color w:val="FF0000"/>
          <w:lang w:val="en-US"/>
        </w:rPr>
      </w:pPr>
      <w:bookmarkStart w:id="230" w:name="_Toc247332733"/>
      <w:bookmarkStart w:id="231" w:name="_Toc1573396000"/>
      <w:r>
        <w:t xml:space="preserve">4.2.2 </w:t>
      </w:r>
      <w:r>
        <w:rPr>
          <w:lang w:val="en-US"/>
        </w:rPr>
        <w:t>Database</w:t>
      </w:r>
      <w:bookmarkEnd w:id="230"/>
      <w:r>
        <w:rPr>
          <w:lang w:val="en-US"/>
        </w:rPr>
        <w:t xml:space="preserve"> Design</w:t>
      </w:r>
      <w:bookmarkEnd w:id="231"/>
    </w:p>
    <w:p w14:paraId="5343646C" w14:textId="77777777" w:rsidR="00586423" w:rsidRDefault="007D160A">
      <w:pPr>
        <w:rPr>
          <w:lang w:val="en-US"/>
        </w:rPr>
      </w:pPr>
      <w:r>
        <w:t>E</w:t>
      </w:r>
      <w:r>
        <w:rPr>
          <w:lang w:val="en-US"/>
        </w:rPr>
        <w:t>R model</w:t>
      </w:r>
      <w:r>
        <w:t xml:space="preserve"> (</w:t>
      </w:r>
      <w:r>
        <w:rPr>
          <w:lang w:val="en-US"/>
        </w:rPr>
        <w:t>Entity-relationship model</w:t>
      </w:r>
      <w:r>
        <w:t>)</w:t>
      </w:r>
      <w:r>
        <w:rPr>
          <w:lang w:val="en-US"/>
        </w:rPr>
        <w:t xml:space="preserve"> is used to present to the logic of the entities and relationships among them. Modern web application development is typically database driven, and the design of relational database follows ER model design. Fig</w:t>
      </w:r>
      <w:proofErr w:type="spellStart"/>
      <w:r>
        <w:t>ure</w:t>
      </w:r>
      <w:proofErr w:type="spellEnd"/>
      <w:r>
        <w:t xml:space="preserve"> </w:t>
      </w:r>
      <w:r>
        <w:rPr>
          <w:lang w:val="en-US"/>
        </w:rPr>
        <w:t>5 is the complete database</w:t>
      </w:r>
      <w:r>
        <w:t xml:space="preserve"> (relational database only)</w:t>
      </w:r>
      <w:r>
        <w:rPr>
          <w:lang w:val="en-US"/>
        </w:rPr>
        <w:t xml:space="preserve"> design diagram of the search engine system.</w:t>
      </w:r>
    </w:p>
    <w:p w14:paraId="5B705DAC" w14:textId="77777777" w:rsidR="00586423" w:rsidRDefault="00586423">
      <w:pPr>
        <w:rPr>
          <w:lang w:val="en-US"/>
        </w:rPr>
      </w:pPr>
    </w:p>
    <w:p w14:paraId="00C6728B" w14:textId="77777777" w:rsidR="00586423" w:rsidRDefault="007D160A">
      <w:r>
        <w:rPr>
          <w:noProof/>
          <w:lang w:val="en-US" w:eastAsia="en-US"/>
        </w:rPr>
        <w:lastRenderedPageBreak/>
        <w:drawing>
          <wp:inline distT="0" distB="0" distL="114300" distR="114300" wp14:anchorId="490F679D" wp14:editId="6F06C43B">
            <wp:extent cx="5574665" cy="4444365"/>
            <wp:effectExtent l="0" t="0" r="6985" b="13335"/>
            <wp:docPr id="30" name="Picture 30" descr="DeepinScreenshot_select-area_20200813230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eepinScreenshot_select-area_20200813230824"/>
                    <pic:cNvPicPr>
                      <a:picLocks noChangeAspect="1"/>
                    </pic:cNvPicPr>
                  </pic:nvPicPr>
                  <pic:blipFill>
                    <a:blip r:embed="rId26"/>
                    <a:srcRect t="1797" r="8970" b="4407"/>
                    <a:stretch>
                      <a:fillRect/>
                    </a:stretch>
                  </pic:blipFill>
                  <pic:spPr>
                    <a:xfrm>
                      <a:off x="0" y="0"/>
                      <a:ext cx="5574665" cy="4444365"/>
                    </a:xfrm>
                    <a:prstGeom prst="rect">
                      <a:avLst/>
                    </a:prstGeom>
                    <a:ln>
                      <a:noFill/>
                    </a:ln>
                  </pic:spPr>
                </pic:pic>
              </a:graphicData>
            </a:graphic>
          </wp:inline>
        </w:drawing>
      </w:r>
    </w:p>
    <w:p w14:paraId="5824F6EA" w14:textId="77777777" w:rsidR="00586423" w:rsidRDefault="007D160A">
      <w:pPr>
        <w:pStyle w:val="Index"/>
      </w:pPr>
      <w:r>
        <w:t>Figure 5 ER model in UML of the relational database in the system</w:t>
      </w:r>
    </w:p>
    <w:p w14:paraId="1D216699" w14:textId="77777777" w:rsidR="00586423" w:rsidRDefault="00586423">
      <w:pPr>
        <w:pStyle w:val="Index"/>
        <w:jc w:val="both"/>
        <w:rPr>
          <w:rFonts w:cs="Arial"/>
          <w:i w:val="0"/>
          <w:color w:val="FFC000"/>
        </w:rPr>
      </w:pPr>
    </w:p>
    <w:p w14:paraId="2569B6A1" w14:textId="77777777" w:rsidR="00586423" w:rsidRDefault="007D160A">
      <w:pPr>
        <w:rPr>
          <w:lang w:val="en-US"/>
        </w:rPr>
      </w:pPr>
      <w:r>
        <w:rPr>
          <w:lang w:val="en-US"/>
        </w:rPr>
        <w:t xml:space="preserve">In Figure 5, we can read: user table is used to store user’s information; resources table stores resource information; users are the owners of the resources. One user can </w:t>
      </w:r>
      <w:r>
        <w:t>recommend</w:t>
      </w:r>
      <w:r>
        <w:rPr>
          <w:lang w:val="en-US"/>
        </w:rPr>
        <w:t xml:space="preserve"> many resources. A user can pick multiple resources to organize a course. One course</w:t>
      </w:r>
      <w:r>
        <w:t xml:space="preserve"> can include</w:t>
      </w:r>
      <w:r>
        <w:rPr>
          <w:lang w:val="en-US"/>
        </w:rPr>
        <w:t xml:space="preserve"> many resources. If a resource is used in a course by a user</w:t>
      </w:r>
      <w:proofErr w:type="gramStart"/>
      <w:r>
        <w:rPr>
          <w:lang w:val="en-US"/>
        </w:rPr>
        <w:t>,  “</w:t>
      </w:r>
      <w:proofErr w:type="gramEnd"/>
      <w:r>
        <w:rPr>
          <w:lang w:val="en-US"/>
        </w:rPr>
        <w:t>usage” will increase by 1 for that resource. ‘</w:t>
      </w:r>
      <w:proofErr w:type="spellStart"/>
      <w:proofErr w:type="gramStart"/>
      <w:r>
        <w:rPr>
          <w:lang w:val="en-US"/>
        </w:rPr>
        <w:t>ctypes</w:t>
      </w:r>
      <w:proofErr w:type="spellEnd"/>
      <w:proofErr w:type="gramEnd"/>
      <w:r>
        <w:rPr>
          <w:lang w:val="en-US"/>
        </w:rPr>
        <w:t>’ and ‘</w:t>
      </w:r>
      <w:proofErr w:type="spellStart"/>
      <w:r>
        <w:rPr>
          <w:lang w:val="en-US"/>
        </w:rPr>
        <w:t>rtypes</w:t>
      </w:r>
      <w:proofErr w:type="spellEnd"/>
      <w:r>
        <w:rPr>
          <w:lang w:val="en-US"/>
        </w:rPr>
        <w:t>’ are tables to store the types of courses and resources respectively.</w:t>
      </w:r>
    </w:p>
    <w:p w14:paraId="638FF70F" w14:textId="77777777" w:rsidR="00586423" w:rsidRDefault="00586423">
      <w:pPr>
        <w:rPr>
          <w:lang w:val="en-US"/>
        </w:rPr>
      </w:pPr>
    </w:p>
    <w:p w14:paraId="2505D99C" w14:textId="77777777" w:rsidR="00586423" w:rsidRDefault="007D160A">
      <w:pPr>
        <w:rPr>
          <w:lang w:val="en-US"/>
        </w:rPr>
      </w:pPr>
      <w:r>
        <w:rPr>
          <w:lang w:val="en-US"/>
        </w:rPr>
        <w:t xml:space="preserve">‘Users are the owners of the resources’, this become </w:t>
      </w:r>
      <w:proofErr w:type="spellStart"/>
      <w:proofErr w:type="gramStart"/>
      <w:r>
        <w:rPr>
          <w:lang w:val="en-US"/>
        </w:rPr>
        <w:t>a</w:t>
      </w:r>
      <w:proofErr w:type="spellEnd"/>
      <w:proofErr w:type="gramEnd"/>
      <w:r>
        <w:rPr>
          <w:lang w:val="en-US"/>
        </w:rPr>
        <w:t xml:space="preserve"> extremely important point which makes this search engine different from others. Users have the right to monitor the quality of the resources. This is the key point of reliability</w:t>
      </w:r>
      <w:r>
        <w:t xml:space="preserve"> (one of six characteristics)</w:t>
      </w:r>
      <w:r>
        <w:rPr>
          <w:lang w:val="en-US"/>
        </w:rPr>
        <w:t xml:space="preserve"> evaluation in </w:t>
      </w:r>
      <w:r>
        <w:rPr>
          <w:b/>
          <w:bCs/>
          <w:lang w:val="en-US"/>
        </w:rPr>
        <w:t xml:space="preserve">DLRV </w:t>
      </w:r>
      <w:r>
        <w:rPr>
          <w:lang w:val="en-US"/>
        </w:rPr>
        <w:t xml:space="preserve">system. </w:t>
      </w:r>
    </w:p>
    <w:p w14:paraId="6C7A035F" w14:textId="77777777" w:rsidR="00586423" w:rsidRDefault="007D160A">
      <w:pPr>
        <w:pStyle w:val="Heading3"/>
      </w:pPr>
      <w:bookmarkStart w:id="232" w:name="_Toc964753175"/>
      <w:bookmarkStart w:id="233" w:name="_Toc690626550"/>
      <w:r>
        <w:lastRenderedPageBreak/>
        <w:t>4.2.3 Use Cases</w:t>
      </w:r>
      <w:bookmarkEnd w:id="232"/>
      <w:bookmarkEnd w:id="233"/>
    </w:p>
    <w:p w14:paraId="1FE03B37" w14:textId="77777777" w:rsidR="00586423" w:rsidRDefault="007D160A">
      <w:r>
        <w:rPr>
          <w:noProof/>
          <w:lang w:val="en-US" w:eastAsia="en-US"/>
        </w:rPr>
        <w:drawing>
          <wp:inline distT="0" distB="0" distL="114300" distR="114300" wp14:anchorId="71A2FD19" wp14:editId="14D4970E">
            <wp:extent cx="5353050" cy="2964815"/>
            <wp:effectExtent l="0" t="0" r="0" b="0"/>
            <wp:docPr id="31" name="Picture 31" descr="DeepinScreenshot_select-area_2020081323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eepinScreenshot_select-area_20200813232558"/>
                    <pic:cNvPicPr>
                      <a:picLocks noChangeAspect="1"/>
                    </pic:cNvPicPr>
                  </pic:nvPicPr>
                  <pic:blipFill>
                    <a:blip r:embed="rId27"/>
                    <a:srcRect t="4928" r="-15" b="6367"/>
                    <a:stretch>
                      <a:fillRect/>
                    </a:stretch>
                  </pic:blipFill>
                  <pic:spPr>
                    <a:xfrm>
                      <a:off x="0" y="0"/>
                      <a:ext cx="5353842" cy="2965597"/>
                    </a:xfrm>
                    <a:prstGeom prst="rect">
                      <a:avLst/>
                    </a:prstGeom>
                    <a:ln>
                      <a:noFill/>
                    </a:ln>
                  </pic:spPr>
                </pic:pic>
              </a:graphicData>
            </a:graphic>
          </wp:inline>
        </w:drawing>
      </w:r>
    </w:p>
    <w:p w14:paraId="784C6F70" w14:textId="77777777" w:rsidR="00586423" w:rsidRDefault="007D160A">
      <w:pPr>
        <w:pStyle w:val="Index"/>
      </w:pPr>
      <w:r>
        <w:t>Figure 6 Use case diagram for the search engine functions</w:t>
      </w:r>
    </w:p>
    <w:p w14:paraId="275C2050" w14:textId="77777777" w:rsidR="00586423" w:rsidRDefault="00586423"/>
    <w:p w14:paraId="14506406" w14:textId="77777777" w:rsidR="00586423" w:rsidRDefault="007D160A">
      <w:r>
        <w:t>Figure 6 is the use case diagram of the search engine system which covers 7 main use cases. Most are for just the basic functions, and the core use case is for the search function. Other small or trivial functional details are omitted here. Users can generally considered as potential learners, though they can search for other users, e.g. parents for their children. Users can search resources, upload resources information manually, set up courses by group resources (resource information indeed) into a list, and evaluate courses or resources. When a resource is cited by a course, system will add 1 to usage value of this resource.</w:t>
      </w:r>
    </w:p>
    <w:p w14:paraId="6B19EE2D" w14:textId="77777777" w:rsidR="00586423" w:rsidRDefault="00586423"/>
    <w:p w14:paraId="5CD336CC" w14:textId="77777777" w:rsidR="00586423" w:rsidRDefault="007D160A">
      <w:r>
        <w:t xml:space="preserve">These use cases, including “review resources”, “cite resources”, “review course” and “upload”, will affect the </w:t>
      </w:r>
      <w:r>
        <w:rPr>
          <w:b/>
          <w:bCs/>
        </w:rPr>
        <w:t xml:space="preserve">DLRV </w:t>
      </w:r>
      <w:r>
        <w:t xml:space="preserve">system in defining the values of the six characteristics. For example, they can change the value of usage, feedback, reliability, and so on. These are called “user behavior effects”. </w:t>
      </w:r>
    </w:p>
    <w:p w14:paraId="2DEA1317" w14:textId="77777777" w:rsidR="00586423" w:rsidRDefault="007D160A">
      <w:pPr>
        <w:pStyle w:val="Heading3"/>
        <w:rPr>
          <w:lang w:val="en-US"/>
        </w:rPr>
      </w:pPr>
      <w:bookmarkStart w:id="234" w:name="_Toc1585581090"/>
      <w:bookmarkStart w:id="235" w:name="_Toc482577422"/>
      <w:r>
        <w:t xml:space="preserve">4.2.4 </w:t>
      </w:r>
      <w:r>
        <w:rPr>
          <w:lang w:val="en-US"/>
        </w:rPr>
        <w:t>Package and Class</w:t>
      </w:r>
      <w:bookmarkEnd w:id="234"/>
      <w:r>
        <w:rPr>
          <w:lang w:val="en-US"/>
        </w:rPr>
        <w:t xml:space="preserve"> </w:t>
      </w:r>
      <w:bookmarkEnd w:id="235"/>
    </w:p>
    <w:p w14:paraId="07EB312D" w14:textId="77777777" w:rsidR="00586423" w:rsidRDefault="007D160A">
      <w:pPr>
        <w:rPr>
          <w:rFonts w:eastAsia="Noto Sans CJK SC"/>
          <w:lang w:val="en-US"/>
        </w:rPr>
      </w:pPr>
      <w:r>
        <w:rPr>
          <w:lang w:val="en-US"/>
        </w:rPr>
        <w:t>Package is a </w:t>
      </w:r>
      <w:hyperlink r:id="rId28" w:history="1">
        <w:r>
          <w:rPr>
            <w:lang w:val="en-US"/>
          </w:rPr>
          <w:t>namespace</w:t>
        </w:r>
      </w:hyperlink>
      <w:r>
        <w:rPr>
          <w:lang w:val="en-US"/>
        </w:rPr>
        <w:t> used to group elements together that are semantically relevant or might change together. It is a general purpose mechanism to organize elements into groups to provide better structure for system model</w:t>
      </w:r>
      <w:r>
        <w:rPr>
          <w:rFonts w:eastAsia="Noto Sans CJK SC"/>
          <w:lang w:val="en-US"/>
        </w:rPr>
        <w:t>.</w:t>
      </w:r>
      <w:r>
        <w:rPr>
          <w:rStyle w:val="EndnoteReference"/>
          <w:rFonts w:ascii="Arial" w:eastAsia="Noto Sans CJK SC" w:hAnsi="Arial"/>
          <w:lang w:val="en-US"/>
        </w:rPr>
        <w:endnoteReference w:id="15"/>
      </w:r>
      <w:r>
        <w:rPr>
          <w:rFonts w:eastAsia="Noto Sans CJK SC"/>
          <w:lang w:val="en-US"/>
        </w:rPr>
        <w:t xml:space="preserve"> For the server side of the search engine system as designed for this project, Fig</w:t>
      </w:r>
      <w:proofErr w:type="spellStart"/>
      <w:r>
        <w:rPr>
          <w:rFonts w:eastAsia="Noto Sans CJK SC"/>
        </w:rPr>
        <w:t>ure</w:t>
      </w:r>
      <w:proofErr w:type="spellEnd"/>
      <w:r>
        <w:rPr>
          <w:rFonts w:eastAsia="Noto Sans CJK SC"/>
        </w:rPr>
        <w:t xml:space="preserve"> </w:t>
      </w:r>
      <w:r>
        <w:rPr>
          <w:rFonts w:eastAsia="Noto Sans CJK SC"/>
          <w:lang w:val="en-US"/>
        </w:rPr>
        <w:t>7 shows the main packages, mapped as different folders or collections. Package have dependencies among them.</w:t>
      </w:r>
    </w:p>
    <w:p w14:paraId="3D2C7E16" w14:textId="77777777" w:rsidR="00586423" w:rsidRDefault="00586423">
      <w:pPr>
        <w:rPr>
          <w:rFonts w:eastAsia="Noto Sans CJK SC"/>
          <w:lang w:val="en-US"/>
        </w:rPr>
      </w:pPr>
    </w:p>
    <w:p w14:paraId="6EEDD619" w14:textId="77777777" w:rsidR="00586423" w:rsidRDefault="007D160A">
      <w:pPr>
        <w:numPr>
          <w:ilvl w:val="0"/>
          <w:numId w:val="16"/>
        </w:numPr>
        <w:rPr>
          <w:rFonts w:eastAsia="Noto Sans CJK SC"/>
          <w:lang w:val="en-US"/>
        </w:rPr>
      </w:pPr>
      <w:r>
        <w:rPr>
          <w:rFonts w:eastAsia="Noto Sans CJK SC"/>
          <w:b/>
          <w:lang w:val="en-US"/>
        </w:rPr>
        <w:t>Controller</w:t>
      </w:r>
      <w:r>
        <w:rPr>
          <w:rFonts w:eastAsia="Noto Sans CJK SC"/>
          <w:lang w:val="en-US"/>
        </w:rPr>
        <w:t>. This is a package includes all the controllers. It is designed in MVC mode. Controllers deal with all the business logic, take responsibilities for connecting data and views, and accept users’ requests and responses. Controller depends on private libs and public modules.</w:t>
      </w:r>
    </w:p>
    <w:p w14:paraId="353B818E" w14:textId="77777777" w:rsidR="00586423" w:rsidRDefault="00586423">
      <w:pPr>
        <w:rPr>
          <w:rFonts w:eastAsia="Noto Sans CJK SC"/>
          <w:lang w:val="en-US"/>
        </w:rPr>
      </w:pPr>
    </w:p>
    <w:p w14:paraId="46E603D2" w14:textId="77777777" w:rsidR="00586423" w:rsidRDefault="007D160A">
      <w:pPr>
        <w:numPr>
          <w:ilvl w:val="0"/>
          <w:numId w:val="16"/>
        </w:numPr>
        <w:rPr>
          <w:rFonts w:eastAsia="Noto Sans CJK SC"/>
          <w:lang w:val="en-US"/>
        </w:rPr>
      </w:pPr>
      <w:r>
        <w:rPr>
          <w:rFonts w:eastAsia="Noto Sans CJK SC"/>
          <w:b/>
          <w:lang w:val="en-US"/>
        </w:rPr>
        <w:lastRenderedPageBreak/>
        <w:t>Server.</w:t>
      </w:r>
      <w:r>
        <w:rPr>
          <w:rFonts w:eastAsia="Noto Sans CJK SC"/>
          <w:lang w:val="en-US"/>
        </w:rPr>
        <w:t xml:space="preserve"> It is the entrance of the whole system. This package manages the files to work as a web server. The data from user-side enter this package first. It depends on controller because the request and data from user-side need controller to serve them. It depends on public modules.</w:t>
      </w:r>
    </w:p>
    <w:p w14:paraId="012D63F6" w14:textId="77777777" w:rsidR="00586423" w:rsidRDefault="00586423">
      <w:pPr>
        <w:rPr>
          <w:rFonts w:eastAsia="Noto Sans CJK SC"/>
          <w:lang w:val="en-US"/>
        </w:rPr>
      </w:pPr>
    </w:p>
    <w:p w14:paraId="45609195" w14:textId="77777777" w:rsidR="00586423" w:rsidRDefault="007D160A">
      <w:pPr>
        <w:numPr>
          <w:ilvl w:val="0"/>
          <w:numId w:val="16"/>
        </w:numPr>
        <w:rPr>
          <w:rFonts w:eastAsia="Noto Sans CJK SC"/>
          <w:lang w:val="en-US"/>
        </w:rPr>
      </w:pPr>
      <w:r>
        <w:rPr>
          <w:rFonts w:eastAsia="Noto Sans CJK SC"/>
          <w:b/>
          <w:lang w:val="en-US"/>
        </w:rPr>
        <w:t xml:space="preserve">Config. </w:t>
      </w:r>
      <w:r>
        <w:rPr>
          <w:rFonts w:eastAsia="Noto Sans CJK SC"/>
          <w:lang w:val="en-US"/>
        </w:rPr>
        <w:t>A package man</w:t>
      </w:r>
      <w:r>
        <w:rPr>
          <w:rFonts w:eastAsia="Noto Sans CJK SC"/>
        </w:rPr>
        <w:t>a</w:t>
      </w:r>
      <w:proofErr w:type="spellStart"/>
      <w:r>
        <w:rPr>
          <w:rFonts w:eastAsia="Noto Sans CJK SC"/>
          <w:lang w:val="en-US"/>
        </w:rPr>
        <w:t>ge</w:t>
      </w:r>
      <w:proofErr w:type="spellEnd"/>
      <w:r>
        <w:rPr>
          <w:rFonts w:eastAsia="Noto Sans CJK SC"/>
        </w:rPr>
        <w:t>s</w:t>
      </w:r>
      <w:r>
        <w:rPr>
          <w:rFonts w:eastAsia="Noto Sans CJK SC"/>
          <w:lang w:val="en-US"/>
        </w:rPr>
        <w:t xml:space="preserve"> the connection configuration of various servers</w:t>
      </w:r>
      <w:r>
        <w:rPr>
          <w:rFonts w:eastAsia="Noto Sans CJK SC"/>
        </w:rPr>
        <w:t>, like m</w:t>
      </w:r>
      <w:r>
        <w:rPr>
          <w:rFonts w:eastAsia="Noto Sans CJK SC"/>
          <w:lang w:val="en-US"/>
        </w:rPr>
        <w:t>ail server, database server, OSS server and all other servers needed in the search engine system. At the same time, this package contains some configuration of the system itself. Config package doesn’t depend on any other packages.</w:t>
      </w:r>
    </w:p>
    <w:p w14:paraId="24BDEA55" w14:textId="77777777" w:rsidR="00586423" w:rsidRDefault="00586423">
      <w:pPr>
        <w:rPr>
          <w:rFonts w:eastAsia="Noto Sans CJK SC"/>
          <w:lang w:val="en-US"/>
        </w:rPr>
      </w:pPr>
    </w:p>
    <w:p w14:paraId="24D37EB8" w14:textId="77777777" w:rsidR="00586423" w:rsidRDefault="007D160A">
      <w:pPr>
        <w:numPr>
          <w:ilvl w:val="0"/>
          <w:numId w:val="16"/>
        </w:numPr>
        <w:rPr>
          <w:rFonts w:eastAsia="Noto Sans CJK SC"/>
          <w:lang w:val="en-US"/>
        </w:rPr>
      </w:pPr>
      <w:r>
        <w:rPr>
          <w:rFonts w:eastAsia="Noto Sans CJK SC"/>
          <w:b/>
          <w:lang w:val="en-US"/>
        </w:rPr>
        <w:t>Private libs.</w:t>
      </w:r>
      <w:r>
        <w:rPr>
          <w:rFonts w:eastAsia="Noto Sans CJK SC"/>
          <w:lang w:val="en-US"/>
        </w:rPr>
        <w:t xml:space="preserve"> The package contains all the private modules, plugins used only in this system. It depends on public modules and Model package.</w:t>
      </w:r>
    </w:p>
    <w:p w14:paraId="60B12964" w14:textId="77777777" w:rsidR="00586423" w:rsidRDefault="00586423">
      <w:pPr>
        <w:rPr>
          <w:rFonts w:eastAsia="Noto Sans CJK SC"/>
          <w:lang w:val="en-US"/>
        </w:rPr>
      </w:pPr>
    </w:p>
    <w:p w14:paraId="078DC549" w14:textId="77777777" w:rsidR="00586423" w:rsidRDefault="007D160A">
      <w:pPr>
        <w:numPr>
          <w:ilvl w:val="0"/>
          <w:numId w:val="16"/>
        </w:numPr>
        <w:rPr>
          <w:rFonts w:eastAsia="Noto Sans CJK SC"/>
          <w:lang w:val="en-US"/>
        </w:rPr>
      </w:pPr>
      <w:proofErr w:type="spellStart"/>
      <w:r>
        <w:rPr>
          <w:rFonts w:eastAsia="Noto Sans CJK SC"/>
          <w:b/>
          <w:lang w:val="en-US"/>
        </w:rPr>
        <w:t>Model</w:t>
      </w:r>
      <w:r>
        <w:rPr>
          <w:rFonts w:eastAsia="Noto Sans CJK SC"/>
          <w:b/>
        </w:rPr>
        <w:t>s</w:t>
      </w:r>
      <w:proofErr w:type="spellEnd"/>
      <w:r>
        <w:rPr>
          <w:rFonts w:eastAsia="Noto Sans CJK SC"/>
          <w:b/>
          <w:lang w:val="en-US"/>
        </w:rPr>
        <w:t>.</w:t>
      </w:r>
      <w:r>
        <w:rPr>
          <w:rFonts w:eastAsia="Noto Sans CJK SC"/>
          <w:lang w:val="en-US"/>
        </w:rPr>
        <w:t xml:space="preserve"> Models as a unit is the central component of</w:t>
      </w:r>
      <w:r>
        <w:rPr>
          <w:rFonts w:eastAsia="Noto Sans CJK SC"/>
        </w:rPr>
        <w:t xml:space="preserve"> MVC</w:t>
      </w:r>
      <w:r>
        <w:rPr>
          <w:rFonts w:eastAsia="Noto Sans CJK SC"/>
          <w:lang w:val="en-US"/>
        </w:rPr>
        <w:t>. It is the application's dynamic data structure, independent of the user interface.</w:t>
      </w:r>
      <w:r>
        <w:rPr>
          <w:rStyle w:val="EndnoteReference"/>
          <w:rFonts w:ascii="Arial" w:eastAsia="Noto Sans CJK SC" w:hAnsi="Arial"/>
          <w:lang w:val="en-US"/>
        </w:rPr>
        <w:endnoteReference w:id="16"/>
      </w:r>
      <w:r>
        <w:rPr>
          <w:rFonts w:eastAsia="Noto Sans CJK SC"/>
          <w:lang w:val="en-US"/>
        </w:rPr>
        <w:t> It can manage the data, logic and rules in the system.</w:t>
      </w:r>
    </w:p>
    <w:p w14:paraId="0A8217E1" w14:textId="77777777" w:rsidR="00586423" w:rsidRDefault="00586423">
      <w:pPr>
        <w:pStyle w:val="ListParagraph"/>
        <w:rPr>
          <w:rFonts w:eastAsia="Noto Sans CJK SC"/>
          <w:b/>
          <w:lang w:val="en-US"/>
        </w:rPr>
      </w:pPr>
    </w:p>
    <w:p w14:paraId="3BDAC6D0" w14:textId="77777777" w:rsidR="00586423" w:rsidRDefault="007D160A">
      <w:pPr>
        <w:numPr>
          <w:ilvl w:val="0"/>
          <w:numId w:val="16"/>
        </w:numPr>
        <w:rPr>
          <w:rFonts w:eastAsia="Noto Sans CJK SC"/>
          <w:lang w:val="en-US"/>
        </w:rPr>
      </w:pPr>
      <w:r>
        <w:rPr>
          <w:rFonts w:eastAsia="Noto Sans CJK SC"/>
          <w:b/>
          <w:lang w:val="en-US"/>
        </w:rPr>
        <w:t>Modules</w:t>
      </w:r>
      <w:r>
        <w:rPr>
          <w:rFonts w:eastAsia="Noto Sans CJK SC"/>
          <w:lang w:val="en-US"/>
        </w:rPr>
        <w:t>. Modules are</w:t>
      </w:r>
      <w:r>
        <w:rPr>
          <w:rFonts w:eastAsia="Noto Sans CJK SC"/>
        </w:rPr>
        <w:t xml:space="preserve"> the</w:t>
      </w:r>
      <w:r>
        <w:rPr>
          <w:rFonts w:eastAsia="Noto Sans CJK SC"/>
          <w:lang w:val="en-US"/>
        </w:rPr>
        <w:t xml:space="preserve"> </w:t>
      </w:r>
      <w:r>
        <w:rPr>
          <w:rFonts w:eastAsia="Noto Sans CJK SC"/>
        </w:rPr>
        <w:t>public modules</w:t>
      </w:r>
      <w:r>
        <w:rPr>
          <w:rFonts w:eastAsia="Noto Sans CJK SC"/>
          <w:lang w:val="en-US"/>
        </w:rPr>
        <w:t>.</w:t>
      </w:r>
      <w:r>
        <w:rPr>
          <w:rFonts w:eastAsia="Noto Sans CJK SC"/>
        </w:rPr>
        <w:t xml:space="preserve"> Public </w:t>
      </w:r>
      <w:r>
        <w:rPr>
          <w:rFonts w:eastAsia="Noto Sans CJK SC"/>
          <w:lang w:val="en-US"/>
        </w:rPr>
        <w:t>module</w:t>
      </w:r>
      <w:r>
        <w:rPr>
          <w:rFonts w:eastAsia="Noto Sans CJK SC"/>
        </w:rPr>
        <w:t>s</w:t>
      </w:r>
      <w:r>
        <w:rPr>
          <w:rFonts w:eastAsia="Noto Sans CJK SC"/>
          <w:lang w:val="en-US"/>
        </w:rPr>
        <w:t xml:space="preserve"> </w:t>
      </w:r>
      <w:r>
        <w:rPr>
          <w:rFonts w:eastAsia="Noto Sans CJK SC"/>
        </w:rPr>
        <w:t>are</w:t>
      </w:r>
      <w:r>
        <w:rPr>
          <w:rFonts w:eastAsia="Noto Sans CJK SC"/>
          <w:lang w:val="en-US"/>
        </w:rPr>
        <w:t xml:space="preserve"> some free software, some</w:t>
      </w:r>
      <w:r>
        <w:rPr>
          <w:rFonts w:eastAsia="Noto Sans CJK SC"/>
        </w:rPr>
        <w:t xml:space="preserve"> of which are</w:t>
      </w:r>
      <w:r>
        <w:rPr>
          <w:rFonts w:eastAsia="Noto Sans CJK SC"/>
          <w:lang w:val="en-US"/>
        </w:rPr>
        <w:t xml:space="preserve"> public plugin</w:t>
      </w:r>
      <w:r>
        <w:rPr>
          <w:rFonts w:eastAsia="Noto Sans CJK SC"/>
        </w:rPr>
        <w:t xml:space="preserve">s for various developing language. They are </w:t>
      </w:r>
      <w:r>
        <w:rPr>
          <w:rFonts w:eastAsia="Noto Sans CJK SC"/>
          <w:lang w:val="en-US"/>
        </w:rPr>
        <w:t>from the Internet, generally maintained by the community or individuals</w:t>
      </w:r>
      <w:r>
        <w:rPr>
          <w:rFonts w:eastAsia="Noto Sans CJK SC"/>
        </w:rPr>
        <w:t>. Most of them are open-sources.</w:t>
      </w:r>
    </w:p>
    <w:p w14:paraId="5309FC9E" w14:textId="77777777" w:rsidR="00586423" w:rsidRDefault="00586423">
      <w:pPr>
        <w:ind w:left="360"/>
        <w:rPr>
          <w:rFonts w:eastAsia="Noto Sans CJK SC"/>
          <w:lang w:val="en-US"/>
        </w:rPr>
      </w:pPr>
    </w:p>
    <w:p w14:paraId="412D182F" w14:textId="77777777" w:rsidR="00586423" w:rsidRDefault="007D160A">
      <w:pPr>
        <w:rPr>
          <w:lang w:val="en-US"/>
        </w:rPr>
      </w:pPr>
      <w:r>
        <w:rPr>
          <w:noProof/>
          <w:lang w:val="en-US" w:eastAsia="en-US"/>
        </w:rPr>
        <w:drawing>
          <wp:inline distT="0" distB="0" distL="114300" distR="114300" wp14:anchorId="3AB3A803" wp14:editId="19415036">
            <wp:extent cx="3972560" cy="3034665"/>
            <wp:effectExtent l="0" t="0" r="8890" b="13335"/>
            <wp:docPr id="10" name="图片 10" descr="Package-di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ackage-digram"/>
                    <pic:cNvPicPr>
                      <a:picLocks noChangeAspect="1"/>
                    </pic:cNvPicPr>
                  </pic:nvPicPr>
                  <pic:blipFill>
                    <a:blip r:embed="rId29"/>
                    <a:srcRect r="5735" b="6249"/>
                    <a:stretch>
                      <a:fillRect/>
                    </a:stretch>
                  </pic:blipFill>
                  <pic:spPr>
                    <a:xfrm>
                      <a:off x="0" y="0"/>
                      <a:ext cx="3972560" cy="3034665"/>
                    </a:xfrm>
                    <a:prstGeom prst="rect">
                      <a:avLst/>
                    </a:prstGeom>
                    <a:ln>
                      <a:noFill/>
                    </a:ln>
                  </pic:spPr>
                </pic:pic>
              </a:graphicData>
            </a:graphic>
          </wp:inline>
        </w:drawing>
      </w:r>
    </w:p>
    <w:p w14:paraId="7A05944B" w14:textId="77777777" w:rsidR="00586423" w:rsidRDefault="007D160A">
      <w:pPr>
        <w:pStyle w:val="Index"/>
      </w:pPr>
      <w:r>
        <w:t>Figure 7 System package diagram</w:t>
      </w:r>
    </w:p>
    <w:p w14:paraId="4316FD8D" w14:textId="77777777" w:rsidR="00586423" w:rsidRDefault="00586423">
      <w:pPr>
        <w:rPr>
          <w:lang w:val="en-US"/>
        </w:rPr>
      </w:pPr>
    </w:p>
    <w:p w14:paraId="6409F13F" w14:textId="77777777" w:rsidR="00586423" w:rsidRDefault="007D160A">
      <w:pPr>
        <w:rPr>
          <w:color w:val="FF0000"/>
        </w:rPr>
      </w:pPr>
      <w:r>
        <w:rPr>
          <w:lang w:val="en-US"/>
        </w:rPr>
        <w:t>In Fig</w:t>
      </w:r>
      <w:proofErr w:type="spellStart"/>
      <w:r>
        <w:t>ure</w:t>
      </w:r>
      <w:proofErr w:type="spellEnd"/>
      <w:r>
        <w:t xml:space="preserve"> </w:t>
      </w:r>
      <w:r>
        <w:rPr>
          <w:lang w:val="en-US"/>
        </w:rPr>
        <w:t xml:space="preserve">7, </w:t>
      </w:r>
      <w:proofErr w:type="spellStart"/>
      <w:r>
        <w:rPr>
          <w:b/>
          <w:bCs/>
          <w:lang w:val="en-US"/>
        </w:rPr>
        <w:t>Config</w:t>
      </w:r>
      <w:proofErr w:type="spellEnd"/>
      <w:r>
        <w:rPr>
          <w:b/>
          <w:bCs/>
          <w:lang w:val="en-US"/>
        </w:rPr>
        <w:t xml:space="preserve"> </w:t>
      </w:r>
      <w:r>
        <w:rPr>
          <w:lang w:val="en-US"/>
        </w:rPr>
        <w:t xml:space="preserve">and </w:t>
      </w:r>
      <w:r>
        <w:rPr>
          <w:b/>
          <w:bCs/>
          <w:lang w:val="en-US"/>
        </w:rPr>
        <w:t xml:space="preserve">Modules </w:t>
      </w:r>
      <w:r>
        <w:rPr>
          <w:lang w:val="en-US"/>
        </w:rPr>
        <w:t xml:space="preserve">packages have the most </w:t>
      </w:r>
      <w:r>
        <w:t>dependence</w:t>
      </w:r>
      <w:r>
        <w:rPr>
          <w:lang w:val="en-US"/>
        </w:rPr>
        <w:t xml:space="preserve"> from other resources.</w:t>
      </w:r>
      <w:r>
        <w:t xml:space="preserve"> </w:t>
      </w:r>
      <w:r>
        <w:rPr>
          <w:b/>
          <w:bCs/>
          <w:lang w:val="en-US"/>
        </w:rPr>
        <w:t xml:space="preserve">Config </w:t>
      </w:r>
      <w:r>
        <w:rPr>
          <w:lang w:val="en-US"/>
        </w:rPr>
        <w:t>contains all the configuration of the</w:t>
      </w:r>
      <w:r>
        <w:t xml:space="preserve"> whole</w:t>
      </w:r>
      <w:r>
        <w:rPr>
          <w:lang w:val="en-US"/>
        </w:rPr>
        <w:t xml:space="preserve"> system. </w:t>
      </w:r>
      <w:r>
        <w:rPr>
          <w:b/>
          <w:bCs/>
          <w:lang w:val="en-US"/>
        </w:rPr>
        <w:t>Modules</w:t>
      </w:r>
      <w:r>
        <w:rPr>
          <w:b/>
          <w:bCs/>
        </w:rPr>
        <w:t xml:space="preserve"> </w:t>
      </w:r>
      <w:r>
        <w:rPr>
          <w:bCs/>
        </w:rPr>
        <w:t xml:space="preserve">here </w:t>
      </w:r>
      <w:r>
        <w:t>are public plugins downloaded from the Internet for this project.</w:t>
      </w:r>
    </w:p>
    <w:p w14:paraId="6C78F4B8" w14:textId="77777777" w:rsidR="00586423" w:rsidRDefault="00586423">
      <w:pPr>
        <w:rPr>
          <w:lang w:val="en-US"/>
        </w:rPr>
      </w:pPr>
    </w:p>
    <w:p w14:paraId="77513A31" w14:textId="77777777" w:rsidR="00586423" w:rsidRDefault="007D160A">
      <w:pPr>
        <w:numPr>
          <w:ilvl w:val="0"/>
          <w:numId w:val="17"/>
        </w:numPr>
        <w:rPr>
          <w:b/>
          <w:bCs/>
          <w:lang w:val="en-US"/>
        </w:rPr>
      </w:pPr>
      <w:r>
        <w:rPr>
          <w:b/>
          <w:bCs/>
          <w:lang w:val="en-US"/>
        </w:rPr>
        <w:lastRenderedPageBreak/>
        <w:t>Controller Package</w:t>
      </w:r>
    </w:p>
    <w:p w14:paraId="023253AE" w14:textId="77777777" w:rsidR="00586423" w:rsidRDefault="007D160A">
      <w:r>
        <w:rPr>
          <w:noProof/>
          <w:lang w:val="en-US" w:eastAsia="en-US"/>
        </w:rPr>
        <w:drawing>
          <wp:inline distT="0" distB="0" distL="114300" distR="114300" wp14:anchorId="79AEE847" wp14:editId="4611E2A1">
            <wp:extent cx="5197475" cy="2124710"/>
            <wp:effectExtent l="0" t="0" r="0" b="0"/>
            <wp:docPr id="32" name="Picture 32" descr="DeepinScreenshot_select-area_20200813235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eepinScreenshot_select-area_20200813235544"/>
                    <pic:cNvPicPr>
                      <a:picLocks noChangeAspect="1"/>
                    </pic:cNvPicPr>
                  </pic:nvPicPr>
                  <pic:blipFill>
                    <a:blip r:embed="rId30"/>
                    <a:srcRect t="11465" r="-884" b="21328"/>
                    <a:stretch>
                      <a:fillRect/>
                    </a:stretch>
                  </pic:blipFill>
                  <pic:spPr>
                    <a:xfrm>
                      <a:off x="0" y="0"/>
                      <a:ext cx="5198587" cy="2125284"/>
                    </a:xfrm>
                    <a:prstGeom prst="rect">
                      <a:avLst/>
                    </a:prstGeom>
                    <a:ln>
                      <a:noFill/>
                    </a:ln>
                  </pic:spPr>
                </pic:pic>
              </a:graphicData>
            </a:graphic>
          </wp:inline>
        </w:drawing>
      </w:r>
    </w:p>
    <w:p w14:paraId="5FC0E0A6" w14:textId="77777777" w:rsidR="00586423" w:rsidRDefault="007D160A">
      <w:pPr>
        <w:pStyle w:val="Index"/>
      </w:pPr>
      <w:r>
        <w:t>Figure 8 Class diagram of the package Controller</w:t>
      </w:r>
    </w:p>
    <w:p w14:paraId="0577211E" w14:textId="77777777" w:rsidR="00586423" w:rsidRDefault="00586423">
      <w:pPr>
        <w:rPr>
          <w:lang w:val="en-US"/>
        </w:rPr>
      </w:pPr>
    </w:p>
    <w:p w14:paraId="463E3A17" w14:textId="77777777" w:rsidR="00586423" w:rsidRDefault="007D160A">
      <w:r>
        <w:rPr>
          <w:lang w:val="en-US"/>
        </w:rPr>
        <w:t xml:space="preserve">The controller package is the core package of the whole system. It contains classes which are used to deal with the user's business logic. The </w:t>
      </w:r>
      <w:r>
        <w:rPr>
          <w:b/>
        </w:rPr>
        <w:t xml:space="preserve">Search </w:t>
      </w:r>
      <w:r>
        <w:rPr>
          <w:lang w:val="en-US"/>
        </w:rPr>
        <w:t>class solves the search requests</w:t>
      </w:r>
      <w:r>
        <w:t xml:space="preserve"> from all users. The </w:t>
      </w:r>
      <w:r>
        <w:rPr>
          <w:b/>
        </w:rPr>
        <w:t xml:space="preserve">Config </w:t>
      </w:r>
      <w:r>
        <w:t xml:space="preserve">class returns the configuration of the site to the front end. The </w:t>
      </w:r>
      <w:r>
        <w:rPr>
          <w:b/>
        </w:rPr>
        <w:t xml:space="preserve">Resource </w:t>
      </w:r>
      <w:r>
        <w:t xml:space="preserve">class is responsible for data collection, resource classification, deletion and other functions. Through the </w:t>
      </w:r>
      <w:r>
        <w:rPr>
          <w:b/>
        </w:rPr>
        <w:t xml:space="preserve">Resource </w:t>
      </w:r>
      <w:r>
        <w:t>class, users can also edit courses and get course lists.</w:t>
      </w:r>
    </w:p>
    <w:p w14:paraId="5C47550D" w14:textId="77777777" w:rsidR="00586423" w:rsidRDefault="00586423">
      <w:pPr>
        <w:rPr>
          <w:lang w:val="en-US"/>
        </w:rPr>
      </w:pPr>
    </w:p>
    <w:p w14:paraId="3796C59D" w14:textId="77777777" w:rsidR="00586423" w:rsidRDefault="007D160A">
      <w:pPr>
        <w:numPr>
          <w:ilvl w:val="0"/>
          <w:numId w:val="17"/>
        </w:numPr>
        <w:rPr>
          <w:b/>
          <w:bCs/>
          <w:lang w:val="en-US"/>
        </w:rPr>
      </w:pPr>
      <w:r>
        <w:rPr>
          <w:b/>
          <w:bCs/>
          <w:lang w:val="en-US"/>
        </w:rPr>
        <w:t>Private Package</w:t>
      </w:r>
    </w:p>
    <w:p w14:paraId="2E27F579" w14:textId="77777777" w:rsidR="00586423" w:rsidRDefault="007D160A">
      <w:pPr>
        <w:rPr>
          <w:lang w:val="en-US"/>
        </w:rPr>
      </w:pPr>
      <w:r>
        <w:rPr>
          <w:noProof/>
          <w:lang w:val="en-US" w:eastAsia="en-US"/>
        </w:rPr>
        <w:drawing>
          <wp:inline distT="0" distB="0" distL="114300" distR="114300" wp14:anchorId="373017A0" wp14:editId="4B07267F">
            <wp:extent cx="4136390" cy="2084070"/>
            <wp:effectExtent l="0" t="0" r="0" b="0"/>
            <wp:docPr id="12" name="图片 12" descr="Priv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rivate"/>
                    <pic:cNvPicPr>
                      <a:picLocks noChangeAspect="1"/>
                    </pic:cNvPicPr>
                  </pic:nvPicPr>
                  <pic:blipFill>
                    <a:blip r:embed="rId31"/>
                    <a:srcRect l="1" t="-1" r="-10201" b="11175"/>
                    <a:stretch>
                      <a:fillRect/>
                    </a:stretch>
                  </pic:blipFill>
                  <pic:spPr>
                    <a:xfrm>
                      <a:off x="0" y="0"/>
                      <a:ext cx="4143885" cy="2087949"/>
                    </a:xfrm>
                    <a:prstGeom prst="rect">
                      <a:avLst/>
                    </a:prstGeom>
                    <a:ln>
                      <a:noFill/>
                    </a:ln>
                  </pic:spPr>
                </pic:pic>
              </a:graphicData>
            </a:graphic>
          </wp:inline>
        </w:drawing>
      </w:r>
    </w:p>
    <w:p w14:paraId="4E00E9D7" w14:textId="77777777" w:rsidR="00586423" w:rsidRDefault="007D160A">
      <w:pPr>
        <w:pStyle w:val="Index"/>
      </w:pPr>
      <w:r>
        <w:t>Figure 9 Class diagram of the package Private</w:t>
      </w:r>
    </w:p>
    <w:p w14:paraId="1417B081" w14:textId="77777777" w:rsidR="00586423" w:rsidRDefault="00586423">
      <w:pPr>
        <w:rPr>
          <w:lang w:val="en-US"/>
        </w:rPr>
      </w:pPr>
    </w:p>
    <w:p w14:paraId="6BDAFEB5" w14:textId="77777777" w:rsidR="00586423" w:rsidRDefault="007D160A">
      <w:r>
        <w:rPr>
          <w:lang w:val="en-US"/>
        </w:rPr>
        <w:t>The core class of private package is</w:t>
      </w:r>
      <w:r>
        <w:t xml:space="preserve"> the</w:t>
      </w:r>
      <w:r>
        <w:rPr>
          <w:lang w:val="en-US"/>
        </w:rPr>
        <w:t xml:space="preserve"> </w:t>
      </w:r>
      <w:r>
        <w:t xml:space="preserve">class </w:t>
      </w:r>
      <w:r>
        <w:rPr>
          <w:b/>
        </w:rPr>
        <w:t>P</w:t>
      </w:r>
      <w:proofErr w:type="spellStart"/>
      <w:r>
        <w:rPr>
          <w:b/>
          <w:lang w:val="en-US"/>
        </w:rPr>
        <w:t>ublic</w:t>
      </w:r>
      <w:proofErr w:type="spellEnd"/>
      <w:r>
        <w:rPr>
          <w:lang w:val="en-US"/>
        </w:rPr>
        <w:t xml:space="preserve">, which means </w:t>
      </w:r>
      <w:r>
        <w:t>public</w:t>
      </w:r>
      <w:r>
        <w:rPr>
          <w:color w:val="FFC000"/>
          <w:lang w:val="en-US"/>
        </w:rPr>
        <w:t xml:space="preserve"> </w:t>
      </w:r>
      <w:r>
        <w:rPr>
          <w:lang w:val="en-US"/>
        </w:rPr>
        <w:t>library</w:t>
      </w:r>
      <w:r>
        <w:t xml:space="preserve"> in a private project</w:t>
      </w:r>
      <w:r>
        <w:rPr>
          <w:lang w:val="en-US"/>
        </w:rPr>
        <w:t>. It is a public library specially developed for</w:t>
      </w:r>
      <w:r>
        <w:t xml:space="preserve"> only</w:t>
      </w:r>
      <w:r>
        <w:rPr>
          <w:lang w:val="en-US"/>
        </w:rPr>
        <w:t xml:space="preserve"> this system</w:t>
      </w:r>
      <w:r>
        <w:t xml:space="preserve"> (search engine), it includes functions such as get random numbers, format date, check user info, and </w:t>
      </w:r>
      <w:proofErr w:type="spellStart"/>
      <w:r>
        <w:t>etc</w:t>
      </w:r>
      <w:proofErr w:type="spellEnd"/>
      <w:r>
        <w:t>, which are used with high frequency and commonly</w:t>
      </w:r>
      <w:r>
        <w:rPr>
          <w:lang w:val="en-US"/>
        </w:rPr>
        <w:t xml:space="preserve">. It can be </w:t>
      </w:r>
      <w:r>
        <w:t xml:space="preserve">imported and used </w:t>
      </w:r>
      <w:r>
        <w:rPr>
          <w:lang w:val="en-US"/>
        </w:rPr>
        <w:t>by controller</w:t>
      </w:r>
      <w:r>
        <w:t>s</w:t>
      </w:r>
      <w:r>
        <w:rPr>
          <w:lang w:val="en-US"/>
        </w:rPr>
        <w:t xml:space="preserve"> to reduce code redundancy and coupling. It is a</w:t>
      </w:r>
      <w:r>
        <w:t xml:space="preserve"> very</w:t>
      </w:r>
      <w:r>
        <w:rPr>
          <w:lang w:val="en-US"/>
        </w:rPr>
        <w:t xml:space="preserve"> common design idea in software engineering.</w:t>
      </w:r>
      <w:r>
        <w:t xml:space="preserve"> </w:t>
      </w:r>
      <w:r>
        <w:rPr>
          <w:lang w:val="en-US"/>
        </w:rPr>
        <w:t xml:space="preserve">High cohesion, </w:t>
      </w:r>
      <w:r>
        <w:t xml:space="preserve">loose </w:t>
      </w:r>
      <w:r>
        <w:rPr>
          <w:lang w:val="en-US"/>
        </w:rPr>
        <w:t>coupling</w:t>
      </w:r>
      <w:r>
        <w:rPr>
          <w:rStyle w:val="EndnoteReference"/>
          <w:rFonts w:ascii="Arial" w:hAnsi="Arial"/>
          <w:lang w:val="en-US"/>
        </w:rPr>
        <w:endnoteReference w:id="17"/>
      </w:r>
      <w:r>
        <w:t>. Class DB provides a set of methods to operate database, such as inset, query and delete.</w:t>
      </w:r>
    </w:p>
    <w:p w14:paraId="4763ECF7" w14:textId="77777777" w:rsidR="00586423" w:rsidRDefault="00586423">
      <w:pPr>
        <w:rPr>
          <w:lang w:val="en-US"/>
        </w:rPr>
      </w:pPr>
    </w:p>
    <w:p w14:paraId="5F868E67" w14:textId="77777777" w:rsidR="00586423" w:rsidRDefault="007D160A">
      <w:pPr>
        <w:numPr>
          <w:ilvl w:val="0"/>
          <w:numId w:val="17"/>
        </w:numPr>
        <w:rPr>
          <w:b/>
          <w:bCs/>
          <w:lang w:val="en-US"/>
        </w:rPr>
      </w:pPr>
      <w:r>
        <w:rPr>
          <w:b/>
          <w:bCs/>
          <w:lang w:val="en-US"/>
        </w:rPr>
        <w:lastRenderedPageBreak/>
        <w:t>Server Package</w:t>
      </w:r>
    </w:p>
    <w:p w14:paraId="4811FAFB" w14:textId="77777777" w:rsidR="00586423" w:rsidRDefault="00586423">
      <w:pPr>
        <w:rPr>
          <w:lang w:val="en-US"/>
        </w:rPr>
      </w:pPr>
    </w:p>
    <w:p w14:paraId="74D648CC" w14:textId="77777777" w:rsidR="00586423" w:rsidRDefault="007D160A">
      <w:pPr>
        <w:rPr>
          <w:lang w:val="en-US"/>
        </w:rPr>
      </w:pPr>
      <w:r>
        <w:rPr>
          <w:noProof/>
          <w:lang w:val="en-US" w:eastAsia="en-US"/>
        </w:rPr>
        <w:drawing>
          <wp:inline distT="0" distB="0" distL="114300" distR="114300" wp14:anchorId="6C5CBA04" wp14:editId="3C590A2A">
            <wp:extent cx="2959735" cy="1278890"/>
            <wp:effectExtent l="0" t="0" r="0" b="0"/>
            <wp:docPr id="13" name="图片 13" descr="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erver"/>
                    <pic:cNvPicPr>
                      <a:picLocks noChangeAspect="1"/>
                    </pic:cNvPicPr>
                  </pic:nvPicPr>
                  <pic:blipFill>
                    <a:blip r:embed="rId32"/>
                    <a:srcRect b="18381"/>
                    <a:stretch>
                      <a:fillRect/>
                    </a:stretch>
                  </pic:blipFill>
                  <pic:spPr>
                    <a:xfrm>
                      <a:off x="0" y="0"/>
                      <a:ext cx="2959735" cy="1278890"/>
                    </a:xfrm>
                    <a:prstGeom prst="rect">
                      <a:avLst/>
                    </a:prstGeom>
                    <a:ln>
                      <a:noFill/>
                    </a:ln>
                  </pic:spPr>
                </pic:pic>
              </a:graphicData>
            </a:graphic>
          </wp:inline>
        </w:drawing>
      </w:r>
    </w:p>
    <w:p w14:paraId="5BB39D3D" w14:textId="77777777" w:rsidR="00586423" w:rsidRDefault="007D160A">
      <w:pPr>
        <w:pStyle w:val="Index"/>
      </w:pPr>
      <w:r>
        <w:t>Figure 10 Class diagram of the package Server</w:t>
      </w:r>
    </w:p>
    <w:p w14:paraId="14A412FE" w14:textId="77777777" w:rsidR="00586423" w:rsidRDefault="00586423">
      <w:pPr>
        <w:rPr>
          <w:lang w:val="en-US"/>
        </w:rPr>
      </w:pPr>
    </w:p>
    <w:p w14:paraId="757947FA" w14:textId="77777777" w:rsidR="00586423" w:rsidRDefault="007D160A">
      <w:pPr>
        <w:rPr>
          <w:lang w:val="en-US"/>
        </w:rPr>
      </w:pPr>
      <w:r>
        <w:rPr>
          <w:lang w:val="en-US"/>
        </w:rPr>
        <w:t xml:space="preserve">The server package is the </w:t>
      </w:r>
      <w:r>
        <w:t xml:space="preserve">web server </w:t>
      </w:r>
      <w:r>
        <w:rPr>
          <w:lang w:val="en-US"/>
        </w:rPr>
        <w:t>start-up entry</w:t>
      </w:r>
      <w:r>
        <w:t>.</w:t>
      </w:r>
      <w:r>
        <w:rPr>
          <w:lang w:val="en-US"/>
        </w:rPr>
        <w:t xml:space="preserve"> </w:t>
      </w:r>
      <w:r>
        <w:t xml:space="preserve">It </w:t>
      </w:r>
      <w:r>
        <w:rPr>
          <w:lang w:val="en-US"/>
        </w:rPr>
        <w:t>listens and distributes the user's request to the controller</w:t>
      </w:r>
      <w:r>
        <w:t>s</w:t>
      </w:r>
      <w:r>
        <w:rPr>
          <w:lang w:val="en-US"/>
        </w:rPr>
        <w:t xml:space="preserve">. The </w:t>
      </w:r>
      <w:r>
        <w:t xml:space="preserve">mapping </w:t>
      </w:r>
      <w:r>
        <w:rPr>
          <w:lang w:val="en-US"/>
        </w:rPr>
        <w:t>mode used between the server package and the controller</w:t>
      </w:r>
      <w:r>
        <w:t>s</w:t>
      </w:r>
      <w:r>
        <w:rPr>
          <w:lang w:val="en-US"/>
        </w:rPr>
        <w:t xml:space="preserve"> is</w:t>
      </w:r>
      <w:r>
        <w:t xml:space="preserve"> called</w:t>
      </w:r>
      <w:r>
        <w:rPr>
          <w:lang w:val="en-US"/>
        </w:rPr>
        <w:t xml:space="preserve"> </w:t>
      </w:r>
      <w:r>
        <w:rPr>
          <w:b/>
          <w:lang w:val="en-US"/>
        </w:rPr>
        <w:t>Convention Routing</w:t>
      </w:r>
      <w:r>
        <w:t xml:space="preserve">. </w:t>
      </w:r>
      <w:r>
        <w:rPr>
          <w:lang w:val="en-US"/>
        </w:rPr>
        <w:t>Fig</w:t>
      </w:r>
      <w:proofErr w:type="spellStart"/>
      <w:r>
        <w:t>ure</w:t>
      </w:r>
      <w:proofErr w:type="spellEnd"/>
      <w:r>
        <w:rPr>
          <w:lang w:val="en-US"/>
        </w:rPr>
        <w:t xml:space="preserve"> 11 explains what </w:t>
      </w:r>
      <w:proofErr w:type="gramStart"/>
      <w:r>
        <w:rPr>
          <w:lang w:val="en-US"/>
        </w:rPr>
        <w:t xml:space="preserve">is the </w:t>
      </w:r>
      <w:r>
        <w:t xml:space="preserve">convention </w:t>
      </w:r>
      <w:r>
        <w:rPr>
          <w:lang w:val="en-US"/>
        </w:rPr>
        <w:t>routing</w:t>
      </w:r>
      <w:r>
        <w:t xml:space="preserve"> mode</w:t>
      </w:r>
      <w:proofErr w:type="gramEnd"/>
      <w:r>
        <w:rPr>
          <w:lang w:val="en-US"/>
        </w:rPr>
        <w:t>.</w:t>
      </w:r>
    </w:p>
    <w:p w14:paraId="48CB3A61" w14:textId="77777777" w:rsidR="00586423" w:rsidRDefault="00586423">
      <w:pPr>
        <w:rPr>
          <w:lang w:val="en-US"/>
        </w:rPr>
      </w:pPr>
    </w:p>
    <w:p w14:paraId="378B7F1E" w14:textId="77777777" w:rsidR="00586423" w:rsidRDefault="007D160A">
      <w:r>
        <w:rPr>
          <w:noProof/>
          <w:lang w:val="en-US" w:eastAsia="en-US"/>
        </w:rPr>
        <w:drawing>
          <wp:inline distT="0" distB="0" distL="114300" distR="114300" wp14:anchorId="3EE7B783" wp14:editId="5A77F6A7">
            <wp:extent cx="3229610" cy="3611880"/>
            <wp:effectExtent l="0" t="0" r="0" b="0"/>
            <wp:docPr id="17" name="Picture 17" descr="gnome-shell-screenshot-PSM8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nome-shell-screenshot-PSM8M0"/>
                    <pic:cNvPicPr>
                      <a:picLocks noChangeAspect="1"/>
                    </pic:cNvPicPr>
                  </pic:nvPicPr>
                  <pic:blipFill>
                    <a:blip r:embed="rId33"/>
                    <a:stretch>
                      <a:fillRect/>
                    </a:stretch>
                  </pic:blipFill>
                  <pic:spPr>
                    <a:xfrm>
                      <a:off x="0" y="0"/>
                      <a:ext cx="3239224" cy="3622684"/>
                    </a:xfrm>
                    <a:prstGeom prst="rect">
                      <a:avLst/>
                    </a:prstGeom>
                  </pic:spPr>
                </pic:pic>
              </a:graphicData>
            </a:graphic>
          </wp:inline>
        </w:drawing>
      </w:r>
    </w:p>
    <w:p w14:paraId="7D98809B" w14:textId="77777777" w:rsidR="00586423" w:rsidRDefault="007D160A">
      <w:pPr>
        <w:pStyle w:val="Index"/>
      </w:pPr>
      <w:r>
        <w:t>Figure 11 Router to Controllers</w:t>
      </w:r>
    </w:p>
    <w:p w14:paraId="5E8AAAED" w14:textId="77777777" w:rsidR="00586423" w:rsidRDefault="00586423"/>
    <w:p w14:paraId="08CC203D" w14:textId="77777777" w:rsidR="00586423" w:rsidRDefault="007D160A">
      <w:r>
        <w:t>The solution is to automatically map the user's router to the same class name and action name under the controller. The characteristic and advantage of the convention routing is that it does not need to configure the route files. The helps reduce the development time and the writing of method documents. It can also reduce the possible misunderstanding between the front-end and back-end communication.</w:t>
      </w:r>
    </w:p>
    <w:p w14:paraId="19FD8B58" w14:textId="77777777" w:rsidR="00586423" w:rsidRDefault="00586423"/>
    <w:p w14:paraId="2ED777E0" w14:textId="77777777" w:rsidR="00586423" w:rsidRDefault="007D160A">
      <w:pPr>
        <w:rPr>
          <w:color w:val="FF0000"/>
        </w:rPr>
      </w:pPr>
      <w:r>
        <w:lastRenderedPageBreak/>
        <w:t>In this system, the static file has its own unique mapping method, different from the controller, so it can isolate the access of code and media files, for security guarantee. Static files, like images, CSS files, fonts and other files, can be used by the website visitors or browsers, but not the source code and executable files.</w:t>
      </w:r>
    </w:p>
    <w:p w14:paraId="1B1E9C1A" w14:textId="77777777" w:rsidR="00586423" w:rsidRDefault="007D160A">
      <w:pPr>
        <w:pStyle w:val="Heading3"/>
        <w:rPr>
          <w:lang w:val="en-US"/>
        </w:rPr>
      </w:pPr>
      <w:bookmarkStart w:id="236" w:name="_Toc155540000"/>
      <w:bookmarkStart w:id="237" w:name="_Toc1803545806"/>
      <w:r>
        <w:t xml:space="preserve">4.2.5 </w:t>
      </w:r>
      <w:r>
        <w:rPr>
          <w:lang w:val="en-US"/>
        </w:rPr>
        <w:t>Sequence Diagram</w:t>
      </w:r>
      <w:bookmarkEnd w:id="236"/>
      <w:bookmarkEnd w:id="237"/>
    </w:p>
    <w:p w14:paraId="00574F1E" w14:textId="77777777" w:rsidR="00586423" w:rsidRDefault="007D160A">
      <w:r>
        <w:rPr>
          <w:lang w:val="en-US"/>
        </w:rPr>
        <w:t xml:space="preserve">The main function of search engine system is to search valuable resources, so in many </w:t>
      </w:r>
      <w:r>
        <w:t xml:space="preserve">sequences </w:t>
      </w:r>
      <w:r>
        <w:rPr>
          <w:lang w:val="en-US"/>
        </w:rPr>
        <w:t>series, this part mainly studies the logic of search</w:t>
      </w:r>
      <w:r>
        <w:t xml:space="preserve"> sequence. The following is the UML design of search sequence.</w:t>
      </w:r>
    </w:p>
    <w:p w14:paraId="3082D1D2" w14:textId="77777777" w:rsidR="00586423" w:rsidRDefault="007D160A">
      <w:r>
        <w:rPr>
          <w:noProof/>
          <w:lang w:val="en-US" w:eastAsia="en-US"/>
        </w:rPr>
        <w:drawing>
          <wp:inline distT="0" distB="0" distL="114300" distR="114300" wp14:anchorId="473E4B3F" wp14:editId="3BD97CEA">
            <wp:extent cx="5501005" cy="4697095"/>
            <wp:effectExtent l="0" t="0" r="0" b="1905"/>
            <wp:docPr id="18" name="Picture 18" descr="Search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earchSequence"/>
                    <pic:cNvPicPr>
                      <a:picLocks noChangeAspect="1"/>
                    </pic:cNvPicPr>
                  </pic:nvPicPr>
                  <pic:blipFill>
                    <a:blip r:embed="rId34"/>
                    <a:srcRect l="-1" t="1" r="4603" b="5890"/>
                    <a:stretch>
                      <a:fillRect/>
                    </a:stretch>
                  </pic:blipFill>
                  <pic:spPr>
                    <a:xfrm>
                      <a:off x="0" y="0"/>
                      <a:ext cx="5506111" cy="4701599"/>
                    </a:xfrm>
                    <a:prstGeom prst="rect">
                      <a:avLst/>
                    </a:prstGeom>
                    <a:ln>
                      <a:noFill/>
                    </a:ln>
                  </pic:spPr>
                </pic:pic>
              </a:graphicData>
            </a:graphic>
          </wp:inline>
        </w:drawing>
      </w:r>
    </w:p>
    <w:p w14:paraId="25B8274E" w14:textId="77777777" w:rsidR="00586423" w:rsidRDefault="007D160A">
      <w:pPr>
        <w:pStyle w:val="Index"/>
      </w:pPr>
      <w:r>
        <w:t>Figure 12 Sequence diagram of search process</w:t>
      </w:r>
    </w:p>
    <w:p w14:paraId="24C89E2D" w14:textId="77777777" w:rsidR="00586423" w:rsidRDefault="00586423"/>
    <w:p w14:paraId="3F68D8B9" w14:textId="77777777" w:rsidR="00586423" w:rsidRDefault="007D160A">
      <w:r>
        <w:t xml:space="preserve">The whole search process of the system:  after getting the user's request from the server, the keywords are sent to the Search controller to screen the data in resource database. When the matching and approximate data results are found, the Search controller calculates and verifies the value of the resources through the </w:t>
      </w:r>
      <w:r>
        <w:rPr>
          <w:b/>
          <w:bCs/>
        </w:rPr>
        <w:t xml:space="preserve">DLRV </w:t>
      </w:r>
      <w:r>
        <w:t>module service, and then returns the organized results to the controller. Finally, the controller returns a sorted list of results to the user browser through the HTTP server. Users get valuable resources that match their requests.</w:t>
      </w:r>
    </w:p>
    <w:p w14:paraId="344F09C6" w14:textId="77777777" w:rsidR="00586423" w:rsidRDefault="007D160A">
      <w:pPr>
        <w:pStyle w:val="Heading1"/>
      </w:pPr>
      <w:bookmarkStart w:id="238" w:name="_Toc1767945063"/>
      <w:bookmarkStart w:id="239" w:name="_Toc1468247854"/>
      <w:r>
        <w:lastRenderedPageBreak/>
        <w:t>5 ALGORITHMS</w:t>
      </w:r>
      <w:bookmarkEnd w:id="238"/>
      <w:bookmarkEnd w:id="239"/>
      <w:r>
        <w:t xml:space="preserve"> </w:t>
      </w:r>
    </w:p>
    <w:p w14:paraId="5736BF3B" w14:textId="77777777" w:rsidR="00586423" w:rsidRDefault="007D160A">
      <w:r>
        <w:t>This chapter describes key algorithms and methods proposed for this learning resource search engine, to achieve the goal of “good user experience”. It means: (1) Fast access to search results, and (2) Valuable learning resources, which is in line with the theme of the thesis. From programming point-of-view, they are ‘storage and search efficiency’ and ‘resource sorting and filtering’.</w:t>
      </w:r>
    </w:p>
    <w:p w14:paraId="6A530D27" w14:textId="77777777" w:rsidR="00586423" w:rsidRDefault="00586423"/>
    <w:p w14:paraId="0F2C7F64" w14:textId="77777777" w:rsidR="00586423" w:rsidRDefault="007D160A">
      <w:r>
        <w:t xml:space="preserve">The definitions and methods in traditional search engines is about </w:t>
      </w:r>
      <w:r>
        <w:rPr>
          <w:b/>
          <w:bCs/>
        </w:rPr>
        <w:t>RD</w:t>
      </w:r>
      <w:r>
        <w:t>, which stands for Resource Discovery</w:t>
      </w:r>
      <w:r>
        <w:rPr>
          <w:rStyle w:val="EndnoteReference"/>
        </w:rPr>
        <w:fldChar w:fldCharType="begin"/>
      </w:r>
      <w:r>
        <w:rPr>
          <w:rStyle w:val="EndnoteReference"/>
        </w:rPr>
        <w:instrText xml:space="preserve"> NOTEREF _Ref2028575688 \h </w:instrText>
      </w:r>
      <w:r>
        <w:rPr>
          <w:rStyle w:val="EndnoteReference"/>
        </w:rPr>
      </w:r>
      <w:r>
        <w:rPr>
          <w:rStyle w:val="EndnoteReference"/>
        </w:rPr>
        <w:fldChar w:fldCharType="separate"/>
      </w:r>
      <w:r>
        <w:rPr>
          <w:rStyle w:val="EndnoteReference"/>
        </w:rPr>
        <w:t>6</w:t>
      </w:r>
      <w:r>
        <w:rPr>
          <w:rStyle w:val="EndnoteReference"/>
        </w:rPr>
        <w:fldChar w:fldCharType="end"/>
      </w:r>
      <w:r>
        <w:t xml:space="preserve">. </w:t>
      </w:r>
      <w:r>
        <w:rPr>
          <w:b/>
          <w:bCs/>
        </w:rPr>
        <w:t xml:space="preserve">RD </w:t>
      </w:r>
      <w:r>
        <w:t xml:space="preserve">has been explained in chapter 2.2. The improved innovative algorithms used in the learning resource search engine system is named </w:t>
      </w:r>
      <w:r>
        <w:rPr>
          <w:b/>
          <w:bCs/>
        </w:rPr>
        <w:t>DLRV</w:t>
      </w:r>
      <w:r>
        <w:t xml:space="preserve">, which stands for “Degree of Learning Resource Value”. Like the approach of </w:t>
      </w:r>
      <w:r>
        <w:rPr>
          <w:b/>
          <w:bCs/>
        </w:rPr>
        <w:t>RD</w:t>
      </w:r>
      <w:proofErr w:type="gramStart"/>
      <w:r>
        <w:t xml:space="preserve">,  </w:t>
      </w:r>
      <w:r>
        <w:rPr>
          <w:b/>
          <w:bCs/>
        </w:rPr>
        <w:t>DLRV</w:t>
      </w:r>
      <w:proofErr w:type="gramEnd"/>
      <w:r>
        <w:rPr>
          <w:b/>
          <w:bCs/>
        </w:rPr>
        <w:t xml:space="preserve"> </w:t>
      </w:r>
      <w:r>
        <w:t xml:space="preserve">contains two parts: storage-query and results-rank. </w:t>
      </w:r>
    </w:p>
    <w:p w14:paraId="391FDA39" w14:textId="77777777" w:rsidR="00586423" w:rsidRDefault="007D160A">
      <w:pPr>
        <w:pStyle w:val="Heading2"/>
      </w:pPr>
      <w:bookmarkStart w:id="240" w:name="_Toc465350788"/>
      <w:bookmarkStart w:id="241" w:name="_Toc105208604"/>
      <w:proofErr w:type="gramStart"/>
      <w:r>
        <w:t xml:space="preserve">5.1  </w:t>
      </w:r>
      <w:bookmarkEnd w:id="240"/>
      <w:r>
        <w:t>Overcome</w:t>
      </w:r>
      <w:proofErr w:type="gramEnd"/>
      <w:r>
        <w:t xml:space="preserve"> Limitations of RD</w:t>
      </w:r>
      <w:bookmarkEnd w:id="241"/>
    </w:p>
    <w:p w14:paraId="16038DB5" w14:textId="77777777" w:rsidR="00586423" w:rsidRDefault="007D160A">
      <w:r>
        <w:t xml:space="preserve">The traditional </w:t>
      </w:r>
      <w:r>
        <w:rPr>
          <w:b/>
          <w:bCs/>
        </w:rPr>
        <w:t xml:space="preserve">RD </w:t>
      </w:r>
      <w:r>
        <w:t xml:space="preserve">doesn’t have that much advantage when it comes to the learning resource search engine. </w:t>
      </w:r>
    </w:p>
    <w:p w14:paraId="216019CB" w14:textId="77777777" w:rsidR="00586423" w:rsidRDefault="00586423"/>
    <w:p w14:paraId="7ECA4DB2" w14:textId="77777777" w:rsidR="00586423" w:rsidRDefault="007D160A">
      <w:pPr>
        <w:rPr>
          <w:color w:val="000000" w:themeColor="text1"/>
        </w:rPr>
      </w:pPr>
      <w:r>
        <w:t xml:space="preserve">The distributed system takes a large place of storage and needs hundreds of distributed servers. In our system, we only save the links and main information of resources, without caching any original resources. If we distribute resources to multiple servers, it may waste a lot of physical resources, and in terms of software design, and it is also quite costly to create and maintain such a system. If we assume learning resource database is significantly lighter than those all-purpose big search engines, we do not choose to use distributed storage. </w:t>
      </w:r>
      <w:r>
        <w:rPr>
          <w:color w:val="000000" w:themeColor="text1"/>
        </w:rPr>
        <w:t xml:space="preserve">But we still take the distributed storage into consideration. Unlike </w:t>
      </w:r>
      <w:r>
        <w:rPr>
          <w:b/>
          <w:bCs/>
          <w:color w:val="000000" w:themeColor="text1"/>
        </w:rPr>
        <w:t>GFS</w:t>
      </w:r>
      <w:r>
        <w:rPr>
          <w:color w:val="000000" w:themeColor="text1"/>
        </w:rPr>
        <w:t>, we don't need to adopt a new file system. This kind of distribution is only based on the database itself.</w:t>
      </w:r>
    </w:p>
    <w:p w14:paraId="32139469" w14:textId="77777777" w:rsidR="00586423" w:rsidRDefault="00586423"/>
    <w:p w14:paraId="3431459B" w14:textId="77777777" w:rsidR="00586423" w:rsidRDefault="007D160A">
      <w:r>
        <w:t xml:space="preserve">The learning resource search engine also needs its specially designed ranking methods to achieve good performance. In Chapter 3, we have listed a number of search engine problems in this particular area, learning resources. The traditional </w:t>
      </w:r>
      <w:r>
        <w:rPr>
          <w:b/>
          <w:bCs/>
        </w:rPr>
        <w:t xml:space="preserve">RD </w:t>
      </w:r>
      <w:r>
        <w:t xml:space="preserve">approach calculates the significance of each keyword </w:t>
      </w:r>
      <w:proofErr w:type="gramStart"/>
      <w:r>
        <w:rPr>
          <w:i/>
          <w:iCs/>
        </w:rPr>
        <w:t>[ w</w:t>
      </w:r>
      <w:r>
        <w:rPr>
          <w:i/>
          <w:iCs/>
          <w:vertAlign w:val="subscript"/>
        </w:rPr>
        <w:t>1</w:t>
      </w:r>
      <w:proofErr w:type="gramEnd"/>
      <w:r>
        <w:rPr>
          <w:i/>
          <w:iCs/>
        </w:rPr>
        <w:t>, w</w:t>
      </w:r>
      <w:r>
        <w:rPr>
          <w:i/>
          <w:iCs/>
          <w:vertAlign w:val="subscript"/>
        </w:rPr>
        <w:t>2</w:t>
      </w:r>
      <w:r>
        <w:rPr>
          <w:i/>
          <w:iCs/>
        </w:rPr>
        <w:t xml:space="preserve"> ... </w:t>
      </w:r>
      <w:proofErr w:type="spellStart"/>
      <w:r>
        <w:rPr>
          <w:i/>
          <w:iCs/>
        </w:rPr>
        <w:t>w</w:t>
      </w:r>
      <w:r>
        <w:rPr>
          <w:i/>
          <w:iCs/>
          <w:vertAlign w:val="subscript"/>
        </w:rPr>
        <w:t>n</w:t>
      </w:r>
      <w:proofErr w:type="spellEnd"/>
      <w:r>
        <w:rPr>
          <w:i/>
          <w:iCs/>
          <w:vertAlign w:val="subscript"/>
        </w:rPr>
        <w:t xml:space="preserve"> </w:t>
      </w:r>
      <w:r>
        <w:rPr>
          <w:i/>
          <w:iCs/>
        </w:rPr>
        <w:t>]</w:t>
      </w:r>
      <w:r>
        <w:t xml:space="preserve"> in a resource (as explained Section 2.4).</w:t>
      </w:r>
      <w:r>
        <w:rPr>
          <w:color w:val="FF0000"/>
        </w:rPr>
        <w:t xml:space="preserve"> </w:t>
      </w:r>
      <w:r>
        <w:rPr>
          <w:color w:val="000000" w:themeColor="text1"/>
        </w:rPr>
        <w:t xml:space="preserve">However, this score is too simple for learning resources. </w:t>
      </w:r>
      <w:r>
        <w:t xml:space="preserve">Besides the degree of matching keywords and appearing frequency, learning resources have more important attributes to determine the quality of the resources. In the section 3.2, the Figure 2 displays the 6 vital attributes of a learning resource: Suitability, Popularity, Reliability, Practicality, Feedback and Cost. Among those attributes, the traditional </w:t>
      </w:r>
      <w:r>
        <w:rPr>
          <w:b/>
          <w:bCs/>
        </w:rPr>
        <w:t xml:space="preserve">RDS </w:t>
      </w:r>
      <w:r>
        <w:t xml:space="preserve">can measure only two of them: suitability and popularity. </w:t>
      </w:r>
    </w:p>
    <w:p w14:paraId="61480D65" w14:textId="77777777" w:rsidR="00586423" w:rsidRDefault="00586423"/>
    <w:p w14:paraId="2436BD7A" w14:textId="77777777" w:rsidR="00586423" w:rsidRDefault="007D160A">
      <w:r>
        <w:t xml:space="preserve">The proposed learning resource search engine allows users to ‘like’, ‘comment’, ‘cite’ and ‘recommend’ resources. These features with human judgmental input give the proposed search engine more power to measure the value (quality) of resources. The learning resource system has its own ranking calculation systems to measure all the 6 features. The difference of traditional </w:t>
      </w:r>
      <w:r>
        <w:rPr>
          <w:b/>
          <w:bCs/>
        </w:rPr>
        <w:t xml:space="preserve">RD </w:t>
      </w:r>
      <w:r>
        <w:t xml:space="preserve">and our </w:t>
      </w:r>
      <w:r>
        <w:rPr>
          <w:b/>
          <w:bCs/>
        </w:rPr>
        <w:t xml:space="preserve">DLRV </w:t>
      </w:r>
      <w:r>
        <w:t>in ranking characteristics is listed in Table 2. More details are presented in next sections.</w:t>
      </w:r>
    </w:p>
    <w:p w14:paraId="630FA65E" w14:textId="77777777" w:rsidR="00586423" w:rsidRDefault="00586423"/>
    <w:p w14:paraId="6A6E5510" w14:textId="77777777" w:rsidR="00586423" w:rsidRDefault="007D160A">
      <w:pPr>
        <w:pStyle w:val="Index"/>
      </w:pPr>
      <w:r>
        <w:t>Table 2 Characteristics in RD and DLRV</w:t>
      </w:r>
    </w:p>
    <w:tbl>
      <w:tblPr>
        <w:tblStyle w:val="TableGrid"/>
        <w:tblW w:w="9265" w:type="dxa"/>
        <w:tblLayout w:type="fixed"/>
        <w:tblLook w:val="04A0" w:firstRow="1" w:lastRow="0" w:firstColumn="1" w:lastColumn="0" w:noHBand="0" w:noVBand="1"/>
      </w:tblPr>
      <w:tblGrid>
        <w:gridCol w:w="1176"/>
        <w:gridCol w:w="1283"/>
        <w:gridCol w:w="1310"/>
        <w:gridCol w:w="1283"/>
        <w:gridCol w:w="1543"/>
        <w:gridCol w:w="1263"/>
        <w:gridCol w:w="1407"/>
      </w:tblGrid>
      <w:tr w:rsidR="00586423" w14:paraId="64B30278" w14:textId="77777777">
        <w:trPr>
          <w:trHeight w:val="368"/>
        </w:trPr>
        <w:tc>
          <w:tcPr>
            <w:tcW w:w="1176" w:type="dxa"/>
            <w:tcBorders>
              <w:left w:val="single" w:sz="4" w:space="0" w:color="auto"/>
            </w:tcBorders>
            <w:vAlign w:val="center"/>
          </w:tcPr>
          <w:p w14:paraId="25C23CC0" w14:textId="77777777" w:rsidR="00586423" w:rsidRDefault="00586423">
            <w:pPr>
              <w:jc w:val="center"/>
              <w:rPr>
                <w:sz w:val="22"/>
              </w:rPr>
            </w:pPr>
          </w:p>
        </w:tc>
        <w:tc>
          <w:tcPr>
            <w:tcW w:w="1283" w:type="dxa"/>
            <w:vAlign w:val="center"/>
          </w:tcPr>
          <w:p w14:paraId="27A167D8" w14:textId="77777777" w:rsidR="00586423" w:rsidRDefault="007D160A">
            <w:pPr>
              <w:jc w:val="center"/>
              <w:rPr>
                <w:b/>
                <w:bCs/>
                <w:sz w:val="22"/>
              </w:rPr>
            </w:pPr>
            <w:r>
              <w:rPr>
                <w:b/>
                <w:bCs/>
                <w:sz w:val="22"/>
              </w:rPr>
              <w:t>Suitability</w:t>
            </w:r>
          </w:p>
        </w:tc>
        <w:tc>
          <w:tcPr>
            <w:tcW w:w="1310" w:type="dxa"/>
            <w:vAlign w:val="center"/>
          </w:tcPr>
          <w:p w14:paraId="761997FE" w14:textId="77777777" w:rsidR="00586423" w:rsidRDefault="007D160A">
            <w:pPr>
              <w:jc w:val="center"/>
              <w:rPr>
                <w:b/>
                <w:bCs/>
                <w:sz w:val="22"/>
              </w:rPr>
            </w:pPr>
            <w:r>
              <w:rPr>
                <w:b/>
                <w:bCs/>
                <w:sz w:val="22"/>
              </w:rPr>
              <w:t>Popularity</w:t>
            </w:r>
          </w:p>
        </w:tc>
        <w:tc>
          <w:tcPr>
            <w:tcW w:w="1283" w:type="dxa"/>
            <w:vAlign w:val="center"/>
          </w:tcPr>
          <w:p w14:paraId="4EE8D2E6" w14:textId="77777777" w:rsidR="00586423" w:rsidRDefault="007D160A">
            <w:pPr>
              <w:jc w:val="center"/>
              <w:rPr>
                <w:b/>
                <w:bCs/>
                <w:sz w:val="22"/>
              </w:rPr>
            </w:pPr>
            <w:r>
              <w:rPr>
                <w:b/>
                <w:bCs/>
                <w:sz w:val="22"/>
              </w:rPr>
              <w:t>Reliability</w:t>
            </w:r>
          </w:p>
        </w:tc>
        <w:tc>
          <w:tcPr>
            <w:tcW w:w="1543" w:type="dxa"/>
            <w:vAlign w:val="center"/>
          </w:tcPr>
          <w:p w14:paraId="54EFA37C" w14:textId="77777777" w:rsidR="00586423" w:rsidRDefault="007D160A">
            <w:pPr>
              <w:jc w:val="center"/>
              <w:rPr>
                <w:b/>
                <w:bCs/>
                <w:sz w:val="22"/>
              </w:rPr>
            </w:pPr>
            <w:r>
              <w:rPr>
                <w:b/>
                <w:bCs/>
                <w:sz w:val="22"/>
              </w:rPr>
              <w:t>Practicality</w:t>
            </w:r>
          </w:p>
        </w:tc>
        <w:tc>
          <w:tcPr>
            <w:tcW w:w="1263" w:type="dxa"/>
            <w:vAlign w:val="center"/>
          </w:tcPr>
          <w:p w14:paraId="085FB566" w14:textId="77777777" w:rsidR="00586423" w:rsidRDefault="007D160A">
            <w:pPr>
              <w:jc w:val="center"/>
              <w:rPr>
                <w:b/>
                <w:bCs/>
                <w:sz w:val="22"/>
              </w:rPr>
            </w:pPr>
            <w:r>
              <w:rPr>
                <w:b/>
                <w:bCs/>
                <w:sz w:val="22"/>
              </w:rPr>
              <w:t>Feedback</w:t>
            </w:r>
          </w:p>
        </w:tc>
        <w:tc>
          <w:tcPr>
            <w:tcW w:w="1407" w:type="dxa"/>
            <w:vAlign w:val="center"/>
          </w:tcPr>
          <w:p w14:paraId="5ABECC5D" w14:textId="77777777" w:rsidR="00586423" w:rsidRDefault="007D160A">
            <w:pPr>
              <w:jc w:val="center"/>
              <w:rPr>
                <w:b/>
                <w:bCs/>
                <w:sz w:val="22"/>
              </w:rPr>
            </w:pPr>
            <w:r>
              <w:rPr>
                <w:b/>
                <w:bCs/>
                <w:sz w:val="22"/>
              </w:rPr>
              <w:t>Cost</w:t>
            </w:r>
          </w:p>
        </w:tc>
      </w:tr>
      <w:tr w:rsidR="00586423" w14:paraId="0CA1C637" w14:textId="77777777">
        <w:trPr>
          <w:trHeight w:val="368"/>
        </w:trPr>
        <w:tc>
          <w:tcPr>
            <w:tcW w:w="1176" w:type="dxa"/>
            <w:tcBorders>
              <w:left w:val="single" w:sz="4" w:space="0" w:color="auto"/>
            </w:tcBorders>
            <w:vAlign w:val="center"/>
          </w:tcPr>
          <w:p w14:paraId="4272AB02" w14:textId="77777777" w:rsidR="00586423" w:rsidRDefault="007D160A">
            <w:pPr>
              <w:jc w:val="center"/>
              <w:rPr>
                <w:b/>
                <w:bCs/>
                <w:sz w:val="22"/>
              </w:rPr>
            </w:pPr>
            <w:r>
              <w:rPr>
                <w:b/>
                <w:bCs/>
                <w:sz w:val="22"/>
              </w:rPr>
              <w:t>RD</w:t>
            </w:r>
          </w:p>
        </w:tc>
        <w:tc>
          <w:tcPr>
            <w:tcW w:w="1283" w:type="dxa"/>
            <w:vAlign w:val="center"/>
          </w:tcPr>
          <w:p w14:paraId="44173767" w14:textId="77777777" w:rsidR="00586423" w:rsidRDefault="007D160A">
            <w:pPr>
              <w:jc w:val="center"/>
              <w:rPr>
                <w:sz w:val="22"/>
              </w:rPr>
            </w:pPr>
            <w:r>
              <w:rPr>
                <w:sz w:val="22"/>
              </w:rPr>
              <w:t>Yes</w:t>
            </w:r>
          </w:p>
        </w:tc>
        <w:tc>
          <w:tcPr>
            <w:tcW w:w="1310" w:type="dxa"/>
            <w:vAlign w:val="center"/>
          </w:tcPr>
          <w:p w14:paraId="49B555CA" w14:textId="77777777" w:rsidR="00586423" w:rsidRDefault="007D160A">
            <w:pPr>
              <w:jc w:val="center"/>
              <w:rPr>
                <w:sz w:val="22"/>
              </w:rPr>
            </w:pPr>
            <w:r>
              <w:rPr>
                <w:sz w:val="22"/>
              </w:rPr>
              <w:t>Yes</w:t>
            </w:r>
          </w:p>
        </w:tc>
        <w:tc>
          <w:tcPr>
            <w:tcW w:w="1283" w:type="dxa"/>
            <w:vAlign w:val="center"/>
          </w:tcPr>
          <w:p w14:paraId="4CA90B63" w14:textId="77777777" w:rsidR="00586423" w:rsidRDefault="007D160A">
            <w:pPr>
              <w:jc w:val="center"/>
              <w:rPr>
                <w:sz w:val="22"/>
              </w:rPr>
            </w:pPr>
            <w:r>
              <w:rPr>
                <w:sz w:val="22"/>
              </w:rPr>
              <w:t>No</w:t>
            </w:r>
          </w:p>
        </w:tc>
        <w:tc>
          <w:tcPr>
            <w:tcW w:w="1543" w:type="dxa"/>
            <w:vAlign w:val="center"/>
          </w:tcPr>
          <w:p w14:paraId="0C26A91D" w14:textId="77777777" w:rsidR="00586423" w:rsidRDefault="007D160A">
            <w:pPr>
              <w:jc w:val="center"/>
              <w:rPr>
                <w:sz w:val="22"/>
              </w:rPr>
            </w:pPr>
            <w:r>
              <w:rPr>
                <w:sz w:val="22"/>
              </w:rPr>
              <w:t>No</w:t>
            </w:r>
          </w:p>
        </w:tc>
        <w:tc>
          <w:tcPr>
            <w:tcW w:w="1263" w:type="dxa"/>
            <w:vAlign w:val="center"/>
          </w:tcPr>
          <w:p w14:paraId="42327056" w14:textId="77777777" w:rsidR="00586423" w:rsidRDefault="007D160A">
            <w:pPr>
              <w:jc w:val="center"/>
              <w:rPr>
                <w:sz w:val="22"/>
              </w:rPr>
            </w:pPr>
            <w:r>
              <w:rPr>
                <w:sz w:val="22"/>
              </w:rPr>
              <w:t>No</w:t>
            </w:r>
          </w:p>
        </w:tc>
        <w:tc>
          <w:tcPr>
            <w:tcW w:w="1407" w:type="dxa"/>
            <w:vAlign w:val="center"/>
          </w:tcPr>
          <w:p w14:paraId="240C72ED" w14:textId="77777777" w:rsidR="00586423" w:rsidRDefault="007D160A">
            <w:pPr>
              <w:jc w:val="center"/>
              <w:rPr>
                <w:sz w:val="22"/>
              </w:rPr>
            </w:pPr>
            <w:r>
              <w:rPr>
                <w:sz w:val="22"/>
              </w:rPr>
              <w:t>Not sure</w:t>
            </w:r>
          </w:p>
        </w:tc>
      </w:tr>
      <w:tr w:rsidR="00586423" w14:paraId="42935D16" w14:textId="77777777">
        <w:trPr>
          <w:trHeight w:val="350"/>
        </w:trPr>
        <w:tc>
          <w:tcPr>
            <w:tcW w:w="1176" w:type="dxa"/>
            <w:tcBorders>
              <w:left w:val="single" w:sz="4" w:space="0" w:color="auto"/>
            </w:tcBorders>
            <w:vAlign w:val="center"/>
          </w:tcPr>
          <w:p w14:paraId="353DF6D6" w14:textId="77777777" w:rsidR="00586423" w:rsidRDefault="007D160A">
            <w:pPr>
              <w:jc w:val="center"/>
              <w:rPr>
                <w:b/>
                <w:bCs/>
                <w:sz w:val="22"/>
              </w:rPr>
            </w:pPr>
            <w:r>
              <w:rPr>
                <w:b/>
                <w:bCs/>
                <w:sz w:val="22"/>
              </w:rPr>
              <w:t>DLRV</w:t>
            </w:r>
          </w:p>
        </w:tc>
        <w:tc>
          <w:tcPr>
            <w:tcW w:w="1283" w:type="dxa"/>
            <w:vAlign w:val="center"/>
          </w:tcPr>
          <w:p w14:paraId="253334D4" w14:textId="77777777" w:rsidR="00586423" w:rsidRDefault="007D160A">
            <w:pPr>
              <w:jc w:val="center"/>
              <w:rPr>
                <w:sz w:val="22"/>
              </w:rPr>
            </w:pPr>
            <w:r>
              <w:rPr>
                <w:sz w:val="22"/>
              </w:rPr>
              <w:t>Yes</w:t>
            </w:r>
          </w:p>
        </w:tc>
        <w:tc>
          <w:tcPr>
            <w:tcW w:w="1310" w:type="dxa"/>
            <w:vAlign w:val="center"/>
          </w:tcPr>
          <w:p w14:paraId="387E6EA0" w14:textId="77777777" w:rsidR="00586423" w:rsidRDefault="007D160A">
            <w:pPr>
              <w:jc w:val="center"/>
              <w:rPr>
                <w:sz w:val="22"/>
              </w:rPr>
            </w:pPr>
            <w:r>
              <w:rPr>
                <w:sz w:val="22"/>
              </w:rPr>
              <w:t>Yes</w:t>
            </w:r>
          </w:p>
        </w:tc>
        <w:tc>
          <w:tcPr>
            <w:tcW w:w="1283" w:type="dxa"/>
            <w:vAlign w:val="center"/>
          </w:tcPr>
          <w:p w14:paraId="6566C025" w14:textId="77777777" w:rsidR="00586423" w:rsidRDefault="007D160A">
            <w:pPr>
              <w:jc w:val="center"/>
              <w:rPr>
                <w:sz w:val="22"/>
              </w:rPr>
            </w:pPr>
            <w:r>
              <w:rPr>
                <w:sz w:val="22"/>
              </w:rPr>
              <w:t>Yes</w:t>
            </w:r>
          </w:p>
        </w:tc>
        <w:tc>
          <w:tcPr>
            <w:tcW w:w="1543" w:type="dxa"/>
            <w:vAlign w:val="center"/>
          </w:tcPr>
          <w:p w14:paraId="31E64B58" w14:textId="77777777" w:rsidR="00586423" w:rsidRDefault="007D160A">
            <w:pPr>
              <w:jc w:val="center"/>
              <w:rPr>
                <w:sz w:val="22"/>
              </w:rPr>
            </w:pPr>
            <w:r>
              <w:rPr>
                <w:sz w:val="22"/>
              </w:rPr>
              <w:t>Yes</w:t>
            </w:r>
          </w:p>
        </w:tc>
        <w:tc>
          <w:tcPr>
            <w:tcW w:w="1263" w:type="dxa"/>
            <w:vAlign w:val="center"/>
          </w:tcPr>
          <w:p w14:paraId="6AE54B21" w14:textId="77777777" w:rsidR="00586423" w:rsidRDefault="007D160A">
            <w:pPr>
              <w:jc w:val="center"/>
              <w:rPr>
                <w:sz w:val="22"/>
              </w:rPr>
            </w:pPr>
            <w:r>
              <w:rPr>
                <w:sz w:val="22"/>
              </w:rPr>
              <w:t>Yes</w:t>
            </w:r>
          </w:p>
        </w:tc>
        <w:tc>
          <w:tcPr>
            <w:tcW w:w="1407" w:type="dxa"/>
            <w:vAlign w:val="center"/>
          </w:tcPr>
          <w:p w14:paraId="79801ADC" w14:textId="77777777" w:rsidR="00586423" w:rsidRDefault="007D160A">
            <w:pPr>
              <w:jc w:val="center"/>
              <w:rPr>
                <w:sz w:val="22"/>
              </w:rPr>
            </w:pPr>
            <w:r>
              <w:rPr>
                <w:sz w:val="22"/>
              </w:rPr>
              <w:t>Yes</w:t>
            </w:r>
          </w:p>
        </w:tc>
      </w:tr>
    </w:tbl>
    <w:p w14:paraId="2A66F5E0" w14:textId="77777777" w:rsidR="00586423" w:rsidRDefault="007D160A">
      <w:pPr>
        <w:pStyle w:val="Heading2"/>
      </w:pPr>
      <w:bookmarkStart w:id="242" w:name="_Toc1447662311"/>
      <w:bookmarkStart w:id="243" w:name="_Toc590544725"/>
      <w:r>
        <w:t>5.2 Storage and Query</w:t>
      </w:r>
      <w:bookmarkEnd w:id="242"/>
      <w:r>
        <w:t xml:space="preserve"> on DLRV</w:t>
      </w:r>
      <w:bookmarkEnd w:id="243"/>
    </w:p>
    <w:p w14:paraId="4AF366E5" w14:textId="77777777" w:rsidR="00586423" w:rsidRDefault="007D160A">
      <w:r>
        <w:t xml:space="preserve">As explained in Section 5.1, </w:t>
      </w:r>
      <w:proofErr w:type="gramStart"/>
      <w:r>
        <w:t>There</w:t>
      </w:r>
      <w:proofErr w:type="gramEnd"/>
      <w:r>
        <w:t xml:space="preserve"> is no need to use distributed storage in a light learning resource system, especially the distributed file system. Instead, we use a combination of relational database and non-relational database to save data for high speed query processing. The database saves the information and attributes about the original resources, including the title, introduction, link, file type, length, and thumbnail of the resources. The following is a diagram of the storage system for </w:t>
      </w:r>
      <w:r>
        <w:rPr>
          <w:b/>
          <w:bCs/>
        </w:rPr>
        <w:t xml:space="preserve">DLRV </w:t>
      </w:r>
      <w:r>
        <w:t xml:space="preserve">system, an easy and convenient way to refer to the search engine proposed in thesis. </w:t>
      </w:r>
    </w:p>
    <w:p w14:paraId="76BF34D5" w14:textId="77777777" w:rsidR="00586423" w:rsidRDefault="007D160A">
      <w:r>
        <w:rPr>
          <w:noProof/>
          <w:lang w:val="en-US" w:eastAsia="en-US"/>
        </w:rPr>
        <w:drawing>
          <wp:inline distT="0" distB="0" distL="114300" distR="114300" wp14:anchorId="2199EC5C" wp14:editId="290D469C">
            <wp:extent cx="3145155" cy="1960880"/>
            <wp:effectExtent l="0" t="0" r="4445" b="0"/>
            <wp:docPr id="15" name="Picture 15" descr="Storag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torage system"/>
                    <pic:cNvPicPr>
                      <a:picLocks noChangeAspect="1"/>
                    </pic:cNvPicPr>
                  </pic:nvPicPr>
                  <pic:blipFill>
                    <a:blip r:embed="rId35"/>
                    <a:stretch>
                      <a:fillRect/>
                    </a:stretch>
                  </pic:blipFill>
                  <pic:spPr>
                    <a:xfrm>
                      <a:off x="0" y="0"/>
                      <a:ext cx="3165455" cy="1973898"/>
                    </a:xfrm>
                    <a:prstGeom prst="rect">
                      <a:avLst/>
                    </a:prstGeom>
                  </pic:spPr>
                </pic:pic>
              </a:graphicData>
            </a:graphic>
          </wp:inline>
        </w:drawing>
      </w:r>
    </w:p>
    <w:p w14:paraId="205AC0D3" w14:textId="77777777" w:rsidR="00586423" w:rsidRDefault="007D160A">
      <w:pPr>
        <w:pStyle w:val="Index"/>
        <w:rPr>
          <w:color w:val="000000" w:themeColor="text1"/>
        </w:rPr>
      </w:pPr>
      <w:r>
        <w:rPr>
          <w:color w:val="000000" w:themeColor="text1"/>
        </w:rPr>
        <w:t>Figure 13 Database</w:t>
      </w:r>
      <w:r>
        <w:t xml:space="preserve"> layers used in DLRV</w:t>
      </w:r>
    </w:p>
    <w:p w14:paraId="54A4126D" w14:textId="77777777" w:rsidR="00586423" w:rsidRDefault="00586423"/>
    <w:p w14:paraId="3563CD25" w14:textId="77777777" w:rsidR="00586423" w:rsidRDefault="007D160A">
      <w:r>
        <w:t xml:space="preserve">In </w:t>
      </w:r>
      <w:r>
        <w:rPr>
          <w:b/>
          <w:bCs/>
        </w:rPr>
        <w:t xml:space="preserve">DLRV </w:t>
      </w:r>
      <w:r>
        <w:t>resources system, resources are stored in the traditional web storage mode, ‘database center driver’. It means all the basic information and relationships of resources are stored in the databases. Databases are divided to three layers in our system as shown in Figure 13: one relational database, one non-relational database in disk, and one non-relational database in memory cache. Below highlights how different layers work together to gain outstanding performance:</w:t>
      </w:r>
    </w:p>
    <w:p w14:paraId="50C1CD59" w14:textId="77777777" w:rsidR="00586423" w:rsidRDefault="007D160A">
      <w:pPr>
        <w:pStyle w:val="ListParagraph"/>
        <w:numPr>
          <w:ilvl w:val="0"/>
          <w:numId w:val="18"/>
        </w:numPr>
      </w:pPr>
      <w:r>
        <w:t xml:space="preserve">The non-relational database in disk stores only pairs of keyword and its corresponding id list. The </w:t>
      </w:r>
      <w:r>
        <w:rPr>
          <w:color w:val="000000" w:themeColor="text1"/>
        </w:rPr>
        <w:t xml:space="preserve">JSON data </w:t>
      </w:r>
      <w:r>
        <w:t xml:space="preserve">has simple structure and small size, and indexed for quick query. The complexity of search time at this layer 2 is </w:t>
      </w:r>
      <w:proofErr w:type="gramStart"/>
      <w:r>
        <w:rPr>
          <w:i/>
          <w:iCs/>
        </w:rPr>
        <w:t>O(</w:t>
      </w:r>
      <w:proofErr w:type="spellStart"/>
      <w:proofErr w:type="gramEnd"/>
      <w:r>
        <w:rPr>
          <w:i/>
          <w:iCs/>
        </w:rPr>
        <w:t>logN</w:t>
      </w:r>
      <w:proofErr w:type="spellEnd"/>
      <w:r>
        <w:rPr>
          <w:i/>
          <w:iCs/>
        </w:rPr>
        <w:t>)</w:t>
      </w:r>
      <w:r>
        <w:t>.</w:t>
      </w:r>
    </w:p>
    <w:p w14:paraId="35EF9F0F" w14:textId="77777777" w:rsidR="00586423" w:rsidRDefault="007D160A">
      <w:pPr>
        <w:pStyle w:val="ListParagraph"/>
        <w:numPr>
          <w:ilvl w:val="0"/>
          <w:numId w:val="18"/>
        </w:numPr>
        <w:rPr>
          <w:color w:val="000000" w:themeColor="text1"/>
        </w:rPr>
      </w:pPr>
      <w:r>
        <w:t>The non-relational database in memory cache is an additional layer, providing faster access because of media advantage</w:t>
      </w:r>
      <w:r>
        <w:rPr>
          <w:color w:val="000000" w:themeColor="text1"/>
        </w:rPr>
        <w:t>. The data is stored as hash map in this layer.</w:t>
      </w:r>
    </w:p>
    <w:p w14:paraId="44B5C01E" w14:textId="77777777" w:rsidR="00586423" w:rsidRDefault="007D160A">
      <w:pPr>
        <w:pStyle w:val="ListParagraph"/>
        <w:numPr>
          <w:ilvl w:val="0"/>
          <w:numId w:val="18"/>
        </w:numPr>
        <w:rPr>
          <w:color w:val="F79646" w:themeColor="accent6"/>
        </w:rPr>
      </w:pPr>
      <w:r>
        <w:t xml:space="preserve">Once recourse IDs are found, they are used to find complete resource information organized in the relational database. An primary index on resource IDs may help improve </w:t>
      </w:r>
      <w:proofErr w:type="gramStart"/>
      <w:r>
        <w:t>search  speed</w:t>
      </w:r>
      <w:proofErr w:type="gramEnd"/>
      <w:r>
        <w:t xml:space="preserve">; otherwise, the time complexity of ‘select’ operations is </w:t>
      </w:r>
      <w:r>
        <w:rPr>
          <w:i/>
          <w:iCs/>
        </w:rPr>
        <w:t>O(n).</w:t>
      </w:r>
    </w:p>
    <w:p w14:paraId="0B98052F" w14:textId="77777777" w:rsidR="00586423" w:rsidRDefault="007D160A">
      <w:pPr>
        <w:pStyle w:val="Heading3"/>
        <w:rPr>
          <w:color w:val="000000" w:themeColor="text1"/>
        </w:rPr>
      </w:pPr>
      <w:bookmarkStart w:id="244" w:name="_Toc2144062974"/>
      <w:bookmarkStart w:id="245" w:name="_Toc334894633"/>
      <w:r>
        <w:lastRenderedPageBreak/>
        <w:t xml:space="preserve">5.2.1 </w:t>
      </w:r>
      <w:r>
        <w:rPr>
          <w:color w:val="000000" w:themeColor="text1"/>
        </w:rPr>
        <w:t>Relational Database</w:t>
      </w:r>
      <w:bookmarkEnd w:id="244"/>
      <w:r>
        <w:rPr>
          <w:color w:val="000000" w:themeColor="text1"/>
        </w:rPr>
        <w:t xml:space="preserve"> for Basic Storage</w:t>
      </w:r>
      <w:bookmarkEnd w:id="245"/>
    </w:p>
    <w:p w14:paraId="620B9E16" w14:textId="77777777" w:rsidR="00586423" w:rsidRDefault="007D160A">
      <w:r>
        <w:t>A relational database is a digital database based on the relational model of data.</w:t>
      </w:r>
      <w:r>
        <w:rPr>
          <w:rStyle w:val="EndnoteReference"/>
          <w:rFonts w:ascii="Arial" w:hAnsi="Arial"/>
        </w:rPr>
        <w:endnoteReference w:id="18"/>
      </w:r>
      <w:r>
        <w:t xml:space="preserve"> All data are logically managed in tables. Each instance of the data is called a row, which is stored in a table. In the </w:t>
      </w:r>
      <w:r>
        <w:rPr>
          <w:b/>
          <w:bCs/>
        </w:rPr>
        <w:t xml:space="preserve">DLRV </w:t>
      </w:r>
      <w:r>
        <w:t>system, relational database is used as our main data management format. The Figure 14 shows some relationships and entities in the database. These relationships well reflects the business logic function points of this search engine application: refer resources, publish resources, comment resources, and more.</w:t>
      </w:r>
    </w:p>
    <w:p w14:paraId="46729A5F" w14:textId="77777777" w:rsidR="00586423" w:rsidRDefault="00586423"/>
    <w:p w14:paraId="3598F8C4" w14:textId="77777777" w:rsidR="00586423" w:rsidRDefault="007D160A">
      <w:r>
        <w:rPr>
          <w:color w:val="000000" w:themeColor="text1"/>
        </w:rPr>
        <w:t>I</w:t>
      </w:r>
      <w:r>
        <w:t xml:space="preserve">n </w:t>
      </w:r>
      <w:r>
        <w:rPr>
          <w:b/>
          <w:bCs/>
        </w:rPr>
        <w:t xml:space="preserve">DLRV </w:t>
      </w:r>
      <w:r>
        <w:t xml:space="preserve">system, the relational database stores all the resources information and relationships among </w:t>
      </w:r>
      <w:proofErr w:type="gramStart"/>
      <w:r>
        <w:t>various  e</w:t>
      </w:r>
      <w:r>
        <w:rPr>
          <w:color w:val="000000" w:themeColor="text1"/>
        </w:rPr>
        <w:t>ntities</w:t>
      </w:r>
      <w:proofErr w:type="gramEnd"/>
      <w:r>
        <w:rPr>
          <w:color w:val="000000" w:themeColor="text1"/>
        </w:rPr>
        <w:t>. So the relational database in this syst</w:t>
      </w:r>
      <w:r>
        <w:t xml:space="preserve">em is called the “layer 1 database”. It stores the most comprehensive data and it is the basic layer of storage structure in </w:t>
      </w:r>
      <w:r>
        <w:rPr>
          <w:b/>
          <w:bCs/>
        </w:rPr>
        <w:t>DLRV</w:t>
      </w:r>
      <w:r>
        <w:t>. Next sections introduce (1) how the relational database cooperates with the non-relational database to manage data; (2) how to improve the speed of search.</w:t>
      </w:r>
    </w:p>
    <w:p w14:paraId="488C5144" w14:textId="77777777" w:rsidR="00586423" w:rsidRDefault="00586423">
      <w:pPr>
        <w:rPr>
          <w:color w:val="000000" w:themeColor="text1"/>
        </w:rPr>
      </w:pPr>
    </w:p>
    <w:p w14:paraId="4A168448" w14:textId="77777777" w:rsidR="00586423" w:rsidRDefault="007D160A">
      <w:r>
        <w:rPr>
          <w:noProof/>
          <w:lang w:val="en-US" w:eastAsia="en-US"/>
        </w:rPr>
        <w:drawing>
          <wp:inline distT="0" distB="0" distL="114300" distR="114300" wp14:anchorId="7D5AA98E" wp14:editId="1A27B974">
            <wp:extent cx="4113530" cy="3448685"/>
            <wp:effectExtent l="0" t="0" r="1270" b="18415"/>
            <wp:docPr id="19" name="Picture 19" descr="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relational database"/>
                    <pic:cNvPicPr>
                      <a:picLocks noChangeAspect="1"/>
                    </pic:cNvPicPr>
                  </pic:nvPicPr>
                  <pic:blipFill>
                    <a:blip r:embed="rId36"/>
                    <a:stretch>
                      <a:fillRect/>
                    </a:stretch>
                  </pic:blipFill>
                  <pic:spPr>
                    <a:xfrm>
                      <a:off x="0" y="0"/>
                      <a:ext cx="4113530" cy="3448685"/>
                    </a:xfrm>
                    <a:prstGeom prst="rect">
                      <a:avLst/>
                    </a:prstGeom>
                  </pic:spPr>
                </pic:pic>
              </a:graphicData>
            </a:graphic>
          </wp:inline>
        </w:drawing>
      </w:r>
    </w:p>
    <w:p w14:paraId="3A31596D" w14:textId="26CF9332" w:rsidR="00586423" w:rsidRDefault="007D160A" w:rsidP="00940EC1">
      <w:pPr>
        <w:pStyle w:val="Index"/>
      </w:pPr>
      <w:r>
        <w:t>Figure 14 Relational database used in DLRV with entities and relationships in it</w:t>
      </w:r>
    </w:p>
    <w:p w14:paraId="12406BCA" w14:textId="77777777" w:rsidR="00586423" w:rsidRDefault="007D160A">
      <w:pPr>
        <w:pStyle w:val="Heading3"/>
      </w:pPr>
      <w:bookmarkStart w:id="246" w:name="_Toc194296592"/>
      <w:bookmarkStart w:id="247" w:name="_Toc1741822719"/>
      <w:r>
        <w:t xml:space="preserve">5.2.2 Non-Relational Database </w:t>
      </w:r>
      <w:bookmarkEnd w:id="246"/>
      <w:r>
        <w:t>for Keywords</w:t>
      </w:r>
      <w:bookmarkEnd w:id="247"/>
      <w:r>
        <w:t xml:space="preserve"> </w:t>
      </w:r>
    </w:p>
    <w:p w14:paraId="4C73D8E8" w14:textId="77777777" w:rsidR="00586423" w:rsidRDefault="007D160A">
      <w:r>
        <w:t xml:space="preserve">The structure of non-relational database is very simple, without the need of recording dependent relationships among data. When retrieving a piece of data, its reading speed is relatively faster, especially in the case of large amount of data. Figure 13 shows a set of storage solutions containing three databases: two of them are </w:t>
      </w:r>
      <w:r>
        <w:rPr>
          <w:color w:val="000000" w:themeColor="text1"/>
        </w:rPr>
        <w:t xml:space="preserve">persistent storage </w:t>
      </w:r>
      <w:r>
        <w:t xml:space="preserve">database stored with data on hard disks; and the other one is cache database stored data in memory. Among the three, in worst scenario, the reading speed compares as the following: Cache Database </w:t>
      </w:r>
      <w:r>
        <w:lastRenderedPageBreak/>
        <w:t>(Non-relational database) is highest; Hard Disk (Non-relational database) is in the middle; and Hard Disk (Relational database) is slowest.</w:t>
      </w:r>
    </w:p>
    <w:p w14:paraId="135522C9" w14:textId="77777777" w:rsidR="00586423" w:rsidRDefault="00586423"/>
    <w:p w14:paraId="44243F14" w14:textId="77777777" w:rsidR="00586423" w:rsidRDefault="007D160A">
      <w:r>
        <w:t>The overall query performance (experiment) of different modern database systems are compared in the following table</w:t>
      </w:r>
      <w:r>
        <w:rPr>
          <w:rStyle w:val="FootnoteReference"/>
        </w:rPr>
        <w:footnoteReference w:id="8"/>
      </w:r>
      <w:r>
        <w:t xml:space="preserve">. All the experiments were performed on </w:t>
      </w:r>
      <w:r>
        <w:rPr>
          <w:b/>
          <w:bCs/>
        </w:rPr>
        <w:t>MacBook pro</w:t>
      </w:r>
      <w:r>
        <w:t xml:space="preserve"> year 2015 8GB RAM and i5 processor.</w:t>
      </w:r>
      <w:r>
        <w:rPr>
          <w:rStyle w:val="EndnoteReference"/>
        </w:rPr>
        <w:endnoteReference w:id="19"/>
      </w:r>
    </w:p>
    <w:p w14:paraId="4040045E" w14:textId="77777777" w:rsidR="00586423" w:rsidRDefault="00586423"/>
    <w:p w14:paraId="72F45EE4" w14:textId="77777777" w:rsidR="00586423" w:rsidRDefault="007D160A">
      <w:pPr>
        <w:pStyle w:val="Index"/>
      </w:pPr>
      <w:r>
        <w:t>Table 3 Query performance of databases with 10 000 records in milliseconds</w:t>
      </w:r>
    </w:p>
    <w:tbl>
      <w:tblPr>
        <w:tblStyle w:val="TableGrid"/>
        <w:tblW w:w="0" w:type="auto"/>
        <w:tblLook w:val="04A0" w:firstRow="1" w:lastRow="0" w:firstColumn="1" w:lastColumn="0" w:noHBand="0" w:noVBand="1"/>
      </w:tblPr>
      <w:tblGrid>
        <w:gridCol w:w="1358"/>
        <w:gridCol w:w="1100"/>
        <w:gridCol w:w="1212"/>
        <w:gridCol w:w="1413"/>
        <w:gridCol w:w="1362"/>
        <w:gridCol w:w="1338"/>
      </w:tblGrid>
      <w:tr w:rsidR="00586423" w14:paraId="56FA0B33" w14:textId="77777777">
        <w:tc>
          <w:tcPr>
            <w:tcW w:w="1358" w:type="dxa"/>
            <w:vAlign w:val="center"/>
          </w:tcPr>
          <w:p w14:paraId="23E93B61" w14:textId="77777777" w:rsidR="00586423" w:rsidRDefault="007D160A">
            <w:r>
              <w:t>Operation</w:t>
            </w:r>
          </w:p>
        </w:tc>
        <w:tc>
          <w:tcPr>
            <w:tcW w:w="1100" w:type="dxa"/>
            <w:vAlign w:val="center"/>
          </w:tcPr>
          <w:p w14:paraId="4597B71A" w14:textId="77777777" w:rsidR="00586423" w:rsidRDefault="007D160A">
            <w:r>
              <w:t>Oracle</w:t>
            </w:r>
          </w:p>
        </w:tc>
        <w:tc>
          <w:tcPr>
            <w:tcW w:w="1212" w:type="dxa"/>
            <w:vAlign w:val="center"/>
          </w:tcPr>
          <w:p w14:paraId="6858497E" w14:textId="77777777" w:rsidR="00586423" w:rsidRDefault="007D160A">
            <w:proofErr w:type="spellStart"/>
            <w:r>
              <w:t>MySql</w:t>
            </w:r>
            <w:proofErr w:type="spellEnd"/>
          </w:p>
        </w:tc>
        <w:tc>
          <w:tcPr>
            <w:tcW w:w="1413" w:type="dxa"/>
            <w:vAlign w:val="center"/>
          </w:tcPr>
          <w:p w14:paraId="1E0859F1" w14:textId="77777777" w:rsidR="00586423" w:rsidRDefault="007D160A">
            <w:r>
              <w:t>Mongo</w:t>
            </w:r>
          </w:p>
        </w:tc>
        <w:tc>
          <w:tcPr>
            <w:tcW w:w="1362" w:type="dxa"/>
            <w:vAlign w:val="center"/>
          </w:tcPr>
          <w:p w14:paraId="416F2CFF" w14:textId="77777777" w:rsidR="00586423" w:rsidRDefault="007D160A">
            <w:proofErr w:type="spellStart"/>
            <w:r>
              <w:t>Redis</w:t>
            </w:r>
            <w:proofErr w:type="spellEnd"/>
          </w:p>
        </w:tc>
        <w:tc>
          <w:tcPr>
            <w:tcW w:w="1338" w:type="dxa"/>
            <w:vAlign w:val="center"/>
          </w:tcPr>
          <w:p w14:paraId="611E0030" w14:textId="77777777" w:rsidR="00586423" w:rsidRDefault="007D160A">
            <w:proofErr w:type="spellStart"/>
            <w:r>
              <w:t>GraphQL</w:t>
            </w:r>
            <w:proofErr w:type="spellEnd"/>
          </w:p>
        </w:tc>
      </w:tr>
      <w:tr w:rsidR="00586423" w14:paraId="39EB2A3D" w14:textId="77777777">
        <w:tc>
          <w:tcPr>
            <w:tcW w:w="1358" w:type="dxa"/>
            <w:vAlign w:val="center"/>
          </w:tcPr>
          <w:p w14:paraId="518C9498" w14:textId="77777777" w:rsidR="00586423" w:rsidRDefault="007D160A">
            <w:pPr>
              <w:rPr>
                <w:sz w:val="22"/>
              </w:rPr>
            </w:pPr>
            <w:r>
              <w:rPr>
                <w:sz w:val="22"/>
              </w:rPr>
              <w:t>Insert</w:t>
            </w:r>
          </w:p>
        </w:tc>
        <w:tc>
          <w:tcPr>
            <w:tcW w:w="1100" w:type="dxa"/>
            <w:vAlign w:val="center"/>
          </w:tcPr>
          <w:p w14:paraId="192D68BB" w14:textId="77777777" w:rsidR="00586423" w:rsidRDefault="007D160A">
            <w:pPr>
              <w:rPr>
                <w:sz w:val="22"/>
              </w:rPr>
            </w:pPr>
            <w:r>
              <w:rPr>
                <w:sz w:val="22"/>
              </w:rPr>
              <w:t>0.091</w:t>
            </w:r>
          </w:p>
        </w:tc>
        <w:tc>
          <w:tcPr>
            <w:tcW w:w="1212" w:type="dxa"/>
            <w:vAlign w:val="center"/>
          </w:tcPr>
          <w:p w14:paraId="7E179BC8" w14:textId="77777777" w:rsidR="00586423" w:rsidRDefault="007D160A">
            <w:pPr>
              <w:rPr>
                <w:sz w:val="22"/>
              </w:rPr>
            </w:pPr>
            <w:r>
              <w:rPr>
                <w:sz w:val="22"/>
              </w:rPr>
              <w:t>0.038</w:t>
            </w:r>
          </w:p>
        </w:tc>
        <w:tc>
          <w:tcPr>
            <w:tcW w:w="1413" w:type="dxa"/>
            <w:vAlign w:val="center"/>
          </w:tcPr>
          <w:p w14:paraId="6AC03D4B" w14:textId="77777777" w:rsidR="00586423" w:rsidRDefault="007D160A">
            <w:pPr>
              <w:rPr>
                <w:sz w:val="22"/>
              </w:rPr>
            </w:pPr>
            <w:r>
              <w:rPr>
                <w:sz w:val="22"/>
              </w:rPr>
              <w:t>0.005</w:t>
            </w:r>
          </w:p>
        </w:tc>
        <w:tc>
          <w:tcPr>
            <w:tcW w:w="1362" w:type="dxa"/>
            <w:vAlign w:val="center"/>
          </w:tcPr>
          <w:p w14:paraId="6BFC46FA" w14:textId="77777777" w:rsidR="00586423" w:rsidRDefault="007D160A">
            <w:pPr>
              <w:rPr>
                <w:sz w:val="22"/>
              </w:rPr>
            </w:pPr>
            <w:r>
              <w:rPr>
                <w:sz w:val="22"/>
              </w:rPr>
              <w:t>0.010</w:t>
            </w:r>
          </w:p>
        </w:tc>
        <w:tc>
          <w:tcPr>
            <w:tcW w:w="1338" w:type="dxa"/>
            <w:vAlign w:val="center"/>
          </w:tcPr>
          <w:p w14:paraId="483BD1C4" w14:textId="77777777" w:rsidR="00586423" w:rsidRDefault="007D160A">
            <w:pPr>
              <w:rPr>
                <w:sz w:val="22"/>
              </w:rPr>
            </w:pPr>
            <w:r>
              <w:rPr>
                <w:sz w:val="22"/>
              </w:rPr>
              <w:t>0.008</w:t>
            </w:r>
          </w:p>
        </w:tc>
      </w:tr>
      <w:tr w:rsidR="00586423" w14:paraId="5EE58500" w14:textId="77777777">
        <w:tc>
          <w:tcPr>
            <w:tcW w:w="1358" w:type="dxa"/>
            <w:vAlign w:val="center"/>
          </w:tcPr>
          <w:p w14:paraId="0DC03E6E" w14:textId="77777777" w:rsidR="00586423" w:rsidRDefault="007D160A">
            <w:pPr>
              <w:rPr>
                <w:sz w:val="22"/>
              </w:rPr>
            </w:pPr>
            <w:r>
              <w:rPr>
                <w:sz w:val="22"/>
              </w:rPr>
              <w:t>Update</w:t>
            </w:r>
          </w:p>
        </w:tc>
        <w:tc>
          <w:tcPr>
            <w:tcW w:w="1100" w:type="dxa"/>
            <w:vAlign w:val="center"/>
          </w:tcPr>
          <w:p w14:paraId="2327B464" w14:textId="77777777" w:rsidR="00586423" w:rsidRDefault="007D160A">
            <w:pPr>
              <w:rPr>
                <w:sz w:val="22"/>
              </w:rPr>
            </w:pPr>
            <w:r>
              <w:rPr>
                <w:sz w:val="22"/>
              </w:rPr>
              <w:t>0.092</w:t>
            </w:r>
          </w:p>
        </w:tc>
        <w:tc>
          <w:tcPr>
            <w:tcW w:w="1212" w:type="dxa"/>
            <w:vAlign w:val="center"/>
          </w:tcPr>
          <w:p w14:paraId="45401D2B" w14:textId="77777777" w:rsidR="00586423" w:rsidRDefault="007D160A">
            <w:pPr>
              <w:rPr>
                <w:sz w:val="22"/>
              </w:rPr>
            </w:pPr>
            <w:r>
              <w:rPr>
                <w:sz w:val="22"/>
              </w:rPr>
              <w:t>0.068</w:t>
            </w:r>
          </w:p>
        </w:tc>
        <w:tc>
          <w:tcPr>
            <w:tcW w:w="1413" w:type="dxa"/>
            <w:vAlign w:val="center"/>
          </w:tcPr>
          <w:p w14:paraId="47ABE758" w14:textId="77777777" w:rsidR="00586423" w:rsidRDefault="007D160A">
            <w:pPr>
              <w:rPr>
                <w:sz w:val="22"/>
              </w:rPr>
            </w:pPr>
            <w:r>
              <w:rPr>
                <w:sz w:val="22"/>
              </w:rPr>
              <w:t>0.009</w:t>
            </w:r>
          </w:p>
        </w:tc>
        <w:tc>
          <w:tcPr>
            <w:tcW w:w="1362" w:type="dxa"/>
            <w:vAlign w:val="center"/>
          </w:tcPr>
          <w:p w14:paraId="28D6E3F3" w14:textId="77777777" w:rsidR="00586423" w:rsidRDefault="007D160A">
            <w:pPr>
              <w:rPr>
                <w:sz w:val="22"/>
              </w:rPr>
            </w:pPr>
            <w:r>
              <w:rPr>
                <w:sz w:val="22"/>
              </w:rPr>
              <w:t>0.013</w:t>
            </w:r>
          </w:p>
        </w:tc>
        <w:tc>
          <w:tcPr>
            <w:tcW w:w="1338" w:type="dxa"/>
            <w:vAlign w:val="center"/>
          </w:tcPr>
          <w:p w14:paraId="56F3B7F8" w14:textId="77777777" w:rsidR="00586423" w:rsidRDefault="007D160A">
            <w:pPr>
              <w:rPr>
                <w:sz w:val="22"/>
              </w:rPr>
            </w:pPr>
            <w:r>
              <w:rPr>
                <w:sz w:val="22"/>
              </w:rPr>
              <w:t>0.012</w:t>
            </w:r>
          </w:p>
        </w:tc>
      </w:tr>
      <w:tr w:rsidR="00586423" w14:paraId="73650EC8" w14:textId="77777777">
        <w:tc>
          <w:tcPr>
            <w:tcW w:w="1358" w:type="dxa"/>
            <w:vAlign w:val="center"/>
          </w:tcPr>
          <w:p w14:paraId="262C3E06" w14:textId="77777777" w:rsidR="00586423" w:rsidRDefault="007D160A">
            <w:pPr>
              <w:rPr>
                <w:sz w:val="22"/>
              </w:rPr>
            </w:pPr>
            <w:r>
              <w:rPr>
                <w:sz w:val="22"/>
              </w:rPr>
              <w:t>Delete</w:t>
            </w:r>
          </w:p>
        </w:tc>
        <w:tc>
          <w:tcPr>
            <w:tcW w:w="1100" w:type="dxa"/>
            <w:vAlign w:val="center"/>
          </w:tcPr>
          <w:p w14:paraId="0A542AAC" w14:textId="77777777" w:rsidR="00586423" w:rsidRDefault="007D160A">
            <w:pPr>
              <w:rPr>
                <w:sz w:val="22"/>
              </w:rPr>
            </w:pPr>
            <w:r>
              <w:rPr>
                <w:sz w:val="22"/>
              </w:rPr>
              <w:t>0.119</w:t>
            </w:r>
          </w:p>
        </w:tc>
        <w:tc>
          <w:tcPr>
            <w:tcW w:w="1212" w:type="dxa"/>
            <w:vAlign w:val="center"/>
          </w:tcPr>
          <w:p w14:paraId="59F5CEB1" w14:textId="77777777" w:rsidR="00586423" w:rsidRDefault="007D160A">
            <w:pPr>
              <w:rPr>
                <w:sz w:val="22"/>
              </w:rPr>
            </w:pPr>
            <w:r>
              <w:rPr>
                <w:sz w:val="22"/>
              </w:rPr>
              <w:t>0.047</w:t>
            </w:r>
          </w:p>
        </w:tc>
        <w:tc>
          <w:tcPr>
            <w:tcW w:w="1413" w:type="dxa"/>
            <w:vAlign w:val="center"/>
          </w:tcPr>
          <w:p w14:paraId="46073DB5" w14:textId="77777777" w:rsidR="00586423" w:rsidRDefault="007D160A">
            <w:pPr>
              <w:rPr>
                <w:sz w:val="22"/>
              </w:rPr>
            </w:pPr>
            <w:r>
              <w:rPr>
                <w:sz w:val="22"/>
              </w:rPr>
              <w:t>0.015</w:t>
            </w:r>
          </w:p>
        </w:tc>
        <w:tc>
          <w:tcPr>
            <w:tcW w:w="1362" w:type="dxa"/>
            <w:vAlign w:val="center"/>
          </w:tcPr>
          <w:p w14:paraId="1ED727B1" w14:textId="77777777" w:rsidR="00586423" w:rsidRDefault="007D160A">
            <w:pPr>
              <w:rPr>
                <w:sz w:val="22"/>
              </w:rPr>
            </w:pPr>
            <w:r>
              <w:rPr>
                <w:sz w:val="22"/>
              </w:rPr>
              <w:t>0.021</w:t>
            </w:r>
          </w:p>
        </w:tc>
        <w:tc>
          <w:tcPr>
            <w:tcW w:w="1338" w:type="dxa"/>
            <w:vAlign w:val="center"/>
          </w:tcPr>
          <w:p w14:paraId="3F1A6A19" w14:textId="77777777" w:rsidR="00586423" w:rsidRDefault="007D160A">
            <w:pPr>
              <w:rPr>
                <w:sz w:val="22"/>
              </w:rPr>
            </w:pPr>
            <w:r>
              <w:rPr>
                <w:sz w:val="22"/>
              </w:rPr>
              <w:t>0.018</w:t>
            </w:r>
          </w:p>
        </w:tc>
      </w:tr>
      <w:tr w:rsidR="00586423" w14:paraId="4D3769A1" w14:textId="77777777">
        <w:tc>
          <w:tcPr>
            <w:tcW w:w="1358" w:type="dxa"/>
            <w:vAlign w:val="center"/>
          </w:tcPr>
          <w:p w14:paraId="06F4F65C" w14:textId="77777777" w:rsidR="00586423" w:rsidRDefault="007D160A">
            <w:pPr>
              <w:rPr>
                <w:sz w:val="22"/>
              </w:rPr>
            </w:pPr>
            <w:r>
              <w:rPr>
                <w:sz w:val="22"/>
              </w:rPr>
              <w:t>Select</w:t>
            </w:r>
          </w:p>
        </w:tc>
        <w:tc>
          <w:tcPr>
            <w:tcW w:w="1100" w:type="dxa"/>
            <w:vAlign w:val="center"/>
          </w:tcPr>
          <w:p w14:paraId="7E9BE9E1" w14:textId="77777777" w:rsidR="00586423" w:rsidRDefault="007D160A">
            <w:pPr>
              <w:rPr>
                <w:sz w:val="22"/>
              </w:rPr>
            </w:pPr>
            <w:r>
              <w:rPr>
                <w:sz w:val="22"/>
              </w:rPr>
              <w:t>0.062</w:t>
            </w:r>
          </w:p>
        </w:tc>
        <w:tc>
          <w:tcPr>
            <w:tcW w:w="1212" w:type="dxa"/>
            <w:vAlign w:val="center"/>
          </w:tcPr>
          <w:p w14:paraId="3E68615D" w14:textId="77777777" w:rsidR="00586423" w:rsidRDefault="007D160A">
            <w:pPr>
              <w:rPr>
                <w:sz w:val="22"/>
              </w:rPr>
            </w:pPr>
            <w:r>
              <w:rPr>
                <w:sz w:val="22"/>
              </w:rPr>
              <w:t>0.067</w:t>
            </w:r>
          </w:p>
        </w:tc>
        <w:tc>
          <w:tcPr>
            <w:tcW w:w="1413" w:type="dxa"/>
            <w:vAlign w:val="center"/>
          </w:tcPr>
          <w:p w14:paraId="456BF3BE" w14:textId="77777777" w:rsidR="00586423" w:rsidRDefault="007D160A">
            <w:pPr>
              <w:rPr>
                <w:sz w:val="22"/>
              </w:rPr>
            </w:pPr>
            <w:r>
              <w:rPr>
                <w:sz w:val="22"/>
              </w:rPr>
              <w:t>0.009</w:t>
            </w:r>
          </w:p>
        </w:tc>
        <w:tc>
          <w:tcPr>
            <w:tcW w:w="1362" w:type="dxa"/>
            <w:vAlign w:val="center"/>
          </w:tcPr>
          <w:p w14:paraId="59729A63" w14:textId="77777777" w:rsidR="00586423" w:rsidRDefault="007D160A">
            <w:pPr>
              <w:rPr>
                <w:sz w:val="22"/>
              </w:rPr>
            </w:pPr>
            <w:r>
              <w:rPr>
                <w:sz w:val="22"/>
              </w:rPr>
              <w:t>0.015</w:t>
            </w:r>
          </w:p>
        </w:tc>
        <w:tc>
          <w:tcPr>
            <w:tcW w:w="1338" w:type="dxa"/>
            <w:vAlign w:val="center"/>
          </w:tcPr>
          <w:p w14:paraId="1C99A40E" w14:textId="77777777" w:rsidR="00586423" w:rsidRDefault="007D160A">
            <w:pPr>
              <w:rPr>
                <w:sz w:val="22"/>
              </w:rPr>
            </w:pPr>
            <w:r>
              <w:rPr>
                <w:sz w:val="22"/>
              </w:rPr>
              <w:t>0.011</w:t>
            </w:r>
          </w:p>
        </w:tc>
      </w:tr>
    </w:tbl>
    <w:p w14:paraId="61DC1656" w14:textId="77777777" w:rsidR="00586423" w:rsidRDefault="00586423"/>
    <w:p w14:paraId="5351BAB5" w14:textId="77777777" w:rsidR="00586423" w:rsidRDefault="007D160A">
      <w:r>
        <w:t xml:space="preserve">Out of these database systems, Mongo, </w:t>
      </w:r>
      <w:proofErr w:type="spellStart"/>
      <w:r>
        <w:t>Redis</w:t>
      </w:r>
      <w:proofErr w:type="spellEnd"/>
      <w:r>
        <w:t xml:space="preserve"> and </w:t>
      </w:r>
      <w:proofErr w:type="spellStart"/>
      <w:r>
        <w:t>GraphQL</w:t>
      </w:r>
      <w:proofErr w:type="spellEnd"/>
      <w:r>
        <w:t xml:space="preserve"> are for all non-relational databases. They can be chosen as the non-relational database layer (layer 2) in our search engine system. Searching keywords at layer 2 is very fast, and these keys can be further encoded to reduce the storage. More discussion will follow next.</w:t>
      </w:r>
    </w:p>
    <w:p w14:paraId="017486F4" w14:textId="77777777" w:rsidR="00586423" w:rsidRDefault="007D160A">
      <w:r>
        <w:rPr>
          <w:noProof/>
          <w:lang w:val="en-US" w:eastAsia="en-US"/>
        </w:rPr>
        <w:drawing>
          <wp:inline distT="0" distB="0" distL="114300" distR="114300" wp14:anchorId="01025D34" wp14:editId="52BE40FF">
            <wp:extent cx="2043430" cy="2262505"/>
            <wp:effectExtent l="0" t="0" r="13970" b="4445"/>
            <wp:docPr id="20" name="Picture 20" descr="keywords indexes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keywords indexes storage"/>
                    <pic:cNvPicPr>
                      <a:picLocks noChangeAspect="1"/>
                    </pic:cNvPicPr>
                  </pic:nvPicPr>
                  <pic:blipFill>
                    <a:blip r:embed="rId37"/>
                    <a:stretch>
                      <a:fillRect/>
                    </a:stretch>
                  </pic:blipFill>
                  <pic:spPr>
                    <a:xfrm>
                      <a:off x="0" y="0"/>
                      <a:ext cx="2043430" cy="2262505"/>
                    </a:xfrm>
                    <a:prstGeom prst="rect">
                      <a:avLst/>
                    </a:prstGeom>
                  </pic:spPr>
                </pic:pic>
              </a:graphicData>
            </a:graphic>
          </wp:inline>
        </w:drawing>
      </w:r>
    </w:p>
    <w:p w14:paraId="6E69DFE8" w14:textId="77777777" w:rsidR="00586423" w:rsidRDefault="007D160A">
      <w:pPr>
        <w:pStyle w:val="Index"/>
      </w:pPr>
      <w:r>
        <w:t>Figure 15 Non-relational database storage structure in layer 2 in DLRV</w:t>
      </w:r>
    </w:p>
    <w:p w14:paraId="6EBFB9FF" w14:textId="77777777" w:rsidR="00586423" w:rsidRDefault="00586423">
      <w:pPr>
        <w:pStyle w:val="Index"/>
        <w:jc w:val="both"/>
        <w:rPr>
          <w:rFonts w:cs="Arial"/>
          <w:i w:val="0"/>
        </w:rPr>
      </w:pPr>
    </w:p>
    <w:p w14:paraId="4C4F549C" w14:textId="77777777" w:rsidR="00586423" w:rsidRDefault="007D160A">
      <w:r>
        <w:t xml:space="preserve">Figure 15 shows the ‘key-value’ data structure used to manage data in non-relational database. The ‘key-value’ data structure is very common in non-relational database, </w:t>
      </w:r>
      <w:proofErr w:type="gramStart"/>
      <w:r>
        <w:t>storing  “</w:t>
      </w:r>
      <w:proofErr w:type="gramEnd"/>
      <w:r>
        <w:t xml:space="preserve">one key to one value”. The ‘key-value’ data structure is stored as “JSON-like” documents with optional schema by </w:t>
      </w:r>
      <w:r>
        <w:rPr>
          <w:b/>
          <w:bCs/>
        </w:rPr>
        <w:t>MongoDB</w:t>
      </w:r>
      <w:r>
        <w:rPr>
          <w:rStyle w:val="FootnoteReference"/>
          <w:b/>
          <w:bCs/>
        </w:rPr>
        <w:footnoteReference w:id="9"/>
      </w:r>
      <w:r>
        <w:rPr>
          <w:b/>
          <w:bCs/>
        </w:rPr>
        <w:t xml:space="preserve"> </w:t>
      </w:r>
      <w:r>
        <w:t xml:space="preserve">in the second layer, indexed </w:t>
      </w:r>
      <w:proofErr w:type="gramStart"/>
      <w:r>
        <w:t>with  B</w:t>
      </w:r>
      <w:proofErr w:type="gramEnd"/>
      <w:r>
        <w:t>-tree</w:t>
      </w:r>
      <w:r>
        <w:rPr>
          <w:rStyle w:val="FootnoteReference"/>
        </w:rPr>
        <w:footnoteReference w:id="10"/>
      </w:r>
      <w:r>
        <w:t xml:space="preserve">. In this database, the data type format is JSON and the search time complexity of B-tree is </w:t>
      </w:r>
      <w:proofErr w:type="gramStart"/>
      <w:r>
        <w:rPr>
          <w:i/>
          <w:iCs/>
        </w:rPr>
        <w:t>O(</w:t>
      </w:r>
      <w:proofErr w:type="spellStart"/>
      <w:proofErr w:type="gramEnd"/>
      <w:r>
        <w:rPr>
          <w:i/>
          <w:iCs/>
        </w:rPr>
        <w:t>logN</w:t>
      </w:r>
      <w:proofErr w:type="spellEnd"/>
      <w:r>
        <w:rPr>
          <w:i/>
          <w:iCs/>
        </w:rPr>
        <w:t>)</w:t>
      </w:r>
      <w:r>
        <w:t>.</w:t>
      </w:r>
    </w:p>
    <w:p w14:paraId="460C99D5" w14:textId="77777777" w:rsidR="00586423" w:rsidRDefault="00586423"/>
    <w:p w14:paraId="6C765E0A" w14:textId="77777777" w:rsidR="00586423" w:rsidRDefault="007D160A">
      <w:r>
        <w:t>Because one keyword can map to multiple resources</w:t>
      </w:r>
      <w:proofErr w:type="gramStart"/>
      <w:r>
        <w:t>,  a</w:t>
      </w:r>
      <w:proofErr w:type="gramEnd"/>
      <w:r>
        <w:t xml:space="preserve"> keyword will filter out multiple resource entries (as IDs) in database. In a non-relational database, referring to Figure 15, the “key” is a word parsed from title, tags and description from a resource, and the “value” is a set of resource IDs stored like </w:t>
      </w:r>
      <w:r>
        <w:rPr>
          <w:i/>
          <w:iCs/>
        </w:rPr>
        <w:t>[id</w:t>
      </w:r>
      <w:r>
        <w:rPr>
          <w:i/>
          <w:iCs/>
          <w:vertAlign w:val="subscript"/>
        </w:rPr>
        <w:t>1</w:t>
      </w:r>
      <w:r>
        <w:rPr>
          <w:i/>
          <w:iCs/>
        </w:rPr>
        <w:t>, id</w:t>
      </w:r>
      <w:r>
        <w:rPr>
          <w:i/>
          <w:iCs/>
          <w:vertAlign w:val="subscript"/>
        </w:rPr>
        <w:t>2</w:t>
      </w:r>
      <w:r>
        <w:rPr>
          <w:i/>
          <w:iCs/>
        </w:rPr>
        <w:t xml:space="preserve">, </w:t>
      </w:r>
      <w:proofErr w:type="gramStart"/>
      <w:r>
        <w:rPr>
          <w:i/>
          <w:iCs/>
        </w:rPr>
        <w:t>id</w:t>
      </w:r>
      <w:r>
        <w:rPr>
          <w:i/>
          <w:iCs/>
          <w:vertAlign w:val="subscript"/>
        </w:rPr>
        <w:t>3</w:t>
      </w:r>
      <w:r>
        <w:rPr>
          <w:i/>
          <w:iCs/>
        </w:rPr>
        <w:t>, …]</w:t>
      </w:r>
      <w:proofErr w:type="gramEnd"/>
      <w:r>
        <w:t>.</w:t>
      </w:r>
    </w:p>
    <w:p w14:paraId="1402986D" w14:textId="77777777" w:rsidR="00586423" w:rsidRDefault="00586423"/>
    <w:p w14:paraId="429E4B90" w14:textId="77777777" w:rsidR="00586423" w:rsidRDefault="007D160A">
      <w:r>
        <w:t xml:space="preserve">Although there may be many resource IDs (value) to a keyword (key) in the non-relational database, the resources IDs can be stored in JSON as an array, which are compatible with most, if not all, mainstream programming languages. An example of storing keywords and resource IDs in the non-relational database can be found in Table 4, where keys are encoded. </w:t>
      </w:r>
    </w:p>
    <w:p w14:paraId="4DC5B578" w14:textId="77777777" w:rsidR="00586423" w:rsidRDefault="00586423"/>
    <w:p w14:paraId="34CF947C" w14:textId="77777777" w:rsidR="00586423" w:rsidRDefault="007D160A">
      <w:pPr>
        <w:pStyle w:val="Index"/>
      </w:pPr>
      <w:r>
        <w:t>Table 4 key-value stored in non-relational database</w:t>
      </w:r>
    </w:p>
    <w:tbl>
      <w:tblPr>
        <w:tblStyle w:val="TableGrid"/>
        <w:tblW w:w="0" w:type="auto"/>
        <w:jc w:val="center"/>
        <w:tblLook w:val="04A0" w:firstRow="1" w:lastRow="0" w:firstColumn="1" w:lastColumn="0" w:noHBand="0" w:noVBand="1"/>
      </w:tblPr>
      <w:tblGrid>
        <w:gridCol w:w="5771"/>
        <w:gridCol w:w="4660"/>
      </w:tblGrid>
      <w:tr w:rsidR="00586423" w14:paraId="677EBE7E" w14:textId="77777777">
        <w:trPr>
          <w:jc w:val="center"/>
        </w:trPr>
        <w:tc>
          <w:tcPr>
            <w:tcW w:w="7087" w:type="dxa"/>
            <w:vAlign w:val="center"/>
          </w:tcPr>
          <w:p w14:paraId="1A80355C" w14:textId="77777777" w:rsidR="00586423" w:rsidRDefault="007D160A">
            <w:pPr>
              <w:rPr>
                <w:b/>
                <w:bCs/>
              </w:rPr>
            </w:pPr>
            <w:r>
              <w:rPr>
                <w:b/>
                <w:bCs/>
              </w:rPr>
              <w:t>Key (keywords, tags)</w:t>
            </w:r>
          </w:p>
        </w:tc>
        <w:tc>
          <w:tcPr>
            <w:tcW w:w="7087" w:type="dxa"/>
            <w:vAlign w:val="center"/>
          </w:tcPr>
          <w:p w14:paraId="438BDBDE" w14:textId="77777777" w:rsidR="00586423" w:rsidRDefault="007D160A">
            <w:pPr>
              <w:rPr>
                <w:b/>
                <w:bCs/>
              </w:rPr>
            </w:pPr>
            <w:r>
              <w:rPr>
                <w:b/>
                <w:bCs/>
              </w:rPr>
              <w:t>Value (resource id as an array)</w:t>
            </w:r>
          </w:p>
        </w:tc>
      </w:tr>
      <w:tr w:rsidR="00586423" w14:paraId="19E26512" w14:textId="77777777">
        <w:trPr>
          <w:jc w:val="center"/>
        </w:trPr>
        <w:tc>
          <w:tcPr>
            <w:tcW w:w="7087" w:type="dxa"/>
            <w:vAlign w:val="center"/>
          </w:tcPr>
          <w:p w14:paraId="045EE8BB" w14:textId="77777777" w:rsidR="00586423" w:rsidRDefault="007D160A">
            <w:r>
              <w:rPr>
                <w:lang w:val="en-US"/>
              </w:rPr>
              <w:t>ba0a6ddd94c73698a3658f92ac222f8a</w:t>
            </w:r>
          </w:p>
        </w:tc>
        <w:tc>
          <w:tcPr>
            <w:tcW w:w="7087" w:type="dxa"/>
            <w:vAlign w:val="center"/>
          </w:tcPr>
          <w:p w14:paraId="4812F233" w14:textId="77777777" w:rsidR="00586423" w:rsidRDefault="007D160A">
            <w:r>
              <w:t>1, 2, 3</w:t>
            </w:r>
          </w:p>
        </w:tc>
      </w:tr>
      <w:tr w:rsidR="00586423" w14:paraId="157EEC84" w14:textId="77777777">
        <w:trPr>
          <w:jc w:val="center"/>
        </w:trPr>
        <w:tc>
          <w:tcPr>
            <w:tcW w:w="7087" w:type="dxa"/>
            <w:vAlign w:val="center"/>
          </w:tcPr>
          <w:p w14:paraId="1D4C3583" w14:textId="77777777" w:rsidR="00586423" w:rsidRDefault="007D160A">
            <w:r>
              <w:rPr>
                <w:lang w:val="en-US"/>
              </w:rPr>
              <w:t>c31b32364ce19ca8fcd150a417ecce58</w:t>
            </w:r>
          </w:p>
        </w:tc>
        <w:tc>
          <w:tcPr>
            <w:tcW w:w="7087" w:type="dxa"/>
            <w:vAlign w:val="center"/>
          </w:tcPr>
          <w:p w14:paraId="0FADB17E" w14:textId="77777777" w:rsidR="00586423" w:rsidRDefault="007D160A">
            <w:r>
              <w:t>4, 5, 6, 7, 8, 9, 11, 12</w:t>
            </w:r>
          </w:p>
        </w:tc>
      </w:tr>
      <w:tr w:rsidR="00586423" w14:paraId="210092A2" w14:textId="77777777">
        <w:trPr>
          <w:jc w:val="center"/>
        </w:trPr>
        <w:tc>
          <w:tcPr>
            <w:tcW w:w="7087" w:type="dxa"/>
            <w:vAlign w:val="center"/>
          </w:tcPr>
          <w:p w14:paraId="41445134" w14:textId="77777777" w:rsidR="00586423" w:rsidRDefault="007D160A">
            <w:r>
              <w:rPr>
                <w:lang w:val="en-US"/>
              </w:rPr>
              <w:t>4dbe9ff7f2742c912b53b9feab9f343e</w:t>
            </w:r>
          </w:p>
        </w:tc>
        <w:tc>
          <w:tcPr>
            <w:tcW w:w="7087" w:type="dxa"/>
            <w:vAlign w:val="center"/>
          </w:tcPr>
          <w:p w14:paraId="74EC1C24" w14:textId="77777777" w:rsidR="00586423" w:rsidRDefault="007D160A">
            <w:r>
              <w:t>6</w:t>
            </w:r>
          </w:p>
        </w:tc>
      </w:tr>
    </w:tbl>
    <w:p w14:paraId="2E060694" w14:textId="77777777" w:rsidR="00586423" w:rsidRDefault="00586423"/>
    <w:p w14:paraId="3837184F" w14:textId="77777777" w:rsidR="00586423" w:rsidRDefault="007D160A">
      <w:r>
        <w:t>When search keywords are received, if there is only the relational database (layer 1)</w:t>
      </w:r>
      <w:proofErr w:type="gramStart"/>
      <w:r>
        <w:t>,  the</w:t>
      </w:r>
      <w:proofErr w:type="gramEnd"/>
      <w:r>
        <w:t xml:space="preserve"> search would be directly processed as a scanning of rows in the resource table sequentially</w:t>
      </w:r>
      <w:r>
        <w:rPr>
          <w:rStyle w:val="FootnoteReference"/>
          <w:i/>
          <w:iCs/>
        </w:rPr>
        <w:footnoteReference w:id="11"/>
      </w:r>
      <w:r>
        <w:t xml:space="preserve">.  Sequentially accessing records to find resources matching a keyword, compared with title, tags, descriptions at the same time. When there is a non-relational database (layer 2) with an index built in, the search speed can be significantly improved. Here are two steps working together in the simplest scenario considered: </w:t>
      </w:r>
    </w:p>
    <w:p w14:paraId="53DA5753" w14:textId="77777777" w:rsidR="00586423" w:rsidRDefault="00586423"/>
    <w:p w14:paraId="7A54E058" w14:textId="77777777" w:rsidR="00586423" w:rsidRDefault="007D160A">
      <w:pPr>
        <w:ind w:firstLine="720"/>
      </w:pPr>
      <w:r>
        <w:t>(1) Find resource IDs at layer 2.</w:t>
      </w:r>
    </w:p>
    <w:p w14:paraId="252F7DF7" w14:textId="77777777" w:rsidR="00586423" w:rsidRDefault="007D160A">
      <w:pPr>
        <w:ind w:firstLine="720"/>
      </w:pPr>
      <w:r>
        <w:t xml:space="preserve">(2) Find detailed resource information at layer 1. </w:t>
      </w:r>
    </w:p>
    <w:p w14:paraId="2A003916" w14:textId="77777777" w:rsidR="00586423" w:rsidRDefault="00586423"/>
    <w:p w14:paraId="659AB7FD" w14:textId="77777777" w:rsidR="00586423" w:rsidRDefault="007D160A">
      <w:r>
        <w:t xml:space="preserve">In addition, </w:t>
      </w:r>
      <w:r>
        <w:rPr>
          <w:b/>
          <w:bCs/>
        </w:rPr>
        <w:t xml:space="preserve">MD5 </w:t>
      </w:r>
      <w:r>
        <w:t xml:space="preserve">is used to encode the “key” in “key-value”. </w:t>
      </w:r>
      <w:r>
        <w:rPr>
          <w:b/>
          <w:bCs/>
        </w:rPr>
        <w:t xml:space="preserve">MD5 </w:t>
      </w:r>
      <w:r>
        <w:t xml:space="preserve">is an algorithm for inputting variable length information and outputting 128 bits of fixed length, as seen in Table 4 as examples. The purpose of storing keywords in this way is to ensure that each key stored is 128 bit long. The advantage is that the storage space for a “key” is fixed. However, </w:t>
      </w:r>
      <w:r>
        <w:rPr>
          <w:b/>
          <w:bCs/>
        </w:rPr>
        <w:t xml:space="preserve">MD5 </w:t>
      </w:r>
      <w:r>
        <w:t>is not decodable. Does this affect searching? Take Table 4 for some examples:  The left column are the “keys” as</w:t>
      </w:r>
      <w:r>
        <w:rPr>
          <w:b/>
          <w:bCs/>
        </w:rPr>
        <w:t xml:space="preserve"> MD5-</w:t>
      </w:r>
      <w:r>
        <w:t>encoded. They can be tags, keywords, titles and any other words parsed from long search-strings submitted by users. The right column are the list of IDs to the corresponding resources.</w:t>
      </w:r>
    </w:p>
    <w:p w14:paraId="7B914B2F" w14:textId="77777777" w:rsidR="00586423" w:rsidRDefault="00586423"/>
    <w:p w14:paraId="0FFE47F5" w14:textId="77777777" w:rsidR="00586423" w:rsidRDefault="007D160A">
      <w:r>
        <w:t xml:space="preserve">The full searching process in layer 1 and 2 is displayed in Figure 16 as a flowchart: first, take a search keyword; then, encode the keyword by using </w:t>
      </w:r>
      <w:r>
        <w:rPr>
          <w:b/>
          <w:bCs/>
        </w:rPr>
        <w:t xml:space="preserve">MD5 </w:t>
      </w:r>
      <w:r>
        <w:t xml:space="preserve">to get the “key”; then, use the “key” to get the IDs of relevant </w:t>
      </w:r>
      <w:r>
        <w:lastRenderedPageBreak/>
        <w:t>resources; and finally retrieve the resources’ related information according to the ID list. Here, ID is the primary key in the resource table, so the search speed is fast too</w:t>
      </w:r>
      <w:r>
        <w:rPr>
          <w:rStyle w:val="FootnoteReference"/>
        </w:rPr>
        <w:footnoteReference w:id="12"/>
      </w:r>
      <w:r>
        <w:t>.</w:t>
      </w:r>
    </w:p>
    <w:p w14:paraId="14C57703" w14:textId="77777777" w:rsidR="00586423" w:rsidRDefault="00586423"/>
    <w:p w14:paraId="767370B3" w14:textId="77777777" w:rsidR="00586423" w:rsidRDefault="007D160A">
      <w:r>
        <w:rPr>
          <w:noProof/>
          <w:lang w:val="en-US" w:eastAsia="en-US"/>
        </w:rPr>
        <w:drawing>
          <wp:inline distT="0" distB="0" distL="114300" distR="114300" wp14:anchorId="67D05DD0" wp14:editId="3FABDE70">
            <wp:extent cx="2403475" cy="3422015"/>
            <wp:effectExtent l="0" t="0" r="15875" b="6985"/>
            <wp:docPr id="21" name="Picture 21" descr="search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earch process"/>
                    <pic:cNvPicPr>
                      <a:picLocks noChangeAspect="1"/>
                    </pic:cNvPicPr>
                  </pic:nvPicPr>
                  <pic:blipFill>
                    <a:blip r:embed="rId38"/>
                    <a:stretch>
                      <a:fillRect/>
                    </a:stretch>
                  </pic:blipFill>
                  <pic:spPr>
                    <a:xfrm>
                      <a:off x="0" y="0"/>
                      <a:ext cx="2403475" cy="3422015"/>
                    </a:xfrm>
                    <a:prstGeom prst="rect">
                      <a:avLst/>
                    </a:prstGeom>
                  </pic:spPr>
                </pic:pic>
              </a:graphicData>
            </a:graphic>
          </wp:inline>
        </w:drawing>
      </w:r>
    </w:p>
    <w:p w14:paraId="45B76F39" w14:textId="77777777" w:rsidR="00586423" w:rsidRDefault="007D160A">
      <w:pPr>
        <w:pStyle w:val="Index"/>
      </w:pPr>
      <w:r>
        <w:t xml:space="preserve">Figure 16 </w:t>
      </w:r>
      <w:proofErr w:type="gramStart"/>
      <w:r>
        <w:t>The</w:t>
      </w:r>
      <w:proofErr w:type="gramEnd"/>
      <w:r>
        <w:t xml:space="preserve"> search process from layer 2 to layer 1</w:t>
      </w:r>
    </w:p>
    <w:p w14:paraId="2932C2A3" w14:textId="77777777" w:rsidR="00586423" w:rsidRDefault="00586423">
      <w:pPr>
        <w:pStyle w:val="HeaderandFooter"/>
        <w:rPr>
          <w:rFonts w:cs="Lohit Devanagari"/>
          <w:i/>
          <w:sz w:val="20"/>
        </w:rPr>
      </w:pPr>
    </w:p>
    <w:p w14:paraId="1B61B465" w14:textId="77777777" w:rsidR="00586423" w:rsidRDefault="007D160A">
      <w:pPr>
        <w:pStyle w:val="HeaderandFooter"/>
      </w:pPr>
      <w:r>
        <w:t>As explained earlier, non-relational database (layer 2) only stores the correspondence between keywords and resource IDs. The advantage is from the simple structure and fast search process in layer 2. However, a non-relational database must rely on the data center of the relational database (layer 1) to achieve the resource details. The core effect of second layer is saving the time to find matching keywords. Please note, non-relational database typically has advantage when data can be simply represented, so it is a best choice to hold the whole database as non-relational. Further, non-relational database does not support fuzzy search very well, because of possible “result loss”. Therefore, in our design, the complete data are stored in a relational database, layer 1 to ensure data integrity.</w:t>
      </w:r>
    </w:p>
    <w:p w14:paraId="0E523D9E" w14:textId="77777777" w:rsidR="00586423" w:rsidRDefault="007D160A">
      <w:pPr>
        <w:pStyle w:val="Heading3"/>
      </w:pPr>
      <w:bookmarkStart w:id="248" w:name="_Toc1433862258"/>
      <w:bookmarkStart w:id="249" w:name="_Toc1789755663"/>
      <w:r>
        <w:t xml:space="preserve">5.2.3 Non-Relational Database </w:t>
      </w:r>
      <w:bookmarkEnd w:id="248"/>
      <w:r>
        <w:t>for Cache</w:t>
      </w:r>
      <w:bookmarkEnd w:id="249"/>
    </w:p>
    <w:p w14:paraId="04128F59" w14:textId="77777777" w:rsidR="00586423" w:rsidRDefault="007D160A">
      <w:r>
        <w:t xml:space="preserve">Cache database is often used to speed up searches. Our system adopts </w:t>
      </w:r>
      <w:proofErr w:type="spellStart"/>
      <w:r>
        <w:rPr>
          <w:b/>
          <w:bCs/>
        </w:rPr>
        <w:t>Redis</w:t>
      </w:r>
      <w:proofErr w:type="spellEnd"/>
      <w:r>
        <w:t xml:space="preserve">, which is a database system based on memory. </w:t>
      </w:r>
      <w:proofErr w:type="spellStart"/>
      <w:r>
        <w:t>Redis</w:t>
      </w:r>
      <w:proofErr w:type="spellEnd"/>
      <w:r>
        <w:t xml:space="preserve"> has several advantages:</w:t>
      </w:r>
    </w:p>
    <w:p w14:paraId="5711FE9B" w14:textId="77777777" w:rsidR="00586423" w:rsidRDefault="00586423"/>
    <w:p w14:paraId="68615FC4" w14:textId="77777777" w:rsidR="00586423" w:rsidRDefault="007D160A">
      <w:pPr>
        <w:pStyle w:val="ListParagraph"/>
        <w:numPr>
          <w:ilvl w:val="0"/>
          <w:numId w:val="19"/>
        </w:numPr>
        <w:tabs>
          <w:tab w:val="clear" w:pos="420"/>
        </w:tabs>
      </w:pPr>
      <w:proofErr w:type="spellStart"/>
      <w:r>
        <w:t>Redis</w:t>
      </w:r>
      <w:proofErr w:type="spellEnd"/>
      <w:r>
        <w:t xml:space="preserve"> can store a large amount of data. It supports the 2^32 keys in hash map, and the maximum size of each key or value is 512M.</w:t>
      </w:r>
    </w:p>
    <w:p w14:paraId="7AA3CBC6" w14:textId="77777777" w:rsidR="00586423" w:rsidRDefault="007D160A">
      <w:pPr>
        <w:pStyle w:val="ListParagraph"/>
        <w:numPr>
          <w:ilvl w:val="0"/>
          <w:numId w:val="19"/>
        </w:numPr>
        <w:tabs>
          <w:tab w:val="clear" w:pos="420"/>
        </w:tabs>
      </w:pPr>
      <w:proofErr w:type="spellStart"/>
      <w:r>
        <w:t>Redis</w:t>
      </w:r>
      <w:proofErr w:type="spellEnd"/>
      <w:r>
        <w:t xml:space="preserve"> can be scalable and distributed.</w:t>
      </w:r>
    </w:p>
    <w:p w14:paraId="78CD6882" w14:textId="77777777" w:rsidR="00586423" w:rsidRDefault="00586423">
      <w:pPr>
        <w:pStyle w:val="Index"/>
        <w:jc w:val="both"/>
        <w:rPr>
          <w:rFonts w:cs="Arial"/>
          <w:i w:val="0"/>
        </w:rPr>
      </w:pPr>
    </w:p>
    <w:p w14:paraId="7B2F2D8C" w14:textId="77777777" w:rsidR="00586423" w:rsidRDefault="007D160A">
      <w:r>
        <w:t xml:space="preserve">Using the cache non-relational database is to further improve search performance gained from layer 2. At layer 2, when the amount of data reaches millions rows storage each day, the storage space will become insufficient, and the query speed via B-tree will be significantly slowed. Using the cache database </w:t>
      </w:r>
      <w:proofErr w:type="spellStart"/>
      <w:r>
        <w:t>Redis</w:t>
      </w:r>
      <w:proofErr w:type="spellEnd"/>
      <w:r>
        <w:t xml:space="preserve"> can take advantage of the hashing structure supported in </w:t>
      </w:r>
      <w:proofErr w:type="spellStart"/>
      <w:r>
        <w:t>Redis</w:t>
      </w:r>
      <w:proofErr w:type="spellEnd"/>
      <w:r>
        <w:t xml:space="preserve">, whose search time complexity is </w:t>
      </w:r>
      <w:proofErr w:type="gramStart"/>
      <w:r>
        <w:rPr>
          <w:i/>
          <w:iCs/>
        </w:rPr>
        <w:t>O(</w:t>
      </w:r>
      <w:proofErr w:type="gramEnd"/>
      <w:r>
        <w:rPr>
          <w:i/>
          <w:iCs/>
        </w:rPr>
        <w:t>1)</w:t>
      </w:r>
      <w:r>
        <w:t>. So, layer 3 is the fastest layer.</w:t>
      </w:r>
    </w:p>
    <w:p w14:paraId="5BF34A78" w14:textId="77777777" w:rsidR="00586423" w:rsidRDefault="00586423"/>
    <w:p w14:paraId="1F7CCC1E" w14:textId="77777777" w:rsidR="00586423" w:rsidRDefault="007D160A">
      <w:r>
        <w:t xml:space="preserve">The benefits of using cache database like </w:t>
      </w:r>
      <w:proofErr w:type="spellStart"/>
      <w:r>
        <w:t>Redis</w:t>
      </w:r>
      <w:proofErr w:type="spellEnd"/>
      <w:r>
        <w:t xml:space="preserve"> include the following:</w:t>
      </w:r>
    </w:p>
    <w:p w14:paraId="11AF4B4E" w14:textId="77777777" w:rsidR="00586423" w:rsidRDefault="00586423"/>
    <w:p w14:paraId="0CE8AFDA" w14:textId="77777777" w:rsidR="00586423" w:rsidRDefault="007D160A">
      <w:pPr>
        <w:pStyle w:val="ListParagraph"/>
        <w:numPr>
          <w:ilvl w:val="0"/>
          <w:numId w:val="19"/>
        </w:numPr>
      </w:pPr>
      <w:r>
        <w:t>Using distributed storage allows dividing data to several servers, to balance the storage pressure.</w:t>
      </w:r>
    </w:p>
    <w:p w14:paraId="55AF00BB" w14:textId="77777777" w:rsidR="00586423" w:rsidRDefault="007D160A">
      <w:pPr>
        <w:pStyle w:val="ListParagraph"/>
        <w:numPr>
          <w:ilvl w:val="0"/>
          <w:numId w:val="19"/>
        </w:numPr>
      </w:pPr>
      <w:r>
        <w:t>The speed of reading and writing memory is far higher than that of hard disk, especially beneficial for the frequently reading and writing data.</w:t>
      </w:r>
    </w:p>
    <w:p w14:paraId="35BBEB2A" w14:textId="77777777" w:rsidR="00586423" w:rsidRDefault="00586423">
      <w:pPr>
        <w:rPr>
          <w:color w:val="FF0000"/>
        </w:rPr>
      </w:pPr>
    </w:p>
    <w:p w14:paraId="05396CF3" w14:textId="77777777" w:rsidR="00586423" w:rsidRDefault="007D160A">
      <w:r>
        <w:t xml:space="preserve">However, there is also layer 3 has its own limitation. Although the memory speed is much faster than the hard disk, its storage space is far less than the disk space. Take a personal computer with 16GB memory and 1TB hard disk as an example, the memory is only 1% of the hard disk. What’s more, the price of memory is much higher than that of hard disk. Therefore, we store fewer data in the third layer than in the second layer, which indicates that the query loss rate of layer 3 is higher. The solutions are presented in Sections 5.2.4 and 5.2.5. </w:t>
      </w:r>
    </w:p>
    <w:p w14:paraId="07154CB8" w14:textId="77777777" w:rsidR="00586423" w:rsidRDefault="007D160A">
      <w:pPr>
        <w:pStyle w:val="Heading3"/>
      </w:pPr>
      <w:bookmarkStart w:id="250" w:name="_Toc935123689"/>
      <w:bookmarkStart w:id="251" w:name="_Toc178755975"/>
      <w:r>
        <w:t>5.2.4 Three Layered Search</w:t>
      </w:r>
      <w:bookmarkEnd w:id="250"/>
      <w:bookmarkEnd w:id="251"/>
    </w:p>
    <w:p w14:paraId="572CE949" w14:textId="77777777" w:rsidR="00586423" w:rsidRDefault="007D160A">
      <w:r>
        <w:t>The data storage system of the search engine is implemented with three layers, as is shown in Figure 17. Each layer has its own feature and purpose, working together to improve the speed of keyword search. To sum up, the data stored in memory, layer 3, are the keywords with high search frequency. These keywords as “keys” and the IDs of the corresponding resources as “values” are saved as with “key-value” data structure, just like those stored in layer 2. But the differences between layer 2 (B-tree) and layer 3 (Hash) causes big speed gap between them.</w:t>
      </w:r>
    </w:p>
    <w:p w14:paraId="70FE896E" w14:textId="77777777" w:rsidR="00586423" w:rsidRDefault="00586423"/>
    <w:p w14:paraId="6FEB4116" w14:textId="77777777" w:rsidR="00586423" w:rsidRDefault="00586423"/>
    <w:p w14:paraId="2F2CDA36" w14:textId="77777777" w:rsidR="00586423" w:rsidRDefault="007D160A">
      <w:r>
        <w:rPr>
          <w:noProof/>
          <w:lang w:val="en-US" w:eastAsia="en-US"/>
        </w:rPr>
        <w:lastRenderedPageBreak/>
        <w:drawing>
          <wp:inline distT="0" distB="0" distL="114300" distR="114300" wp14:anchorId="3F813B6A" wp14:editId="5BD12B58">
            <wp:extent cx="5569585" cy="5222240"/>
            <wp:effectExtent l="0" t="0" r="12065" b="16510"/>
            <wp:docPr id="23" name="Picture 23" descr="Concurrent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oncurrent search"/>
                    <pic:cNvPicPr>
                      <a:picLocks noChangeAspect="1"/>
                    </pic:cNvPicPr>
                  </pic:nvPicPr>
                  <pic:blipFill>
                    <a:blip r:embed="rId39"/>
                    <a:stretch>
                      <a:fillRect/>
                    </a:stretch>
                  </pic:blipFill>
                  <pic:spPr>
                    <a:xfrm>
                      <a:off x="0" y="0"/>
                      <a:ext cx="5578922" cy="5230635"/>
                    </a:xfrm>
                    <a:prstGeom prst="rect">
                      <a:avLst/>
                    </a:prstGeom>
                  </pic:spPr>
                </pic:pic>
              </a:graphicData>
            </a:graphic>
          </wp:inline>
        </w:drawing>
      </w:r>
    </w:p>
    <w:p w14:paraId="66BC0EC6" w14:textId="77777777" w:rsidR="00586423" w:rsidRDefault="007D160A">
      <w:pPr>
        <w:pStyle w:val="Index"/>
      </w:pPr>
      <w:r>
        <w:t>Figure 17 3-layers storage system with different speeds</w:t>
      </w:r>
    </w:p>
    <w:p w14:paraId="578FB4DE" w14:textId="77777777" w:rsidR="00586423" w:rsidRDefault="00586423"/>
    <w:p w14:paraId="3F1A9AEA" w14:textId="77777777" w:rsidR="00586423" w:rsidRDefault="007D160A">
      <w:r>
        <w:t>As shown in Figure 18, when a user searches for resources, the input keywords first reach the non-relational cache database to find the IDs of the relevant resources. If found, the search gets to the relational database for whole resource information; otherwise, the search take a detour to the non-relational disk database. Please note, the non-relational disk database tries to hold all possible keywords and tags, but that there is no guarantee. In rare cases, if the controller still can’t find the keywords in non-relational disk database, the search will have to be done in the relational database directly.</w:t>
      </w:r>
    </w:p>
    <w:p w14:paraId="7AB5DCEB" w14:textId="77777777" w:rsidR="00586423" w:rsidRDefault="00586423"/>
    <w:p w14:paraId="2DE92260" w14:textId="77777777" w:rsidR="00586423" w:rsidRDefault="007D160A">
      <w:r>
        <w:rPr>
          <w:noProof/>
          <w:lang w:val="en-US" w:eastAsia="en-US"/>
        </w:rPr>
        <w:lastRenderedPageBreak/>
        <w:drawing>
          <wp:inline distT="0" distB="0" distL="114300" distR="114300" wp14:anchorId="0278C702" wp14:editId="6E774AC0">
            <wp:extent cx="4108450" cy="7781925"/>
            <wp:effectExtent l="0" t="0" r="6350" b="9525"/>
            <wp:docPr id="22" name="Picture 22" descr="Search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earchProcess"/>
                    <pic:cNvPicPr>
                      <a:picLocks noChangeAspect="1"/>
                    </pic:cNvPicPr>
                  </pic:nvPicPr>
                  <pic:blipFill>
                    <a:blip r:embed="rId40"/>
                    <a:stretch>
                      <a:fillRect/>
                    </a:stretch>
                  </pic:blipFill>
                  <pic:spPr>
                    <a:xfrm>
                      <a:off x="0" y="0"/>
                      <a:ext cx="4108450" cy="7781925"/>
                    </a:xfrm>
                    <a:prstGeom prst="rect">
                      <a:avLst/>
                    </a:prstGeom>
                  </pic:spPr>
                </pic:pic>
              </a:graphicData>
            </a:graphic>
          </wp:inline>
        </w:drawing>
      </w:r>
    </w:p>
    <w:p w14:paraId="63D89237" w14:textId="77777777" w:rsidR="00586423" w:rsidRDefault="007D160A">
      <w:pPr>
        <w:pStyle w:val="Index"/>
      </w:pPr>
      <w:r>
        <w:t>Figure 18 3-layers search process</w:t>
      </w:r>
    </w:p>
    <w:p w14:paraId="066E43EA" w14:textId="77777777" w:rsidR="00586423" w:rsidRDefault="007D160A">
      <w:pPr>
        <w:pStyle w:val="Heading3"/>
      </w:pPr>
      <w:bookmarkStart w:id="252" w:name="_Toc597920457"/>
      <w:bookmarkStart w:id="253" w:name="_Toc719443725"/>
      <w:r>
        <w:lastRenderedPageBreak/>
        <w:t>5.2.5 Cache Switch</w:t>
      </w:r>
      <w:bookmarkEnd w:id="252"/>
      <w:bookmarkEnd w:id="253"/>
    </w:p>
    <w:p w14:paraId="4F302C1E" w14:textId="77777777" w:rsidR="00586423" w:rsidRDefault="007D160A">
      <w:r>
        <w:t>Memory size is limited, even if having distributed storage in consideration. It is important to reserve sufficient memory space for smooth operating system operation. Special care (via algorithms/methods) is needed to keep the size of the non-relational database cache space within a reasonable range. As a result</w:t>
      </w:r>
      <w:proofErr w:type="gramStart"/>
      <w:r>
        <w:t>,  it</w:t>
      </w:r>
      <w:proofErr w:type="gramEnd"/>
      <w:r>
        <w:t xml:space="preserve"> is impossible to index all the keywords in the non-relational cache database, considering the growing amount of data. Exploiting the idea of page switching in operating system area, similar strategies are proposed to handle the issues of this case. </w:t>
      </w:r>
    </w:p>
    <w:p w14:paraId="06195903" w14:textId="77777777" w:rsidR="00586423" w:rsidRDefault="00586423"/>
    <w:p w14:paraId="157880F7" w14:textId="77777777" w:rsidR="00586423" w:rsidRDefault="007D160A">
      <w:r>
        <w:t>Paging is concept already used in memory management of traditional operating systems. It enables the main memory of a computer to effectively manage data stored in auxiliary memory, typically hard disk. Page is the unit that operation system set as fixed numbers of blocks for data transferring between memory and disk</w:t>
      </w:r>
      <w:r>
        <w:rPr>
          <w:rStyle w:val="EndnoteReference"/>
          <w:rFonts w:ascii="Arial" w:hAnsi="Arial"/>
        </w:rPr>
        <w:endnoteReference w:id="20"/>
      </w:r>
      <w:r>
        <w:t xml:space="preserve">. In our search engine system, one “page” is a unit with the </w:t>
      </w:r>
      <w:r>
        <w:rPr>
          <w:i/>
          <w:iCs/>
        </w:rPr>
        <w:t>&lt;key, ids&gt;</w:t>
      </w:r>
      <w:r>
        <w:t xml:space="preserve"> entries in </w:t>
      </w:r>
      <w:proofErr w:type="spellStart"/>
      <w:r>
        <w:t>Redis</w:t>
      </w:r>
      <w:proofErr w:type="spellEnd"/>
      <w:r>
        <w:t xml:space="preserve">. In </w:t>
      </w:r>
      <w:proofErr w:type="spellStart"/>
      <w:r>
        <w:t>Redis</w:t>
      </w:r>
      <w:proofErr w:type="spellEnd"/>
      <w:r>
        <w:t>, one hashing file can store up to more than 4 billion entries.</w:t>
      </w:r>
      <w:r>
        <w:rPr>
          <w:rStyle w:val="FootnoteReference"/>
        </w:rPr>
        <w:footnoteReference w:id="13"/>
      </w:r>
      <w:r>
        <w:t xml:space="preserve"> When searching “1” on Google, as a testing example, there are more than 25 billion result. If we take this number as the max search results in our system, a &lt;</w:t>
      </w:r>
      <w:r>
        <w:rPr>
          <w:i/>
        </w:rPr>
        <w:t>key</w:t>
      </w:r>
      <w:r>
        <w:t>, i</w:t>
      </w:r>
      <w:r>
        <w:rPr>
          <w:i/>
        </w:rPr>
        <w:t>ds</w:t>
      </w:r>
      <w:r>
        <w:t xml:space="preserve">&gt; entry can store up to 25 billion IDs. </w:t>
      </w:r>
      <w:proofErr w:type="spellStart"/>
      <w:r>
        <w:t>Redis</w:t>
      </w:r>
      <w:proofErr w:type="spellEnd"/>
      <w:r>
        <w:t xml:space="preserve"> can’t handle that much. Therefore, the third layer only allows the system to store limited IDs of a keyword, the rest of IDs are stored in layer 2 on the disk. Actually, it is not just the limitation of </w:t>
      </w:r>
      <w:proofErr w:type="spellStart"/>
      <w:r>
        <w:t>Redis</w:t>
      </w:r>
      <w:proofErr w:type="spellEnd"/>
      <w:r>
        <w:t xml:space="preserve"> itself, rather the real memory size on a server also limits the size of all IDs. To solve the gap, paging technology is used between layer 2 and layer 3.</w:t>
      </w:r>
    </w:p>
    <w:p w14:paraId="740A7C07" w14:textId="77777777" w:rsidR="00586423" w:rsidRDefault="00586423">
      <w:pPr>
        <w:rPr>
          <w:rFonts w:cs="Times New Roman"/>
        </w:rPr>
      </w:pPr>
    </w:p>
    <w:p w14:paraId="514519A5" w14:textId="77777777" w:rsidR="00586423" w:rsidRDefault="007D160A">
      <w:pPr>
        <w:rPr>
          <w:rFonts w:cs="Times New Roman"/>
        </w:rPr>
      </w:pPr>
      <w:r>
        <w:rPr>
          <w:rFonts w:cs="Times New Roman"/>
        </w:rPr>
        <w:t xml:space="preserve">In order to achieve effective page switching (key-ids unit switching), we exploit the common replacement policies like </w:t>
      </w:r>
      <w:r>
        <w:rPr>
          <w:rFonts w:cs="Times New Roman"/>
          <w:b/>
          <w:bCs/>
        </w:rPr>
        <w:t xml:space="preserve">LFU </w:t>
      </w:r>
      <w:r>
        <w:rPr>
          <w:rFonts w:cs="Times New Roman"/>
          <w:lang w:val="en-US"/>
        </w:rPr>
        <w:t>(Least Frequently Used)</w:t>
      </w:r>
      <w:r>
        <w:rPr>
          <w:rFonts w:cs="Times New Roman"/>
        </w:rPr>
        <w:t xml:space="preserve">, </w:t>
      </w:r>
      <w:r>
        <w:rPr>
          <w:rFonts w:cs="Times New Roman"/>
          <w:b/>
          <w:bCs/>
        </w:rPr>
        <w:t xml:space="preserve">LRU </w:t>
      </w:r>
      <w:r>
        <w:rPr>
          <w:rFonts w:cs="Times New Roman"/>
        </w:rPr>
        <w:t>(Least Recently Used)</w:t>
      </w:r>
      <w:r>
        <w:rPr>
          <w:rStyle w:val="EndnoteReference"/>
          <w:rFonts w:eastAsiaTheme="minorEastAsia" w:cs="Times New Roman"/>
        </w:rPr>
        <w:endnoteReference w:id="21"/>
      </w:r>
      <w:r>
        <w:rPr>
          <w:rFonts w:cs="Times New Roman"/>
        </w:rPr>
        <w:t xml:space="preserve">, </w:t>
      </w:r>
      <w:r>
        <w:rPr>
          <w:rFonts w:cs="Times New Roman"/>
          <w:b/>
          <w:bCs/>
        </w:rPr>
        <w:t xml:space="preserve">FIFO </w:t>
      </w:r>
      <w:r>
        <w:rPr>
          <w:rFonts w:cs="Times New Roman"/>
        </w:rPr>
        <w:t xml:space="preserve">(First </w:t>
      </w:r>
      <w:proofErr w:type="gramStart"/>
      <w:r>
        <w:rPr>
          <w:rFonts w:cs="Times New Roman"/>
        </w:rPr>
        <w:t>In</w:t>
      </w:r>
      <w:proofErr w:type="gramEnd"/>
      <w:r>
        <w:rPr>
          <w:rFonts w:cs="Times New Roman"/>
        </w:rPr>
        <w:t xml:space="preserve"> First Out) and </w:t>
      </w:r>
      <w:r>
        <w:rPr>
          <w:rFonts w:cs="Times New Roman"/>
          <w:b/>
          <w:bCs/>
        </w:rPr>
        <w:t>Clock</w:t>
      </w:r>
      <w:r>
        <w:rPr>
          <w:rFonts w:cs="Times New Roman"/>
        </w:rPr>
        <w:t xml:space="preserve">. </w:t>
      </w:r>
      <w:r>
        <w:rPr>
          <w:rFonts w:cs="Times New Roman"/>
          <w:b/>
          <w:bCs/>
        </w:rPr>
        <w:t xml:space="preserve">LFU </w:t>
      </w:r>
      <w:r>
        <w:rPr>
          <w:rFonts w:cs="Times New Roman"/>
        </w:rPr>
        <w:t xml:space="preserve">is found most suitable for the proposed search engine system. Following </w:t>
      </w:r>
      <w:r>
        <w:rPr>
          <w:rFonts w:cs="Times New Roman"/>
          <w:b/>
          <w:bCs/>
        </w:rPr>
        <w:t xml:space="preserve">LFU </w:t>
      </w:r>
      <w:r>
        <w:rPr>
          <w:rFonts w:cs="Times New Roman"/>
        </w:rPr>
        <w:t xml:space="preserve">rule, in non-relational cache database, the page with the </w:t>
      </w:r>
      <w:r>
        <w:rPr>
          <w:rFonts w:cs="Times New Roman"/>
          <w:i/>
          <w:iCs/>
        </w:rPr>
        <w:t>&lt;key, ids&gt;</w:t>
      </w:r>
      <w:r>
        <w:rPr>
          <w:rFonts w:cs="Times New Roman"/>
        </w:rPr>
        <w:t xml:space="preserve"> with lowest search frequency is next to moved out cache. Table 5 shows an example of keywords, IDs and frequency in cache database.</w:t>
      </w:r>
    </w:p>
    <w:p w14:paraId="052AD467" w14:textId="77777777" w:rsidR="00586423" w:rsidRDefault="00586423">
      <w:pPr>
        <w:rPr>
          <w:rFonts w:cs="Times New Roman"/>
        </w:rPr>
      </w:pPr>
    </w:p>
    <w:p w14:paraId="57231BA7" w14:textId="77777777" w:rsidR="00586423" w:rsidRDefault="007D160A">
      <w:pPr>
        <w:pStyle w:val="Index"/>
      </w:pPr>
      <w:r>
        <w:t>Table 5. Values and keys in cache non-relational database</w:t>
      </w:r>
    </w:p>
    <w:tbl>
      <w:tblPr>
        <w:tblStyle w:val="TableGrid"/>
        <w:tblW w:w="0" w:type="auto"/>
        <w:tblLook w:val="04A0" w:firstRow="1" w:lastRow="0" w:firstColumn="1" w:lastColumn="0" w:noHBand="0" w:noVBand="1"/>
      </w:tblPr>
      <w:tblGrid>
        <w:gridCol w:w="1539"/>
        <w:gridCol w:w="3316"/>
        <w:gridCol w:w="1350"/>
      </w:tblGrid>
      <w:tr w:rsidR="00586423" w14:paraId="4D91E12D" w14:textId="77777777">
        <w:tc>
          <w:tcPr>
            <w:tcW w:w="1539" w:type="dxa"/>
          </w:tcPr>
          <w:p w14:paraId="78E8C442" w14:textId="77777777" w:rsidR="00586423" w:rsidRDefault="007D160A">
            <w:pPr>
              <w:rPr>
                <w:b/>
                <w:bCs/>
              </w:rPr>
            </w:pPr>
            <w:r>
              <w:rPr>
                <w:b/>
                <w:bCs/>
              </w:rPr>
              <w:t>Key</w:t>
            </w:r>
          </w:p>
        </w:tc>
        <w:tc>
          <w:tcPr>
            <w:tcW w:w="3316" w:type="dxa"/>
          </w:tcPr>
          <w:p w14:paraId="14BE1C14" w14:textId="77777777" w:rsidR="00586423" w:rsidRDefault="007D160A">
            <w:pPr>
              <w:rPr>
                <w:b/>
                <w:bCs/>
              </w:rPr>
            </w:pPr>
            <w:r>
              <w:rPr>
                <w:b/>
                <w:bCs/>
              </w:rPr>
              <w:t>ID</w:t>
            </w:r>
          </w:p>
        </w:tc>
        <w:tc>
          <w:tcPr>
            <w:tcW w:w="1350" w:type="dxa"/>
          </w:tcPr>
          <w:p w14:paraId="5C47E7BB" w14:textId="77777777" w:rsidR="00586423" w:rsidRDefault="007D160A">
            <w:pPr>
              <w:rPr>
                <w:b/>
                <w:bCs/>
              </w:rPr>
            </w:pPr>
            <w:r>
              <w:rPr>
                <w:b/>
                <w:bCs/>
              </w:rPr>
              <w:t>Frequency</w:t>
            </w:r>
          </w:p>
        </w:tc>
      </w:tr>
      <w:tr w:rsidR="00586423" w14:paraId="268C0FAE" w14:textId="77777777">
        <w:tc>
          <w:tcPr>
            <w:tcW w:w="1539" w:type="dxa"/>
          </w:tcPr>
          <w:p w14:paraId="707858EE" w14:textId="77777777" w:rsidR="00586423" w:rsidRDefault="007D160A">
            <w:pPr>
              <w:rPr>
                <w:i/>
                <w:sz w:val="22"/>
              </w:rPr>
            </w:pPr>
            <w:r>
              <w:rPr>
                <w:i/>
                <w:sz w:val="22"/>
              </w:rPr>
              <w:t>Key1</w:t>
            </w:r>
          </w:p>
        </w:tc>
        <w:tc>
          <w:tcPr>
            <w:tcW w:w="3316" w:type="dxa"/>
          </w:tcPr>
          <w:p w14:paraId="53F89DA4" w14:textId="77777777" w:rsidR="00586423" w:rsidRDefault="007D160A">
            <w:pPr>
              <w:rPr>
                <w:i/>
                <w:sz w:val="22"/>
              </w:rPr>
            </w:pPr>
            <w:r>
              <w:rPr>
                <w:i/>
                <w:sz w:val="22"/>
              </w:rPr>
              <w:t>1,2,3,4,5</w:t>
            </w:r>
          </w:p>
        </w:tc>
        <w:tc>
          <w:tcPr>
            <w:tcW w:w="1350" w:type="dxa"/>
          </w:tcPr>
          <w:p w14:paraId="03C48E19" w14:textId="77777777" w:rsidR="00586423" w:rsidRDefault="007D160A">
            <w:pPr>
              <w:rPr>
                <w:sz w:val="22"/>
              </w:rPr>
            </w:pPr>
            <w:r>
              <w:rPr>
                <w:sz w:val="22"/>
              </w:rPr>
              <w:t>10000</w:t>
            </w:r>
          </w:p>
        </w:tc>
      </w:tr>
      <w:tr w:rsidR="00586423" w14:paraId="2728C080" w14:textId="77777777">
        <w:tc>
          <w:tcPr>
            <w:tcW w:w="1539" w:type="dxa"/>
          </w:tcPr>
          <w:p w14:paraId="66423B55" w14:textId="77777777" w:rsidR="00586423" w:rsidRDefault="007D160A">
            <w:pPr>
              <w:rPr>
                <w:i/>
                <w:sz w:val="22"/>
              </w:rPr>
            </w:pPr>
            <w:r>
              <w:rPr>
                <w:i/>
                <w:sz w:val="22"/>
              </w:rPr>
              <w:t>Key2</w:t>
            </w:r>
          </w:p>
        </w:tc>
        <w:tc>
          <w:tcPr>
            <w:tcW w:w="3316" w:type="dxa"/>
          </w:tcPr>
          <w:p w14:paraId="15EB23C4" w14:textId="77777777" w:rsidR="00586423" w:rsidRDefault="007D160A">
            <w:pPr>
              <w:rPr>
                <w:i/>
                <w:sz w:val="22"/>
              </w:rPr>
            </w:pPr>
            <w:r>
              <w:rPr>
                <w:i/>
                <w:sz w:val="22"/>
              </w:rPr>
              <w:t>6,7,8,9,10</w:t>
            </w:r>
          </w:p>
        </w:tc>
        <w:tc>
          <w:tcPr>
            <w:tcW w:w="1350" w:type="dxa"/>
          </w:tcPr>
          <w:p w14:paraId="78C7E1A7" w14:textId="77777777" w:rsidR="00586423" w:rsidRDefault="007D160A">
            <w:pPr>
              <w:rPr>
                <w:sz w:val="22"/>
              </w:rPr>
            </w:pPr>
            <w:r>
              <w:rPr>
                <w:sz w:val="22"/>
              </w:rPr>
              <w:t>20000</w:t>
            </w:r>
          </w:p>
        </w:tc>
      </w:tr>
      <w:tr w:rsidR="00586423" w14:paraId="2F1DB58F" w14:textId="77777777">
        <w:tc>
          <w:tcPr>
            <w:tcW w:w="1539" w:type="dxa"/>
          </w:tcPr>
          <w:p w14:paraId="616DB9A7" w14:textId="77777777" w:rsidR="00586423" w:rsidRDefault="007D160A">
            <w:pPr>
              <w:rPr>
                <w:i/>
                <w:sz w:val="22"/>
              </w:rPr>
            </w:pPr>
            <w:r>
              <w:rPr>
                <w:i/>
                <w:sz w:val="22"/>
              </w:rPr>
              <w:t>Key3</w:t>
            </w:r>
          </w:p>
        </w:tc>
        <w:tc>
          <w:tcPr>
            <w:tcW w:w="3316" w:type="dxa"/>
          </w:tcPr>
          <w:p w14:paraId="49781CA0" w14:textId="77777777" w:rsidR="00586423" w:rsidRDefault="007D160A">
            <w:pPr>
              <w:rPr>
                <w:i/>
                <w:sz w:val="22"/>
              </w:rPr>
            </w:pPr>
            <w:r>
              <w:rPr>
                <w:i/>
                <w:sz w:val="22"/>
              </w:rPr>
              <w:t>1,3,9,11,12</w:t>
            </w:r>
          </w:p>
        </w:tc>
        <w:tc>
          <w:tcPr>
            <w:tcW w:w="1350" w:type="dxa"/>
          </w:tcPr>
          <w:p w14:paraId="1FEF019D" w14:textId="77777777" w:rsidR="00586423" w:rsidRDefault="007D160A">
            <w:pPr>
              <w:rPr>
                <w:sz w:val="22"/>
              </w:rPr>
            </w:pPr>
            <w:r>
              <w:rPr>
                <w:sz w:val="22"/>
              </w:rPr>
              <w:t>30000</w:t>
            </w:r>
          </w:p>
        </w:tc>
      </w:tr>
      <w:tr w:rsidR="00586423" w14:paraId="5B44109E" w14:textId="77777777">
        <w:tc>
          <w:tcPr>
            <w:tcW w:w="1539" w:type="dxa"/>
          </w:tcPr>
          <w:p w14:paraId="21CAFA67" w14:textId="77777777" w:rsidR="00586423" w:rsidRDefault="007D160A">
            <w:pPr>
              <w:rPr>
                <w:i/>
                <w:sz w:val="22"/>
              </w:rPr>
            </w:pPr>
            <w:r>
              <w:rPr>
                <w:i/>
                <w:sz w:val="22"/>
              </w:rPr>
              <w:t>Key4</w:t>
            </w:r>
          </w:p>
        </w:tc>
        <w:tc>
          <w:tcPr>
            <w:tcW w:w="3316" w:type="dxa"/>
          </w:tcPr>
          <w:p w14:paraId="02F517E4" w14:textId="77777777" w:rsidR="00586423" w:rsidRDefault="007D160A">
            <w:pPr>
              <w:rPr>
                <w:i/>
                <w:sz w:val="22"/>
              </w:rPr>
            </w:pPr>
            <w:r>
              <w:rPr>
                <w:i/>
                <w:sz w:val="22"/>
              </w:rPr>
              <w:t>12,23,45,222,657,12321</w:t>
            </w:r>
          </w:p>
        </w:tc>
        <w:tc>
          <w:tcPr>
            <w:tcW w:w="1350" w:type="dxa"/>
          </w:tcPr>
          <w:p w14:paraId="0FA22A79" w14:textId="77777777" w:rsidR="00586423" w:rsidRDefault="007D160A">
            <w:pPr>
              <w:rPr>
                <w:sz w:val="22"/>
              </w:rPr>
            </w:pPr>
            <w:r>
              <w:rPr>
                <w:sz w:val="22"/>
              </w:rPr>
              <w:t>50000</w:t>
            </w:r>
          </w:p>
        </w:tc>
      </w:tr>
    </w:tbl>
    <w:p w14:paraId="5D3E51C4" w14:textId="77777777" w:rsidR="00586423" w:rsidRDefault="00586423"/>
    <w:p w14:paraId="3AD3BA46" w14:textId="77777777" w:rsidR="00586423" w:rsidRDefault="007D160A">
      <w:r>
        <w:t>The switching process is shown in Figure 19.</w:t>
      </w:r>
    </w:p>
    <w:p w14:paraId="679DE2BF" w14:textId="77777777" w:rsidR="00586423" w:rsidRDefault="007D160A">
      <w:r>
        <w:rPr>
          <w:noProof/>
          <w:lang w:val="en-US" w:eastAsia="en-US"/>
        </w:rPr>
        <w:lastRenderedPageBreak/>
        <w:drawing>
          <wp:inline distT="0" distB="0" distL="114300" distR="114300" wp14:anchorId="717B9C57" wp14:editId="2E299870">
            <wp:extent cx="6132830" cy="3286125"/>
            <wp:effectExtent l="0" t="0" r="1270" b="3175"/>
            <wp:docPr id="25" name="Picture 25" descr="Page-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age-switch"/>
                    <pic:cNvPicPr>
                      <a:picLocks noChangeAspect="1"/>
                    </pic:cNvPicPr>
                  </pic:nvPicPr>
                  <pic:blipFill>
                    <a:blip r:embed="rId41"/>
                    <a:stretch>
                      <a:fillRect/>
                    </a:stretch>
                  </pic:blipFill>
                  <pic:spPr>
                    <a:xfrm>
                      <a:off x="0" y="0"/>
                      <a:ext cx="6139478" cy="3289722"/>
                    </a:xfrm>
                    <a:prstGeom prst="rect">
                      <a:avLst/>
                    </a:prstGeom>
                  </pic:spPr>
                </pic:pic>
              </a:graphicData>
            </a:graphic>
          </wp:inline>
        </w:drawing>
      </w:r>
    </w:p>
    <w:p w14:paraId="2F10B8FE" w14:textId="77777777" w:rsidR="00586423" w:rsidRDefault="007D160A">
      <w:pPr>
        <w:pStyle w:val="Index"/>
      </w:pPr>
      <w:r>
        <w:t>Figure 19 Cache switch process</w:t>
      </w:r>
    </w:p>
    <w:p w14:paraId="2F95A890" w14:textId="77777777" w:rsidR="00586423" w:rsidRDefault="00586423"/>
    <w:p w14:paraId="1B70704F" w14:textId="77777777" w:rsidR="00586423" w:rsidRDefault="007D160A">
      <w:r>
        <w:t>In a scenario, there are the &lt;</w:t>
      </w:r>
      <w:r>
        <w:rPr>
          <w:i/>
        </w:rPr>
        <w:t>key, ids</w:t>
      </w:r>
      <w:r>
        <w:t xml:space="preserve">&gt; entries already in the cache database and the cache space cab easily used up. Supposed there is a new search with keyword </w:t>
      </w:r>
      <w:r>
        <w:rPr>
          <w:i/>
        </w:rPr>
        <w:t>key5</w:t>
      </w:r>
      <w:r>
        <w:t xml:space="preserve">, and it is not in the cache (the example in Table 5). If the keyword </w:t>
      </w:r>
      <w:r>
        <w:rPr>
          <w:i/>
        </w:rPr>
        <w:t xml:space="preserve">key1 </w:t>
      </w:r>
      <w:r>
        <w:t xml:space="preserve">has lowest frequency, then all data of </w:t>
      </w:r>
      <w:r>
        <w:rPr>
          <w:i/>
        </w:rPr>
        <w:t>key1</w:t>
      </w:r>
      <w:r>
        <w:t xml:space="preserve"> (</w:t>
      </w:r>
      <w:r>
        <w:rPr>
          <w:i/>
        </w:rPr>
        <w:t xml:space="preserve">key1 </w:t>
      </w:r>
      <w:r>
        <w:t xml:space="preserve">and its IDs) will be replaced by that of </w:t>
      </w:r>
      <w:r>
        <w:rPr>
          <w:i/>
        </w:rPr>
        <w:t>key5</w:t>
      </w:r>
      <w:r>
        <w:t>.</w:t>
      </w:r>
    </w:p>
    <w:p w14:paraId="439151ED" w14:textId="77777777" w:rsidR="00586423" w:rsidRDefault="007D160A">
      <w:pPr>
        <w:pStyle w:val="Heading2"/>
      </w:pPr>
      <w:bookmarkStart w:id="254" w:name="_Toc149965253"/>
      <w:bookmarkStart w:id="255" w:name="_Toc1129413326"/>
      <w:r>
        <w:t>5.3 Rank based on DLRV</w:t>
      </w:r>
      <w:bookmarkEnd w:id="254"/>
      <w:bookmarkEnd w:id="255"/>
    </w:p>
    <w:p w14:paraId="3900D906" w14:textId="77777777" w:rsidR="00586423" w:rsidRDefault="007D160A">
      <w:r>
        <w:t xml:space="preserve">The biggest difference with normal search engines is that a learning resources search engine needs to be evaluated more strictly and on more features. As introduced earlier, the basic DRLV idea is designed to evaluate learning resources based on their six characteristics. We call it the </w:t>
      </w:r>
      <w:r>
        <w:rPr>
          <w:b/>
          <w:bCs/>
        </w:rPr>
        <w:t xml:space="preserve">DLRV </w:t>
      </w:r>
      <w:r>
        <w:t>model. The list of resources quantifying in six characteristics are returned to users according based on their matching level, from high to low.</w:t>
      </w:r>
    </w:p>
    <w:p w14:paraId="7092928B" w14:textId="77777777" w:rsidR="00586423" w:rsidRDefault="007D160A">
      <w:pPr>
        <w:pStyle w:val="Heading3"/>
      </w:pPr>
      <w:bookmarkStart w:id="256" w:name="_Toc1294107290"/>
      <w:bookmarkStart w:id="257" w:name="_Toc1531137362"/>
      <w:r>
        <w:t xml:space="preserve">5.3.1 </w:t>
      </w:r>
      <w:bookmarkEnd w:id="256"/>
      <w:r>
        <w:t>Resource Characteristics</w:t>
      </w:r>
      <w:bookmarkEnd w:id="257"/>
    </w:p>
    <w:p w14:paraId="420CD6C2" w14:textId="77777777" w:rsidR="00586423" w:rsidRDefault="007D160A">
      <w:r>
        <w:t>Resource characteristics can be static or dynamic. Dynamic means that the value of characteristic is generated dynamically, and different values are generated each time under different conditions. It has no direct relationship with the resource itself. Different conditions can produce different results even on the same resource. A dynamic characteristic is never stored in any database. In contrast</w:t>
      </w:r>
      <w:proofErr w:type="gramStart"/>
      <w:r>
        <w:t>,  a</w:t>
      </w:r>
      <w:proofErr w:type="gramEnd"/>
      <w:r>
        <w:t xml:space="preserve"> static characteristic is stored in the database. </w:t>
      </w:r>
    </w:p>
    <w:p w14:paraId="0197987D" w14:textId="77777777" w:rsidR="00586423" w:rsidRDefault="00586423"/>
    <w:p w14:paraId="2FC195E1" w14:textId="77777777" w:rsidR="00586423" w:rsidRDefault="007D160A">
      <w:r>
        <w:lastRenderedPageBreak/>
        <w:t>Among the six characteristics, only ‘suitability’ is dynamic. It is related to the user's search keywords. The other characteristics: ‘reliability’, ‘practicality’, ‘popularity’, ‘feedback’ and ‘cost’, are all static. Which means they are determined by the status of a resource itself. Static is not constant. It is just that static characteristics will not be changed in real time and will not change due to user search conditions. Static value will also be changed due to the change of resource in views, evaluation, publisher, and so on.</w:t>
      </w:r>
    </w:p>
    <w:p w14:paraId="309FA17F" w14:textId="77777777" w:rsidR="00586423" w:rsidRDefault="00586423"/>
    <w:p w14:paraId="7703526C" w14:textId="77777777" w:rsidR="00586423" w:rsidRDefault="007D160A">
      <w:pPr>
        <w:numPr>
          <w:ilvl w:val="0"/>
          <w:numId w:val="20"/>
        </w:numPr>
        <w:rPr>
          <w:b/>
          <w:bCs/>
        </w:rPr>
      </w:pPr>
      <w:bookmarkStart w:id="258" w:name="_Toc309849769"/>
      <w:r>
        <w:rPr>
          <w:b/>
          <w:bCs/>
        </w:rPr>
        <w:t>Suitability</w:t>
      </w:r>
      <w:bookmarkEnd w:id="258"/>
    </w:p>
    <w:p w14:paraId="557DF427" w14:textId="77777777" w:rsidR="00586423" w:rsidRDefault="007D160A">
      <w:r>
        <w:t xml:space="preserve">Resource Suitability is a dynamic characteristic of </w:t>
      </w:r>
      <w:r>
        <w:rPr>
          <w:b/>
          <w:bCs/>
        </w:rPr>
        <w:t>DLRV</w:t>
      </w:r>
      <w:r>
        <w:t xml:space="preserve">. It changes with each search behavior. Suitability means the results matches the user's search keywords and purpose. If it is not what the user wants, no matter how good the result is, it is still considered as an unsuitable resource. How to measure what users want? We can put all the </w:t>
      </w:r>
      <w:r>
        <w:rPr>
          <w:i/>
        </w:rPr>
        <w:t>N</w:t>
      </w:r>
      <w:r>
        <w:t xml:space="preserve"> keywords into an array: </w:t>
      </w:r>
      <w:r>
        <w:rPr>
          <w:i/>
          <w:iCs/>
        </w:rPr>
        <w:t>[ k(1), k(2), ... k(</w:t>
      </w:r>
      <w:proofErr w:type="spellStart"/>
      <w:r>
        <w:rPr>
          <w:i/>
          <w:iCs/>
        </w:rPr>
        <w:t>i</w:t>
      </w:r>
      <w:proofErr w:type="spellEnd"/>
      <w:r>
        <w:rPr>
          <w:i/>
          <w:iCs/>
        </w:rPr>
        <w:t>),…k(N) ]</w:t>
      </w:r>
      <w:r>
        <w:t xml:space="preserve">, and list the </w:t>
      </w:r>
      <w:r>
        <w:rPr>
          <w:i/>
        </w:rPr>
        <w:t>M</w:t>
      </w:r>
      <w:r>
        <w:t xml:space="preserve"> resources as </w:t>
      </w:r>
      <w:r>
        <w:rPr>
          <w:i/>
          <w:iCs/>
        </w:rPr>
        <w:t xml:space="preserve">[ r(1), r(2), ... r(j),…, r(M) ]. </w:t>
      </w:r>
      <w:r>
        <w:t xml:space="preserve"> We use keywords array to match the information of resources, because these keywords represent the general purposes of the users. For each resource </w:t>
      </w:r>
      <w:proofErr w:type="gramStart"/>
      <w:r>
        <w:rPr>
          <w:i/>
        </w:rPr>
        <w:t>r(</w:t>
      </w:r>
      <w:proofErr w:type="gramEnd"/>
      <w:r>
        <w:rPr>
          <w:i/>
        </w:rPr>
        <w:t>j),</w:t>
      </w:r>
      <w:r>
        <w:t xml:space="preserve"> to calculate its Suitability</w:t>
      </w:r>
      <w:r>
        <w:rPr>
          <w:i/>
          <w:iCs/>
        </w:rPr>
        <w:t xml:space="preserve"> S(j)</w:t>
      </w:r>
      <w:r>
        <w:rPr>
          <w:i/>
        </w:rPr>
        <w:t xml:space="preserve">, </w:t>
      </w:r>
      <w:r>
        <w:t>check against all the keywords, from</w:t>
      </w:r>
      <w:r>
        <w:rPr>
          <w:i/>
        </w:rPr>
        <w:t xml:space="preserve"> k(1) to k(N)</w:t>
      </w:r>
      <w:r>
        <w:t xml:space="preserve">: </w:t>
      </w:r>
    </w:p>
    <w:p w14:paraId="5C0C6896" w14:textId="77777777" w:rsidR="00586423" w:rsidRDefault="007D160A">
      <m:oMathPara>
        <m:oMath>
          <m:r>
            <w:rPr>
              <w:rFonts w:ascii="Cambria Math" w:hAnsi="Cambria Math"/>
            </w:rPr>
            <m:t>S(j)</m:t>
          </m:r>
          <m:r>
            <m:rPr>
              <m:sty m:val="p"/>
            </m:rPr>
            <w:rPr>
              <w:rFonts w:ascii="Cambria Math" w:hAnsi="Cambria Math"/>
            </w:rPr>
            <m:t>=</m:t>
          </m:r>
          <m:nary>
            <m:naryPr>
              <m:chr m:val="∑"/>
              <m:limLoc m:val="undOvr"/>
              <m:grow m:val="1"/>
              <m:ctrlPr>
                <w:rPr>
                  <w:rFonts w:ascii="Cambria Math" w:hAnsi="Cambria Math"/>
                </w:rPr>
              </m:ctrlPr>
            </m:naryPr>
            <m:sub>
              <m:r>
                <m:rPr>
                  <m:sty m:val="p"/>
                </m:rPr>
                <w:rPr>
                  <w:rFonts w:ascii="Cambria Math" w:hAnsi="Cambria Math"/>
                </w:rPr>
                <m:t>1</m:t>
              </m:r>
            </m:sub>
            <m:sup>
              <m:r>
                <w:rPr>
                  <w:rFonts w:ascii="Cambria Math" w:hAnsi="Cambria Math"/>
                </w:rPr>
                <m:t>i</m:t>
              </m:r>
              <m:r>
                <m:rPr>
                  <m:sty m:val="p"/>
                </m:rPr>
                <w:rPr>
                  <w:rFonts w:ascii="Cambria Math" w:hAnsi="Cambria Math"/>
                </w:rPr>
                <m:t>=N</m:t>
              </m:r>
            </m:sup>
            <m:e>
              <m:r>
                <m:rPr>
                  <m:sty m:val="p"/>
                </m:rPr>
                <w:rPr>
                  <w:rFonts w:ascii="Cambria Math" w:hAnsi="Cambria Math"/>
                </w:rPr>
                <m:t>count1(</m:t>
              </m:r>
              <m:r>
                <w:rPr>
                  <w:rFonts w:ascii="Cambria Math" w:hAnsi="Cambria Math"/>
                </w:rPr>
                <m:t>i</m:t>
              </m:r>
              <m:r>
                <m:rPr>
                  <m:sty m:val="p"/>
                </m:rPr>
                <w:rPr>
                  <w:rFonts w:ascii="Cambria Math" w:hAnsi="Cambria Math"/>
                </w:rPr>
                <m:t>)+count2(</m:t>
              </m:r>
              <m:r>
                <w:rPr>
                  <w:rFonts w:ascii="Cambria Math" w:hAnsi="Cambria Math"/>
                </w:rPr>
                <m:t>i</m:t>
              </m:r>
              <m:r>
                <m:rPr>
                  <m:sty m:val="p"/>
                </m:rPr>
                <w:rPr>
                  <w:rFonts w:ascii="Cambria Math" w:hAnsi="Cambria Math"/>
                </w:rPr>
                <m:t>)+count3(</m:t>
              </m:r>
              <m:r>
                <w:rPr>
                  <w:rFonts w:ascii="Cambria Math" w:hAnsi="Cambria Math"/>
                </w:rPr>
                <m:t>i</m:t>
              </m:r>
              <m:r>
                <m:rPr>
                  <m:sty m:val="p"/>
                </m:rPr>
                <w:rPr>
                  <w:rFonts w:ascii="Cambria Math" w:hAnsi="Cambria Math"/>
                </w:rPr>
                <m:t>)</m:t>
              </m:r>
            </m:e>
          </m:nary>
        </m:oMath>
      </m:oMathPara>
    </w:p>
    <w:p w14:paraId="3210149E" w14:textId="77777777" w:rsidR="00586423" w:rsidRDefault="007D160A">
      <m:oMathPara>
        <m:oMath>
          <m:r>
            <m:rPr>
              <m:sty m:val="p"/>
            </m:rPr>
            <w:rPr>
              <w:rFonts w:ascii="Cambria Math" w:hAnsi="Cambria Math"/>
            </w:rPr>
            <m:t>count1</m:t>
          </m:r>
          <m:d>
            <m:dPr>
              <m:ctrlPr>
                <w:rPr>
                  <w:rFonts w:ascii="Cambria Math" w:hAnsi="Cambria Math"/>
                </w:rPr>
              </m:ctrlPr>
            </m:dPr>
            <m:e>
              <m:r>
                <w:rPr>
                  <w:rFonts w:ascii="Cambria Math" w:hAnsi="Cambria Math"/>
                </w:rPr>
                <m:t>i</m:t>
              </m:r>
            </m:e>
          </m:d>
          <m:r>
            <m:rPr>
              <m:sty m:val="p"/>
            </m:rPr>
            <w:rPr>
              <w:rFonts w:ascii="Cambria Math" w:hAnsi="Cambria Math"/>
            </w:rPr>
            <m:t>=# of times k(</m:t>
          </m:r>
          <m:r>
            <w:rPr>
              <w:rFonts w:ascii="Cambria Math" w:hAnsi="Cambria Math"/>
            </w:rPr>
            <m:t>i</m:t>
          </m:r>
          <m:r>
            <m:rPr>
              <m:sty m:val="p"/>
            </m:rPr>
            <w:rPr>
              <w:rFonts w:ascii="Cambria Math" w:hAnsi="Cambria Math"/>
            </w:rPr>
            <m:t xml:space="preserve">) appears in the </m:t>
          </m:r>
          <m:r>
            <m:rPr>
              <m:sty m:val="b"/>
            </m:rPr>
            <w:rPr>
              <w:rFonts w:ascii="Cambria Math" w:hAnsi="Cambria Math"/>
            </w:rPr>
            <m:t xml:space="preserve">title </m:t>
          </m:r>
          <m:r>
            <m:rPr>
              <m:sty m:val="p"/>
            </m:rPr>
            <w:rPr>
              <w:rFonts w:ascii="Cambria Math" w:hAnsi="Cambria Math"/>
            </w:rPr>
            <m:t>of r(</m:t>
          </m:r>
          <m:r>
            <w:rPr>
              <w:rFonts w:ascii="Cambria Math" w:hAnsi="Cambria Math"/>
            </w:rPr>
            <m:t>j</m:t>
          </m:r>
          <m:r>
            <m:rPr>
              <m:sty m:val="p"/>
            </m:rPr>
            <w:rPr>
              <w:rFonts w:ascii="Cambria Math" w:hAnsi="Cambria Math"/>
            </w:rPr>
            <m:t>), 1&lt;</m:t>
          </m:r>
          <m:r>
            <w:rPr>
              <w:rFonts w:ascii="Cambria Math" w:hAnsi="Cambria Math"/>
            </w:rPr>
            <m:t>i</m:t>
          </m:r>
          <m:r>
            <m:rPr>
              <m:sty m:val="p"/>
            </m:rPr>
            <w:rPr>
              <w:rFonts w:ascii="Cambria Math" w:hAnsi="Cambria Math"/>
            </w:rPr>
            <m:t>&lt;N</m:t>
          </m:r>
        </m:oMath>
      </m:oMathPara>
    </w:p>
    <w:p w14:paraId="14AAF42A" w14:textId="77777777" w:rsidR="00586423" w:rsidRDefault="007D160A">
      <m:oMathPara>
        <m:oMath>
          <m:r>
            <m:rPr>
              <m:sty m:val="p"/>
            </m:rPr>
            <w:rPr>
              <w:rFonts w:ascii="Cambria Math" w:hAnsi="Cambria Math"/>
            </w:rPr>
            <m:t>count2</m:t>
          </m:r>
          <m:d>
            <m:dPr>
              <m:ctrlPr>
                <w:rPr>
                  <w:rFonts w:ascii="Cambria Math" w:hAnsi="Cambria Math"/>
                </w:rPr>
              </m:ctrlPr>
            </m:dPr>
            <m:e>
              <m:r>
                <w:rPr>
                  <w:rFonts w:ascii="Cambria Math" w:hAnsi="Cambria Math"/>
                </w:rPr>
                <m:t>i</m:t>
              </m:r>
            </m:e>
          </m:d>
          <m:r>
            <m:rPr>
              <m:sty m:val="p"/>
            </m:rPr>
            <w:rPr>
              <w:rFonts w:ascii="Cambria Math" w:hAnsi="Cambria Math"/>
            </w:rPr>
            <m:t>=# of times k(</m:t>
          </m:r>
          <m:r>
            <w:rPr>
              <w:rFonts w:ascii="Cambria Math" w:hAnsi="Cambria Math"/>
            </w:rPr>
            <m:t>i</m:t>
          </m:r>
          <m:r>
            <m:rPr>
              <m:sty m:val="p"/>
            </m:rPr>
            <w:rPr>
              <w:rFonts w:ascii="Cambria Math" w:hAnsi="Cambria Math"/>
            </w:rPr>
            <m:t xml:space="preserve">) appears in the </m:t>
          </m:r>
          <m:r>
            <m:rPr>
              <m:sty m:val="b"/>
            </m:rPr>
            <w:rPr>
              <w:rFonts w:ascii="Cambria Math" w:hAnsi="Cambria Math"/>
            </w:rPr>
            <m:t>tags</m:t>
          </m:r>
          <m:r>
            <m:rPr>
              <m:sty m:val="p"/>
            </m:rPr>
            <w:rPr>
              <w:rFonts w:ascii="Cambria Math" w:hAnsi="Cambria Math"/>
            </w:rPr>
            <m:t xml:space="preserve"> of r(</m:t>
          </m:r>
          <m:r>
            <w:rPr>
              <w:rFonts w:ascii="Cambria Math" w:hAnsi="Cambria Math"/>
            </w:rPr>
            <m:t>j</m:t>
          </m:r>
          <m:r>
            <m:rPr>
              <m:sty m:val="p"/>
            </m:rPr>
            <w:rPr>
              <w:rFonts w:ascii="Cambria Math" w:hAnsi="Cambria Math"/>
            </w:rPr>
            <m:t>), 1&lt;</m:t>
          </m:r>
          <m:r>
            <w:rPr>
              <w:rFonts w:ascii="Cambria Math" w:hAnsi="Cambria Math"/>
            </w:rPr>
            <m:t>i</m:t>
          </m:r>
          <m:r>
            <m:rPr>
              <m:sty m:val="p"/>
            </m:rPr>
            <w:rPr>
              <w:rFonts w:ascii="Cambria Math" w:hAnsi="Cambria Math"/>
            </w:rPr>
            <m:t>&lt;N</m:t>
          </m:r>
        </m:oMath>
      </m:oMathPara>
    </w:p>
    <w:p w14:paraId="2077B893" w14:textId="77777777" w:rsidR="00586423" w:rsidRDefault="007D160A">
      <m:oMathPara>
        <m:oMath>
          <m:r>
            <m:rPr>
              <m:sty m:val="p"/>
            </m:rPr>
            <w:rPr>
              <w:rFonts w:ascii="Cambria Math" w:hAnsi="Cambria Math"/>
            </w:rPr>
            <m:t>count3</m:t>
          </m:r>
          <m:d>
            <m:dPr>
              <m:ctrlPr>
                <w:rPr>
                  <w:rFonts w:ascii="Cambria Math" w:hAnsi="Cambria Math"/>
                </w:rPr>
              </m:ctrlPr>
            </m:dPr>
            <m:e>
              <m:r>
                <w:rPr>
                  <w:rFonts w:ascii="Cambria Math" w:hAnsi="Cambria Math"/>
                </w:rPr>
                <m:t>i</m:t>
              </m:r>
            </m:e>
          </m:d>
          <m:r>
            <m:rPr>
              <m:sty m:val="p"/>
            </m:rPr>
            <w:rPr>
              <w:rFonts w:ascii="Cambria Math" w:hAnsi="Cambria Math"/>
            </w:rPr>
            <m:t>=# of times k(</m:t>
          </m:r>
          <m:r>
            <w:rPr>
              <w:rFonts w:ascii="Cambria Math" w:hAnsi="Cambria Math"/>
            </w:rPr>
            <m:t>i</m:t>
          </m:r>
          <m:r>
            <m:rPr>
              <m:sty m:val="p"/>
            </m:rPr>
            <w:rPr>
              <w:rFonts w:ascii="Cambria Math" w:hAnsi="Cambria Math"/>
            </w:rPr>
            <m:t xml:space="preserve">) appears in the </m:t>
          </m:r>
          <m:r>
            <m:rPr>
              <m:sty m:val="b"/>
            </m:rPr>
            <w:rPr>
              <w:rFonts w:ascii="Cambria Math" w:hAnsi="Cambria Math"/>
            </w:rPr>
            <m:t>description</m:t>
          </m:r>
          <m:r>
            <m:rPr>
              <m:sty m:val="p"/>
            </m:rPr>
            <w:rPr>
              <w:rFonts w:ascii="Cambria Math" w:hAnsi="Cambria Math"/>
            </w:rPr>
            <m:t xml:space="preserve"> of r(</m:t>
          </m:r>
          <m:r>
            <w:rPr>
              <w:rFonts w:ascii="Cambria Math" w:hAnsi="Cambria Math"/>
            </w:rPr>
            <m:t>j</m:t>
          </m:r>
          <m:r>
            <m:rPr>
              <m:sty m:val="p"/>
            </m:rPr>
            <w:rPr>
              <w:rFonts w:ascii="Cambria Math" w:hAnsi="Cambria Math"/>
            </w:rPr>
            <m:t>), 1&lt;</m:t>
          </m:r>
          <m:r>
            <w:rPr>
              <w:rFonts w:ascii="Cambria Math" w:hAnsi="Cambria Math"/>
            </w:rPr>
            <m:t>i</m:t>
          </m:r>
          <m:r>
            <m:rPr>
              <m:sty m:val="p"/>
            </m:rPr>
            <w:rPr>
              <w:rFonts w:ascii="Cambria Math" w:hAnsi="Cambria Math"/>
            </w:rPr>
            <m:t>&lt;N</m:t>
          </m:r>
        </m:oMath>
      </m:oMathPara>
    </w:p>
    <w:p w14:paraId="356280D1" w14:textId="77777777" w:rsidR="00586423" w:rsidRDefault="00586423"/>
    <w:p w14:paraId="1EF49F7B" w14:textId="77777777" w:rsidR="00586423" w:rsidRDefault="007D160A">
      <w:r>
        <w:t xml:space="preserve">It adds up the frequency of each keyword in the title, tags and description of a targeted resource. Here a frequency is the number of time a keyword appears each place: title, tags, or description. The higher the frequency of occurrence, the higher value of resource suitability. Finally, accumulate the number of times keywords appear in the title, description and tags of </w:t>
      </w:r>
      <w:proofErr w:type="gramStart"/>
      <w:r>
        <w:rPr>
          <w:i/>
        </w:rPr>
        <w:t>r(</w:t>
      </w:r>
      <w:proofErr w:type="gramEnd"/>
      <w:r>
        <w:rPr>
          <w:i/>
        </w:rPr>
        <w:t xml:space="preserve">j) </w:t>
      </w:r>
      <w:r>
        <w:t xml:space="preserve">to get its suitability. The value of the Suitability should more than </w:t>
      </w:r>
      <w:r>
        <w:rPr>
          <w:iCs/>
        </w:rPr>
        <w:t>zero to be meaningful.</w:t>
      </w:r>
    </w:p>
    <w:p w14:paraId="2996E516" w14:textId="77777777" w:rsidR="00586423" w:rsidRDefault="00586423"/>
    <w:p w14:paraId="1CDF47B3" w14:textId="77777777" w:rsidR="00586423" w:rsidRDefault="007D160A">
      <w:pPr>
        <w:numPr>
          <w:ilvl w:val="0"/>
          <w:numId w:val="20"/>
        </w:numPr>
        <w:rPr>
          <w:b/>
          <w:bCs/>
        </w:rPr>
      </w:pPr>
      <w:bookmarkStart w:id="259" w:name="_Toc1020645010"/>
      <w:r>
        <w:rPr>
          <w:b/>
          <w:bCs/>
        </w:rPr>
        <w:t>Reliability</w:t>
      </w:r>
      <w:bookmarkEnd w:id="259"/>
    </w:p>
    <w:p w14:paraId="3CCE552D" w14:textId="77777777" w:rsidR="00586423" w:rsidRDefault="007D160A">
      <w:r>
        <w:t xml:space="preserve">Resource Reliability is determined by the source of resources, which we call resource publishers. Resource publishers have different types: </w:t>
      </w:r>
      <w:r>
        <w:rPr>
          <w:b/>
        </w:rPr>
        <w:t xml:space="preserve">personal </w:t>
      </w:r>
      <w:r>
        <w:t xml:space="preserve">accounts and organizational accounts. A personal account can be </w:t>
      </w:r>
      <w:r>
        <w:rPr>
          <w:b/>
        </w:rPr>
        <w:t>certified</w:t>
      </w:r>
      <w:r>
        <w:t xml:space="preserve"> or </w:t>
      </w:r>
      <w:r>
        <w:rPr>
          <w:b/>
        </w:rPr>
        <w:t>uncertified</w:t>
      </w:r>
      <w:r>
        <w:t>. The organizational</w:t>
      </w:r>
      <w:r>
        <w:rPr>
          <w:b/>
        </w:rPr>
        <w:t xml:space="preserve"> </w:t>
      </w:r>
      <w:r>
        <w:t xml:space="preserve">accounts must be verified. The Reliability value for a resource </w:t>
      </w:r>
      <w:proofErr w:type="gramStart"/>
      <w:r>
        <w:rPr>
          <w:i/>
        </w:rPr>
        <w:t>R(</w:t>
      </w:r>
      <w:proofErr w:type="gramEnd"/>
      <w:r>
        <w:rPr>
          <w:i/>
        </w:rPr>
        <w:t>j)</w:t>
      </w:r>
      <w:r>
        <w:t xml:space="preserve"> is calculated as follows. Please note, </w:t>
      </w:r>
      <w:proofErr w:type="gramStart"/>
      <w:r>
        <w:rPr>
          <w:i/>
        </w:rPr>
        <w:t>r(</w:t>
      </w:r>
      <w:proofErr w:type="gramEnd"/>
      <w:r>
        <w:rPr>
          <w:i/>
        </w:rPr>
        <w:t xml:space="preserve">j) </w:t>
      </w:r>
      <w:r>
        <w:t xml:space="preserve">reference to a resource, while R(j) refers to Reliability of </w:t>
      </w:r>
      <w:r>
        <w:rPr>
          <w:i/>
        </w:rPr>
        <w:t>r(j)</w:t>
      </w:r>
      <w:r>
        <w:t xml:space="preserve">. A user is noted as </w:t>
      </w:r>
      <w:proofErr w:type="gramStart"/>
      <w:r>
        <w:t>user(</w:t>
      </w:r>
      <w:proofErr w:type="gramEnd"/>
      <w:r>
        <w:rPr>
          <w:i/>
        </w:rPr>
        <w:t>k</w:t>
      </w:r>
      <w:r>
        <w:t>), as publisher.</w:t>
      </w:r>
    </w:p>
    <w:p w14:paraId="52A66D33" w14:textId="77777777" w:rsidR="00586423" w:rsidRDefault="00586423"/>
    <w:p w14:paraId="55B80CCD" w14:textId="77777777" w:rsidR="00586423" w:rsidRDefault="007D160A">
      <m:oMathPara>
        <m:oMath>
          <m:r>
            <w:rPr>
              <w:rFonts w:ascii="Cambria Math" w:hAnsi="Cambria Math"/>
            </w:rPr>
            <m:t>R(j)</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cer(</m:t>
                  </m:r>
                  <m:r>
                    <w:rPr>
                      <w:rFonts w:ascii="Cambria Math" w:hAnsi="Cambria Math"/>
                    </w:rPr>
                    <m:t>k</m:t>
                  </m:r>
                  <m:r>
                    <m:rPr>
                      <m:sty m:val="p"/>
                    </m:rPr>
                    <w:rPr>
                      <w:rFonts w:ascii="Cambria Math" w:hAnsi="Cambria Math"/>
                    </w:rPr>
                    <m:t>)=0</m:t>
                  </m:r>
                </m:e>
                <m:e>
                  <m:r>
                    <w:rPr>
                      <w:rFonts w:ascii="Cambria Math" w:hAnsi="Cambria Math"/>
                    </w:rPr>
                    <m:t>w1</m:t>
                  </m:r>
                  <m:r>
                    <m:rPr>
                      <m:sty m:val="p"/>
                    </m:rPr>
                    <w:rPr>
                      <w:rFonts w:ascii="Cambria Math" w:hAnsi="Cambria Math"/>
                    </w:rPr>
                    <m:t>×user</m:t>
                  </m:r>
                  <m:d>
                    <m:dPr>
                      <m:ctrlPr>
                        <w:rPr>
                          <w:rFonts w:ascii="Cambria Math" w:hAnsi="Cambria Math"/>
                        </w:rPr>
                      </m:ctrlPr>
                    </m:dPr>
                    <m:e>
                      <m:r>
                        <w:rPr>
                          <w:rFonts w:ascii="Cambria Math" w:hAnsi="Cambria Math"/>
                        </w:rPr>
                        <m:t>k</m:t>
                      </m:r>
                    </m:e>
                  </m:d>
                  <m:r>
                    <m:rPr>
                      <m:sty m:val="p"/>
                    </m:rPr>
                    <w:rPr>
                      <w:rFonts w:ascii="Cambria Math" w:hAnsi="Cambria Math"/>
                    </w:rPr>
                    <m:t>,               cer(</m:t>
                  </m:r>
                  <m:r>
                    <w:rPr>
                      <w:rFonts w:ascii="Cambria Math" w:hAnsi="Cambria Math"/>
                    </w:rPr>
                    <m:t>k</m:t>
                  </m:r>
                  <m:r>
                    <m:rPr>
                      <m:sty m:val="p"/>
                    </m:rPr>
                    <w:rPr>
                      <w:rFonts w:ascii="Cambria Math" w:hAnsi="Cambria Math"/>
                    </w:rPr>
                    <m:t>)=1∩org(</m:t>
                  </m:r>
                  <m:r>
                    <w:rPr>
                      <w:rFonts w:ascii="Cambria Math" w:hAnsi="Cambria Math"/>
                    </w:rPr>
                    <m:t>k</m:t>
                  </m:r>
                  <m:r>
                    <m:rPr>
                      <m:sty m:val="p"/>
                    </m:rPr>
                    <w:rPr>
                      <w:rFonts w:ascii="Cambria Math" w:hAnsi="Cambria Math"/>
                    </w:rPr>
                    <m:t>)=0</m:t>
                  </m:r>
                </m:e>
                <m:e>
                  <m:r>
                    <w:rPr>
                      <w:rFonts w:ascii="Cambria Math" w:hAnsi="Cambria Math"/>
                    </w:rPr>
                    <m:t>w2</m:t>
                  </m:r>
                  <m:r>
                    <m:rPr>
                      <m:sty m:val="p"/>
                    </m:rPr>
                    <w:rPr>
                      <w:rFonts w:ascii="Cambria Math" w:hAnsi="Cambria Math"/>
                    </w:rPr>
                    <m:t>×user</m:t>
                  </m:r>
                  <m:d>
                    <m:dPr>
                      <m:ctrlPr>
                        <w:rPr>
                          <w:rFonts w:ascii="Cambria Math" w:hAnsi="Cambria Math"/>
                        </w:rPr>
                      </m:ctrlPr>
                    </m:dPr>
                    <m:e>
                      <m:r>
                        <w:rPr>
                          <w:rFonts w:ascii="Cambria Math" w:hAnsi="Cambria Math"/>
                        </w:rPr>
                        <m:t>k</m:t>
                      </m:r>
                    </m:e>
                  </m:d>
                  <m:r>
                    <m:rPr>
                      <m:sty m:val="p"/>
                    </m:rPr>
                    <w:rPr>
                      <w:rFonts w:ascii="Cambria Math" w:hAnsi="Cambria Math"/>
                    </w:rPr>
                    <m:t>,                                   org(</m:t>
                  </m:r>
                  <m:r>
                    <w:rPr>
                      <w:rFonts w:ascii="Cambria Math" w:hAnsi="Cambria Math"/>
                    </w:rPr>
                    <m:t>k</m:t>
                  </m:r>
                  <m:r>
                    <m:rPr>
                      <m:sty m:val="p"/>
                    </m:rPr>
                    <w:rPr>
                      <w:rFonts w:ascii="Cambria Math" w:hAnsi="Cambria Math"/>
                    </w:rPr>
                    <m:t>)=1</m:t>
                  </m:r>
                </m:e>
              </m:eqArr>
            </m:e>
          </m:d>
        </m:oMath>
      </m:oMathPara>
    </w:p>
    <w:p w14:paraId="0FF267D7" w14:textId="77777777" w:rsidR="00586423" w:rsidRDefault="00586423"/>
    <w:p w14:paraId="61866D0F" w14:textId="77777777" w:rsidR="00586423" w:rsidRDefault="007D160A">
      <w:r>
        <w:t>It is a piece wise function:</w:t>
      </w:r>
    </w:p>
    <w:p w14:paraId="7D12BD00" w14:textId="77777777" w:rsidR="00586423" w:rsidRDefault="007D160A">
      <w:pPr>
        <w:numPr>
          <w:ilvl w:val="0"/>
          <w:numId w:val="21"/>
        </w:numPr>
        <w:rPr>
          <w:rFonts w:cs="Times New Roman"/>
        </w:rPr>
      </w:pPr>
      <w:r>
        <w:rPr>
          <w:rFonts w:cs="Times New Roman"/>
        </w:rPr>
        <w:lastRenderedPageBreak/>
        <w:t xml:space="preserve">If the publisher of </w:t>
      </w:r>
      <w:proofErr w:type="gramStart"/>
      <w:r>
        <w:rPr>
          <w:rFonts w:cs="Times New Roman"/>
          <w:i/>
        </w:rPr>
        <w:t>user(</w:t>
      </w:r>
      <w:proofErr w:type="gramEnd"/>
      <w:r>
        <w:rPr>
          <w:rFonts w:cs="Times New Roman"/>
          <w:i/>
        </w:rPr>
        <w:t>k)</w:t>
      </w:r>
      <w:r>
        <w:rPr>
          <w:rFonts w:cs="Times New Roman"/>
        </w:rPr>
        <w:t xml:space="preserve"> is not certified (variable </w:t>
      </w:r>
      <w:proofErr w:type="spellStart"/>
      <w:r>
        <w:rPr>
          <w:rFonts w:cs="Times New Roman"/>
          <w:i/>
          <w:iCs/>
        </w:rPr>
        <w:t>cer</w:t>
      </w:r>
      <w:proofErr w:type="spellEnd"/>
      <w:r>
        <w:rPr>
          <w:rFonts w:cs="Times New Roman"/>
          <w:i/>
          <w:iCs/>
        </w:rPr>
        <w:t>(k) = 0</w:t>
      </w:r>
      <w:r>
        <w:rPr>
          <w:rFonts w:cs="Times New Roman"/>
        </w:rPr>
        <w:t xml:space="preserve">), the </w:t>
      </w:r>
      <w:r>
        <w:rPr>
          <w:rFonts w:cs="Times New Roman"/>
          <w:i/>
          <w:iCs/>
        </w:rPr>
        <w:t>R(j)</w:t>
      </w:r>
      <w:r>
        <w:rPr>
          <w:rFonts w:cs="Times New Roman"/>
        </w:rPr>
        <w:t xml:space="preserve"> is 0.</w:t>
      </w:r>
    </w:p>
    <w:p w14:paraId="52E9A00F" w14:textId="77777777" w:rsidR="00586423" w:rsidRDefault="007D160A">
      <w:pPr>
        <w:numPr>
          <w:ilvl w:val="0"/>
          <w:numId w:val="21"/>
        </w:numPr>
        <w:rPr>
          <w:rFonts w:cs="Times New Roman"/>
        </w:rPr>
      </w:pPr>
      <w:r>
        <w:rPr>
          <w:rFonts w:cs="Times New Roman"/>
        </w:rPr>
        <w:t xml:space="preserve">If the publisher of </w:t>
      </w:r>
      <w:proofErr w:type="gramStart"/>
      <w:r>
        <w:rPr>
          <w:rFonts w:cs="Times New Roman"/>
          <w:i/>
        </w:rPr>
        <w:t>user(</w:t>
      </w:r>
      <w:proofErr w:type="gramEnd"/>
      <w:r>
        <w:rPr>
          <w:rFonts w:cs="Times New Roman"/>
          <w:i/>
        </w:rPr>
        <w:t>k)</w:t>
      </w:r>
      <w:r>
        <w:rPr>
          <w:rFonts w:cs="Times New Roman"/>
        </w:rPr>
        <w:t xml:space="preserve"> certified and it is not an organizational account, the </w:t>
      </w:r>
      <w:r>
        <w:rPr>
          <w:rFonts w:cs="Times New Roman"/>
          <w:i/>
          <w:iCs/>
        </w:rPr>
        <w:t>R(j)</w:t>
      </w:r>
      <w:r>
        <w:rPr>
          <w:rFonts w:cs="Times New Roman"/>
        </w:rPr>
        <w:t xml:space="preserve"> = </w:t>
      </w:r>
      <w:r>
        <w:rPr>
          <w:rFonts w:cs="Times New Roman"/>
          <w:i/>
          <w:iCs/>
        </w:rPr>
        <w:t>w1</w:t>
      </w:r>
      <w:r>
        <w:rPr>
          <w:rFonts w:cs="Times New Roman"/>
        </w:rPr>
        <w:t xml:space="preserve"> </w:t>
      </w:r>
      <m:oMath>
        <m:r>
          <m:rPr>
            <m:sty m:val="p"/>
          </m:rPr>
          <w:rPr>
            <w:rFonts w:ascii="Cambria Math" w:hAnsi="Cambria Math" w:cs="Times New Roman"/>
          </w:rPr>
          <m:t xml:space="preserve">× </m:t>
        </m:r>
      </m:oMath>
      <w:r>
        <w:rPr>
          <w:rFonts w:cs="Times New Roman"/>
        </w:rPr>
        <w:t xml:space="preserve">the total usage of all this publisher’s resources so far. That means, if a user publishes resources </w:t>
      </w:r>
      <w:r>
        <w:rPr>
          <w:rFonts w:cs="Times New Roman"/>
          <w:i/>
          <w:iCs/>
        </w:rPr>
        <w:t>[ r(1), r(2),... r(k),…, r(Z) ]</w:t>
      </w:r>
      <w:r>
        <w:rPr>
          <w:rFonts w:cs="Times New Roman"/>
        </w:rPr>
        <w:t xml:space="preserve">, the usage of each resource is </w:t>
      </w:r>
      <w:r>
        <w:rPr>
          <w:rFonts w:cs="Times New Roman"/>
          <w:i/>
          <w:iCs/>
        </w:rPr>
        <w:t xml:space="preserve">[ </w:t>
      </w:r>
      <w:proofErr w:type="spellStart"/>
      <w:r>
        <w:rPr>
          <w:rFonts w:cs="Times New Roman"/>
          <w:i/>
          <w:iCs/>
        </w:rPr>
        <w:t>usg</w:t>
      </w:r>
      <w:proofErr w:type="spellEnd"/>
      <w:r>
        <w:rPr>
          <w:rFonts w:cs="Times New Roman"/>
          <w:i/>
          <w:iCs/>
        </w:rPr>
        <w:t xml:space="preserve">(1), </w:t>
      </w:r>
      <w:proofErr w:type="spellStart"/>
      <w:r>
        <w:rPr>
          <w:rFonts w:cs="Times New Roman"/>
          <w:i/>
          <w:iCs/>
        </w:rPr>
        <w:t>usg</w:t>
      </w:r>
      <w:proofErr w:type="spellEnd"/>
      <w:r>
        <w:rPr>
          <w:rFonts w:cs="Times New Roman"/>
          <w:i/>
          <w:iCs/>
        </w:rPr>
        <w:t xml:space="preserve">(2),... </w:t>
      </w:r>
      <w:proofErr w:type="spellStart"/>
      <w:r>
        <w:rPr>
          <w:rFonts w:cs="Times New Roman"/>
          <w:i/>
          <w:iCs/>
        </w:rPr>
        <w:t>usg</w:t>
      </w:r>
      <w:proofErr w:type="spellEnd"/>
      <w:r>
        <w:rPr>
          <w:rFonts w:cs="Times New Roman"/>
          <w:i/>
          <w:iCs/>
        </w:rPr>
        <w:t xml:space="preserve">(k), ..., </w:t>
      </w:r>
      <w:proofErr w:type="spellStart"/>
      <w:r>
        <w:rPr>
          <w:rFonts w:cs="Times New Roman"/>
          <w:i/>
          <w:iCs/>
        </w:rPr>
        <w:t>usg</w:t>
      </w:r>
      <w:proofErr w:type="spellEnd"/>
      <w:r>
        <w:rPr>
          <w:rFonts w:cs="Times New Roman"/>
          <w:i/>
          <w:iCs/>
        </w:rPr>
        <w:t xml:space="preserve">(Z) ], </w:t>
      </w:r>
      <w:r>
        <w:rPr>
          <w:rFonts w:cs="Times New Roman"/>
          <w:iCs/>
        </w:rPr>
        <w:t xml:space="preserve">assuming </w:t>
      </w:r>
      <w:proofErr w:type="spellStart"/>
      <w:r>
        <w:rPr>
          <w:rFonts w:cs="Times New Roman"/>
          <w:iCs/>
        </w:rPr>
        <w:t>user</w:t>
      </w:r>
      <w:r>
        <w:rPr>
          <w:rFonts w:cs="Times New Roman"/>
          <w:iCs/>
          <w:vertAlign w:val="subscript"/>
        </w:rPr>
        <w:t>k</w:t>
      </w:r>
      <w:proofErr w:type="spellEnd"/>
      <w:r>
        <w:rPr>
          <w:rFonts w:cs="Times New Roman"/>
          <w:iCs/>
        </w:rPr>
        <w:t xml:space="preserve"> has published</w:t>
      </w:r>
      <w:r>
        <w:rPr>
          <w:rFonts w:cs="Times New Roman"/>
          <w:i/>
          <w:iCs/>
        </w:rPr>
        <w:t xml:space="preserve"> Z </w:t>
      </w:r>
      <w:r>
        <w:rPr>
          <w:rFonts w:cs="Times New Roman"/>
          <w:iCs/>
        </w:rPr>
        <w:t>resources.</w:t>
      </w:r>
    </w:p>
    <w:p w14:paraId="67AE516A" w14:textId="77777777" w:rsidR="00586423" w:rsidRDefault="007D160A">
      <m:oMathPara>
        <m:oMath>
          <m:r>
            <m:rPr>
              <m:sty m:val="p"/>
            </m:rPr>
            <w:rPr>
              <w:rFonts w:ascii="Cambria Math" w:hAnsi="Cambria Math"/>
            </w:rPr>
            <m:t>user(</m:t>
          </m:r>
          <m:r>
            <w:rPr>
              <w:rFonts w:ascii="Cambria Math" w:hAnsi="Cambria Math"/>
            </w:rPr>
            <m:t>k</m:t>
          </m:r>
          <m:r>
            <m:rPr>
              <m:sty m:val="p"/>
            </m:rPr>
            <w:rPr>
              <w:rFonts w:ascii="Cambria Math" w:hAnsi="Cambria Math"/>
            </w:rPr>
            <m:t>)=</m:t>
          </m:r>
          <m:nary>
            <m:naryPr>
              <m:chr m:val="∑"/>
              <m:limLoc m:val="undOvr"/>
              <m:grow m:val="1"/>
              <m:ctrlPr>
                <w:rPr>
                  <w:rFonts w:ascii="Cambria Math" w:hAnsi="Cambria Math"/>
                </w:rPr>
              </m:ctrlPr>
            </m:naryPr>
            <m:sub>
              <m:r>
                <m:rPr>
                  <m:sty m:val="p"/>
                </m:rPr>
                <w:rPr>
                  <w:rFonts w:ascii="Cambria Math" w:hAnsi="Cambria Math"/>
                </w:rPr>
                <m:t>1</m:t>
              </m:r>
            </m:sub>
            <m:sup>
              <m:r>
                <w:rPr>
                  <w:rFonts w:ascii="Cambria Math" w:hAnsi="Cambria Math"/>
                </w:rPr>
                <m:t>k</m:t>
              </m:r>
              <m:r>
                <m:rPr>
                  <m:sty m:val="p"/>
                </m:rPr>
                <w:rPr>
                  <w:rFonts w:ascii="Cambria Math" w:hAnsi="Cambria Math"/>
                </w:rPr>
                <m:t>=Z</m:t>
              </m:r>
            </m:sup>
            <m:e>
              <m:r>
                <m:rPr>
                  <m:sty m:val="p"/>
                </m:rPr>
                <w:rPr>
                  <w:rFonts w:ascii="Cambria Math" w:hAnsi="Cambria Math"/>
                </w:rPr>
                <m:t>usg(</m:t>
              </m:r>
              <m:r>
                <w:rPr>
                  <w:rFonts w:ascii="Cambria Math" w:hAnsi="Cambria Math"/>
                </w:rPr>
                <m:t>k</m:t>
              </m:r>
              <m:r>
                <m:rPr>
                  <m:sty m:val="p"/>
                </m:rPr>
                <w:rPr>
                  <w:rFonts w:ascii="Cambria Math" w:hAnsi="Cambria Math"/>
                </w:rPr>
                <m:t>)</m:t>
              </m:r>
            </m:e>
          </m:nary>
        </m:oMath>
      </m:oMathPara>
    </w:p>
    <w:p w14:paraId="65EE7235" w14:textId="77777777" w:rsidR="00586423" w:rsidRDefault="007D160A">
      <w:r>
        <w:rPr>
          <w:iCs/>
        </w:rPr>
        <w:t>In the formula,</w:t>
      </w:r>
      <w:r>
        <w:rPr>
          <w:i/>
          <w:iCs/>
        </w:rPr>
        <w:t xml:space="preserve"> w1 and w2</w:t>
      </w:r>
      <w:r>
        <w:t xml:space="preserve"> are weight numbers. They should be adjusted through experiments, in order to make sure the weight of Reliability towards the total Resource Value be reasonable. Our experiment shows they should be between 0-1, referring to Experiment 5 in Section 6.3.5.</w:t>
      </w:r>
    </w:p>
    <w:p w14:paraId="07A037B8" w14:textId="77777777" w:rsidR="00586423" w:rsidRDefault="007D160A">
      <w:pPr>
        <w:numPr>
          <w:ilvl w:val="0"/>
          <w:numId w:val="21"/>
        </w:numPr>
        <w:rPr>
          <w:rFonts w:cs="Times New Roman"/>
        </w:rPr>
      </w:pPr>
      <w:r>
        <w:rPr>
          <w:rFonts w:cs="Times New Roman"/>
        </w:rPr>
        <w:t xml:space="preserve">If the publisher is an organizational account, </w:t>
      </w:r>
      <w:proofErr w:type="gramStart"/>
      <w:r>
        <w:rPr>
          <w:rFonts w:cs="Times New Roman"/>
          <w:i/>
          <w:iCs/>
        </w:rPr>
        <w:t>R(</w:t>
      </w:r>
      <w:proofErr w:type="gramEnd"/>
      <w:r>
        <w:rPr>
          <w:rFonts w:cs="Times New Roman"/>
          <w:i/>
          <w:iCs/>
        </w:rPr>
        <w:t>j)</w:t>
      </w:r>
      <w:r>
        <w:rPr>
          <w:rFonts w:cs="Times New Roman"/>
        </w:rPr>
        <w:t xml:space="preserve"> = </w:t>
      </w:r>
      <w:r>
        <w:rPr>
          <w:rFonts w:cs="Times New Roman"/>
          <w:i/>
          <w:iCs/>
        </w:rPr>
        <w:t>w2</w:t>
      </w:r>
      <w:r>
        <w:rPr>
          <w:rFonts w:cs="Times New Roman"/>
        </w:rPr>
        <w:t xml:space="preserve"> </w:t>
      </w:r>
      <m:oMath>
        <m:r>
          <m:rPr>
            <m:sty m:val="p"/>
          </m:rPr>
          <w:rPr>
            <w:rFonts w:ascii="Cambria Math" w:hAnsi="Cambria Math" w:cs="Times New Roman"/>
          </w:rPr>
          <m:t>×</m:t>
        </m:r>
      </m:oMath>
      <w:r>
        <w:rPr>
          <w:rFonts w:cs="Times New Roman"/>
        </w:rPr>
        <w:t xml:space="preserve"> all the usage of the resources the user has published.</w:t>
      </w:r>
    </w:p>
    <w:p w14:paraId="288646DE" w14:textId="77777777" w:rsidR="00586423" w:rsidRDefault="007D160A">
      <w:pPr>
        <w:numPr>
          <w:ilvl w:val="0"/>
          <w:numId w:val="21"/>
        </w:numPr>
        <w:rPr>
          <w:rFonts w:cs="Times New Roman"/>
        </w:rPr>
      </w:pPr>
      <w:r>
        <w:rPr>
          <w:rFonts w:cs="Times New Roman"/>
        </w:rPr>
        <w:t>The measurement of the usage in this system is how many times a resource itself has been referenced in courses or other resources.</w:t>
      </w:r>
    </w:p>
    <w:p w14:paraId="42596EE4" w14:textId="77777777" w:rsidR="00586423" w:rsidRDefault="00586423"/>
    <w:p w14:paraId="7BFFFC2A" w14:textId="77777777" w:rsidR="00586423" w:rsidRDefault="007D160A">
      <w:pPr>
        <w:numPr>
          <w:ilvl w:val="0"/>
          <w:numId w:val="20"/>
        </w:numPr>
        <w:rPr>
          <w:b/>
          <w:bCs/>
        </w:rPr>
      </w:pPr>
      <w:bookmarkStart w:id="260" w:name="_Toc1161095453"/>
      <w:r>
        <w:rPr>
          <w:b/>
          <w:bCs/>
        </w:rPr>
        <w:t>P</w:t>
      </w:r>
      <w:bookmarkEnd w:id="260"/>
      <w:r>
        <w:rPr>
          <w:b/>
          <w:bCs/>
        </w:rPr>
        <w:t>racticality</w:t>
      </w:r>
    </w:p>
    <w:p w14:paraId="2679C135" w14:textId="77777777" w:rsidR="00586423" w:rsidRDefault="007D160A">
      <w:r>
        <w:t xml:space="preserve">Practicality is basically about usage. The more times a resource is used, the more practical (useful) it is. The value of Practicality of </w:t>
      </w:r>
      <w:proofErr w:type="gramStart"/>
      <w:r>
        <w:rPr>
          <w:i/>
          <w:iCs/>
        </w:rPr>
        <w:t>r(</w:t>
      </w:r>
      <w:proofErr w:type="gramEnd"/>
      <w:r>
        <w:rPr>
          <w:i/>
          <w:iCs/>
        </w:rPr>
        <w:t>j)</w:t>
      </w:r>
      <w:r>
        <w:t xml:space="preserve"> is </w:t>
      </w:r>
      <w:proofErr w:type="spellStart"/>
      <w:r>
        <w:rPr>
          <w:i/>
          <w:iCs/>
        </w:rPr>
        <w:t>usg</w:t>
      </w:r>
      <w:proofErr w:type="spellEnd"/>
      <w:r>
        <w:rPr>
          <w:i/>
          <w:iCs/>
        </w:rPr>
        <w:t>(j)</w:t>
      </w:r>
      <w:r>
        <w:t xml:space="preserve">, which is the total number of times resource </w:t>
      </w:r>
      <w:r>
        <w:rPr>
          <w:i/>
        </w:rPr>
        <w:t>r(j)</w:t>
      </w:r>
      <w:r>
        <w:t xml:space="preserve"> is referenced.</w:t>
      </w:r>
    </w:p>
    <w:p w14:paraId="27F5E21A" w14:textId="77777777" w:rsidR="00586423" w:rsidRDefault="00586423"/>
    <w:p w14:paraId="1EEFBCBD" w14:textId="77777777" w:rsidR="00586423" w:rsidRDefault="007D160A">
      <w:pPr>
        <w:numPr>
          <w:ilvl w:val="0"/>
          <w:numId w:val="20"/>
        </w:numPr>
        <w:rPr>
          <w:b/>
          <w:bCs/>
        </w:rPr>
      </w:pPr>
      <w:bookmarkStart w:id="261" w:name="_Toc1537754487"/>
      <w:r>
        <w:rPr>
          <w:b/>
          <w:bCs/>
        </w:rPr>
        <w:t>Feedback</w:t>
      </w:r>
      <w:bookmarkEnd w:id="261"/>
    </w:p>
    <w:p w14:paraId="6E286876" w14:textId="77777777" w:rsidR="00586423" w:rsidRDefault="007D160A">
      <w:r>
        <w:t>User feedback is a direct reflection of a resource value. Users' evaluation of resources can be simply labeled as positive or negative. Positive feedback can add resource value and the negative feedback reduces resource value. We use the proportion of positive comments to reflect the value of resources. If a resource has no feedback, we set this value 0.</w:t>
      </w:r>
    </w:p>
    <w:p w14:paraId="1F3C73DA" w14:textId="77777777" w:rsidR="00586423" w:rsidRDefault="00586423"/>
    <w:p w14:paraId="6D3524C5" w14:textId="77777777" w:rsidR="00586423" w:rsidRDefault="007D160A">
      <m:oMathPara>
        <m:oMath>
          <m:r>
            <m:rPr>
              <m:sty m:val="p"/>
            </m:rPr>
            <w:rPr>
              <w:rFonts w:ascii="Cambria Math" w:hAnsi="Cambria Math"/>
            </w:rPr>
            <m:t>F(</m:t>
          </m:r>
          <m:r>
            <w:rPr>
              <w:rFonts w:ascii="Cambria Math" w:hAnsi="Cambria Math"/>
            </w:rPr>
            <m:t>j</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t(</m:t>
                  </m:r>
                  <m:r>
                    <w:rPr>
                      <w:rFonts w:ascii="Cambria Math" w:hAnsi="Cambria Math"/>
                    </w:rPr>
                    <m:t>j</m:t>
                  </m:r>
                  <m:r>
                    <m:rPr>
                      <m:sty m:val="p"/>
                    </m:rPr>
                    <w:rPr>
                      <w:rFonts w:ascii="Cambria Math" w:hAnsi="Cambria Math"/>
                    </w:rPr>
                    <m:t>)=0</m:t>
                  </m:r>
                </m:e>
                <m:e>
                  <m:f>
                    <m:fPr>
                      <m:ctrlPr>
                        <w:rPr>
                          <w:rFonts w:ascii="Cambria Math" w:hAnsi="Cambria Math"/>
                          <w:i/>
                          <w:color w:val="000000" w:themeColor="text1"/>
                        </w:rPr>
                      </m:ctrlPr>
                    </m:fPr>
                    <m:num>
                      <m:r>
                        <m:rPr>
                          <m:sty m:val="p"/>
                        </m:rPr>
                        <w:rPr>
                          <w:rFonts w:ascii="Cambria Math" w:hAnsi="Cambria Math"/>
                          <w:color w:val="000000" w:themeColor="text1"/>
                        </w:rPr>
                        <m:t>p</m:t>
                      </m:r>
                      <m:r>
                        <w:rPr>
                          <w:rFonts w:ascii="Cambria Math" w:hAnsi="Cambria Math"/>
                          <w:color w:val="000000" w:themeColor="text1"/>
                        </w:rPr>
                        <m:t>(j)-</m:t>
                      </m:r>
                      <m:r>
                        <m:rPr>
                          <m:sty m:val="p"/>
                        </m:rPr>
                        <w:rPr>
                          <w:rFonts w:ascii="Cambria Math" w:hAnsi="Cambria Math"/>
                          <w:color w:val="000000" w:themeColor="text1"/>
                        </w:rPr>
                        <m:t>n</m:t>
                      </m:r>
                      <m:r>
                        <w:rPr>
                          <w:rFonts w:ascii="Cambria Math" w:hAnsi="Cambria Math"/>
                          <w:color w:val="000000" w:themeColor="text1"/>
                        </w:rPr>
                        <m:t>(j)</m:t>
                      </m:r>
                    </m:num>
                    <m:den>
                      <m:r>
                        <m:rPr>
                          <m:sty m:val="p"/>
                        </m:rPr>
                        <w:rPr>
                          <w:rFonts w:ascii="Cambria Math" w:hAnsi="Cambria Math"/>
                          <w:color w:val="000000" w:themeColor="text1"/>
                        </w:rPr>
                        <m:t>p</m:t>
                      </m:r>
                      <m:r>
                        <w:rPr>
                          <w:rFonts w:ascii="Cambria Math" w:hAnsi="Cambria Math"/>
                          <w:color w:val="000000" w:themeColor="text1"/>
                        </w:rPr>
                        <m:t>(j)+</m:t>
                      </m:r>
                      <m:r>
                        <m:rPr>
                          <m:sty m:val="p"/>
                        </m:rPr>
                        <w:rPr>
                          <w:rFonts w:ascii="Cambria Math" w:hAnsi="Cambria Math"/>
                          <w:color w:val="000000" w:themeColor="text1"/>
                        </w:rPr>
                        <m:t>n</m:t>
                      </m:r>
                      <m:r>
                        <w:rPr>
                          <w:rFonts w:ascii="Cambria Math" w:hAnsi="Cambria Math"/>
                          <w:color w:val="000000" w:themeColor="text1"/>
                        </w:rPr>
                        <m:t>(j)</m:t>
                      </m:r>
                    </m:den>
                  </m:f>
                  <m:r>
                    <m:rPr>
                      <m:sty m:val="p"/>
                    </m:rPr>
                    <w:rPr>
                      <w:rFonts w:ascii="Cambria Math" w:hAnsi="Cambria Math"/>
                      <w:color w:val="000000" w:themeColor="text1"/>
                    </w:rPr>
                    <m:t xml:space="preserve">, </m:t>
                  </m:r>
                  <m:r>
                    <m:rPr>
                      <m:sty m:val="p"/>
                    </m:rPr>
                    <w:rPr>
                      <w:rFonts w:ascii="Cambria Math" w:hAnsi="Cambria Math"/>
                    </w:rPr>
                    <m:t xml:space="preserve">         t(</m:t>
                  </m:r>
                  <m:r>
                    <w:rPr>
                      <w:rFonts w:ascii="Cambria Math" w:hAnsi="Cambria Math"/>
                    </w:rPr>
                    <m:t>j</m:t>
                  </m:r>
                  <m:r>
                    <m:rPr>
                      <m:sty m:val="p"/>
                    </m:rPr>
                    <w:rPr>
                      <w:rFonts w:ascii="Cambria Math" w:hAnsi="Cambria Math"/>
                    </w:rPr>
                    <m:t>)&gt;0</m:t>
                  </m:r>
                </m:e>
              </m:eqArr>
            </m:e>
          </m:d>
        </m:oMath>
      </m:oMathPara>
    </w:p>
    <w:p w14:paraId="4088795B" w14:textId="77777777" w:rsidR="00586423" w:rsidRDefault="007D160A">
      <m:oMathPara>
        <m:oMath>
          <m:r>
            <m:rPr>
              <m:sty m:val="p"/>
            </m:rPr>
            <w:rPr>
              <w:rFonts w:ascii="Cambria Math" w:hAnsi="Cambria Math"/>
            </w:rPr>
            <m:t>where  t(</m:t>
          </m:r>
          <m:r>
            <w:rPr>
              <w:rFonts w:ascii="Cambria Math" w:hAnsi="Cambria Math"/>
            </w:rPr>
            <m:t>j</m:t>
          </m:r>
          <m:r>
            <m:rPr>
              <m:sty m:val="p"/>
            </m:rPr>
            <w:rPr>
              <w:rFonts w:ascii="Cambria Math" w:hAnsi="Cambria Math"/>
            </w:rPr>
            <m:t>)=p(</m:t>
          </m:r>
          <m:r>
            <w:rPr>
              <w:rFonts w:ascii="Cambria Math" w:hAnsi="Cambria Math"/>
            </w:rPr>
            <m:t>j</m:t>
          </m:r>
          <m:r>
            <m:rPr>
              <m:sty m:val="p"/>
            </m:rPr>
            <w:rPr>
              <w:rFonts w:ascii="Cambria Math" w:hAnsi="Cambria Math"/>
            </w:rPr>
            <m:t>)+n(</m:t>
          </m:r>
          <m:r>
            <w:rPr>
              <w:rFonts w:ascii="Cambria Math" w:hAnsi="Cambria Math"/>
            </w:rPr>
            <m:t>j</m:t>
          </m:r>
          <m:r>
            <m:rPr>
              <m:sty m:val="p"/>
            </m:rPr>
            <w:rPr>
              <w:rFonts w:ascii="Cambria Math" w:hAnsi="Cambria Math"/>
            </w:rPr>
            <m:t>)</m:t>
          </m:r>
        </m:oMath>
      </m:oMathPara>
    </w:p>
    <w:p w14:paraId="4EA47EB6" w14:textId="77777777" w:rsidR="00586423" w:rsidRDefault="00586423"/>
    <w:p w14:paraId="179DE01D" w14:textId="77777777" w:rsidR="00586423" w:rsidRDefault="007D160A">
      <w:r>
        <w:t xml:space="preserve">In the function, </w:t>
      </w:r>
      <w:proofErr w:type="gramStart"/>
      <w:r>
        <w:rPr>
          <w:iCs/>
        </w:rPr>
        <w:t>F</w:t>
      </w:r>
      <w:r>
        <w:t>(</w:t>
      </w:r>
      <w:proofErr w:type="gramEnd"/>
      <w:r>
        <w:rPr>
          <w:i/>
          <w:iCs/>
        </w:rPr>
        <w:t>j</w:t>
      </w:r>
      <w:r>
        <w:t xml:space="preserve">) is the value of overall feedback for resource </w:t>
      </w:r>
      <w:r>
        <w:rPr>
          <w:i/>
          <w:iCs/>
        </w:rPr>
        <w:t>r(j)</w:t>
      </w:r>
      <w:r>
        <w:t xml:space="preserve">. </w:t>
      </w:r>
      <w:proofErr w:type="gramStart"/>
      <w:r>
        <w:rPr>
          <w:iCs/>
        </w:rPr>
        <w:t>p</w:t>
      </w:r>
      <w:r>
        <w:t>(</w:t>
      </w:r>
      <w:proofErr w:type="gramEnd"/>
      <w:r>
        <w:rPr>
          <w:i/>
          <w:iCs/>
        </w:rPr>
        <w:t>j</w:t>
      </w:r>
      <w:r>
        <w:t xml:space="preserve">) is the number of positive feedback value and </w:t>
      </w:r>
      <w:r>
        <w:rPr>
          <w:iCs/>
        </w:rPr>
        <w:t>n</w:t>
      </w:r>
      <w:r>
        <w:rPr>
          <w:i/>
          <w:iCs/>
        </w:rPr>
        <w:t>(j)</w:t>
      </w:r>
      <w:r>
        <w:t xml:space="preserve"> is the number of negative feedback. For example, 3 positive feedback on </w:t>
      </w:r>
      <w:proofErr w:type="gramStart"/>
      <w:r>
        <w:rPr>
          <w:i/>
        </w:rPr>
        <w:t>r(</w:t>
      </w:r>
      <w:proofErr w:type="gramEnd"/>
      <w:r>
        <w:rPr>
          <w:i/>
        </w:rPr>
        <w:t>j)</w:t>
      </w:r>
      <w:r>
        <w:t xml:space="preserve"> means p(</w:t>
      </w:r>
      <w:r>
        <w:rPr>
          <w:i/>
        </w:rPr>
        <w:t>j</w:t>
      </w:r>
      <w:r>
        <w:t>) is 3; 2 negative feedback on r(</w:t>
      </w:r>
      <w:r>
        <w:rPr>
          <w:i/>
        </w:rPr>
        <w:t>j</w:t>
      </w:r>
      <w:r>
        <w:t>) means n(</w:t>
      </w:r>
      <w:r>
        <w:rPr>
          <w:i/>
        </w:rPr>
        <w:t>j</w:t>
      </w:r>
      <w:r>
        <w:t xml:space="preserve">) = 2. </w:t>
      </w:r>
      <w:proofErr w:type="gramStart"/>
      <w:r>
        <w:rPr>
          <w:i/>
          <w:iCs/>
        </w:rPr>
        <w:t>t(</w:t>
      </w:r>
      <w:proofErr w:type="gramEnd"/>
      <w:r>
        <w:rPr>
          <w:i/>
          <w:iCs/>
        </w:rPr>
        <w:t>j)</w:t>
      </w:r>
      <w:r>
        <w:t xml:space="preserve"> is the total number of feedback, which equals </w:t>
      </w:r>
      <w:r>
        <w:rPr>
          <w:iCs/>
        </w:rPr>
        <w:t>p</w:t>
      </w:r>
      <w:r>
        <w:t>(</w:t>
      </w:r>
      <w:r>
        <w:rPr>
          <w:i/>
          <w:iCs/>
        </w:rPr>
        <w:t>j</w:t>
      </w:r>
      <w:r>
        <w:t xml:space="preserve">) + </w:t>
      </w:r>
      <w:r>
        <w:rPr>
          <w:iCs/>
        </w:rPr>
        <w:t>n</w:t>
      </w:r>
      <w:r>
        <w:t>(</w:t>
      </w:r>
      <w:r>
        <w:rPr>
          <w:i/>
          <w:iCs/>
        </w:rPr>
        <w:t>j</w:t>
      </w:r>
      <w:r>
        <w:t xml:space="preserve">). So </w:t>
      </w:r>
      <w:proofErr w:type="gramStart"/>
      <w:r>
        <w:rPr>
          <w:iCs/>
        </w:rPr>
        <w:t>F</w:t>
      </w:r>
      <w:r>
        <w:t>(</w:t>
      </w:r>
      <w:proofErr w:type="gramEnd"/>
      <w:r>
        <w:rPr>
          <w:i/>
          <w:iCs/>
        </w:rPr>
        <w:t>j</w:t>
      </w:r>
      <w:r>
        <w:t xml:space="preserve">), the overall Feedback value, can be actually viewed as the overall rating for a resource. </w:t>
      </w:r>
      <w:proofErr w:type="gramStart"/>
      <w:r>
        <w:rPr>
          <w:iCs/>
        </w:rPr>
        <w:t>F</w:t>
      </w:r>
      <w:r>
        <w:t>(</w:t>
      </w:r>
      <w:proofErr w:type="gramEnd"/>
      <w:r>
        <w:rPr>
          <w:i/>
          <w:iCs/>
        </w:rPr>
        <w:t>j</w:t>
      </w:r>
      <w:r>
        <w:t>) can be a negative value if the number of negative feedback are more than the number of positive feedback.</w:t>
      </w:r>
    </w:p>
    <w:p w14:paraId="1EAB83C4" w14:textId="77777777" w:rsidR="00586423" w:rsidRDefault="00586423">
      <w:pPr>
        <w:rPr>
          <w:color w:val="FF0000"/>
        </w:rPr>
      </w:pPr>
    </w:p>
    <w:p w14:paraId="34EAB7C4" w14:textId="77777777" w:rsidR="00586423" w:rsidRDefault="007D160A">
      <w:pPr>
        <w:numPr>
          <w:ilvl w:val="0"/>
          <w:numId w:val="20"/>
        </w:numPr>
        <w:rPr>
          <w:b/>
          <w:bCs/>
        </w:rPr>
      </w:pPr>
      <w:bookmarkStart w:id="262" w:name="_Toc960487070"/>
      <w:r>
        <w:rPr>
          <w:b/>
          <w:bCs/>
        </w:rPr>
        <w:t>Popularity</w:t>
      </w:r>
      <w:bookmarkEnd w:id="262"/>
    </w:p>
    <w:p w14:paraId="2B98B192" w14:textId="77777777" w:rsidR="00586423" w:rsidRDefault="007D160A">
      <w:r>
        <w:t xml:space="preserve">Popularity is a trend that describes the increasing views of a resource. The Popularity of resource </w:t>
      </w:r>
      <w:proofErr w:type="gramStart"/>
      <w:r>
        <w:rPr>
          <w:i/>
          <w:iCs/>
        </w:rPr>
        <w:t>r(</w:t>
      </w:r>
      <w:proofErr w:type="gramEnd"/>
      <w:r>
        <w:rPr>
          <w:i/>
          <w:iCs/>
        </w:rPr>
        <w:t>j)</w:t>
      </w:r>
      <w:r>
        <w:t xml:space="preserve"> is </w:t>
      </w:r>
      <w:r>
        <w:rPr>
          <w:iCs/>
        </w:rPr>
        <w:t>P</w:t>
      </w:r>
      <w:r>
        <w:rPr>
          <w:i/>
          <w:iCs/>
        </w:rPr>
        <w:t>(j).</w:t>
      </w:r>
      <w:r>
        <w:rPr>
          <w:i/>
          <w:iCs/>
          <w:color w:val="FF0000"/>
        </w:rPr>
        <w:t xml:space="preserve"> </w:t>
      </w:r>
    </w:p>
    <w:p w14:paraId="1BE0FFF0" w14:textId="77777777" w:rsidR="00586423" w:rsidRDefault="007D160A">
      <m:oMathPara>
        <m:oMath>
          <m:r>
            <m:rPr>
              <m:sty m:val="p"/>
            </m:rPr>
            <w:rPr>
              <w:rFonts w:ascii="Cambria Math" w:hAnsi="Cambria Math"/>
            </w:rPr>
            <w:lastRenderedPageBreak/>
            <m:t>P(</m:t>
          </m:r>
          <m:r>
            <w:rPr>
              <w:rFonts w:ascii="Cambria Math" w:hAnsi="Cambria Math"/>
            </w:rPr>
            <m:t>j</m:t>
          </m:r>
          <m:r>
            <m:rPr>
              <m:sty m:val="p"/>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d-1</m:t>
              </m:r>
            </m:sub>
          </m:sSub>
        </m:oMath>
      </m:oMathPara>
    </w:p>
    <w:p w14:paraId="66280AD9" w14:textId="77777777" w:rsidR="00586423" w:rsidRDefault="007D160A">
      <w:r>
        <w:rPr>
          <w:i/>
          <w:iCs/>
        </w:rPr>
        <w:t>V</w:t>
      </w:r>
      <w:r>
        <w:t xml:space="preserve"> is the number of accumulative views of a resource. </w:t>
      </w:r>
      <w:proofErr w:type="spellStart"/>
      <w:proofErr w:type="gramStart"/>
      <w:r>
        <w:rPr>
          <w:i/>
          <w:iCs/>
        </w:rPr>
        <w:t>V</w:t>
      </w:r>
      <w:r>
        <w:rPr>
          <w:i/>
          <w:iCs/>
          <w:vertAlign w:val="subscript"/>
        </w:rPr>
        <w:t>d</w:t>
      </w:r>
      <w:proofErr w:type="spellEnd"/>
      <w:proofErr w:type="gramEnd"/>
      <w:r>
        <w:rPr>
          <w:i/>
        </w:rPr>
        <w:t xml:space="preserve"> </w:t>
      </w:r>
      <w:r>
        <w:t xml:space="preserve">is the accumulative views of ‘today’, </w:t>
      </w:r>
      <w:r>
        <w:rPr>
          <w:i/>
          <w:iCs/>
        </w:rPr>
        <w:t>V</w:t>
      </w:r>
      <w:r>
        <w:rPr>
          <w:i/>
          <w:iCs/>
          <w:vertAlign w:val="subscript"/>
        </w:rPr>
        <w:t>d-1</w:t>
      </w:r>
      <w:r>
        <w:t xml:space="preserve"> is the accumulative views of ‘yesterday’. The number of views added today is the value of popularity.</w:t>
      </w:r>
    </w:p>
    <w:p w14:paraId="29351A73" w14:textId="77777777" w:rsidR="00586423" w:rsidRDefault="00586423"/>
    <w:p w14:paraId="75446BAA" w14:textId="77777777" w:rsidR="00586423" w:rsidRDefault="007D160A">
      <w:pPr>
        <w:numPr>
          <w:ilvl w:val="0"/>
          <w:numId w:val="20"/>
        </w:numPr>
        <w:rPr>
          <w:b/>
          <w:bCs/>
        </w:rPr>
      </w:pPr>
      <w:bookmarkStart w:id="263" w:name="_Toc392697575"/>
      <w:r>
        <w:rPr>
          <w:b/>
          <w:bCs/>
        </w:rPr>
        <w:t>Cost</w:t>
      </w:r>
      <w:bookmarkEnd w:id="263"/>
    </w:p>
    <w:p w14:paraId="5CE35A4F" w14:textId="77777777" w:rsidR="00586423" w:rsidRDefault="007D160A">
      <w:pPr>
        <w:rPr>
          <w:color w:val="FF0000"/>
        </w:rPr>
      </w:pPr>
      <w:r>
        <w:t xml:space="preserve">Cost includes time and money. </w:t>
      </w:r>
      <w:proofErr w:type="gramStart"/>
      <w:r>
        <w:rPr>
          <w:iCs/>
        </w:rPr>
        <w:t>C</w:t>
      </w:r>
      <w:r>
        <w:rPr>
          <w:i/>
          <w:iCs/>
        </w:rPr>
        <w:t>(</w:t>
      </w:r>
      <w:proofErr w:type="gramEnd"/>
      <w:r>
        <w:rPr>
          <w:i/>
          <w:iCs/>
        </w:rPr>
        <w:t>j)</w:t>
      </w:r>
      <w:r>
        <w:t xml:space="preserve"> is the value of Cost; </w:t>
      </w:r>
      <w:r>
        <w:rPr>
          <w:iCs/>
        </w:rPr>
        <w:t>t</w:t>
      </w:r>
      <w:r>
        <w:rPr>
          <w:i/>
          <w:iCs/>
        </w:rPr>
        <w:t>(j)</w:t>
      </w:r>
      <w:r>
        <w:t xml:space="preserve"> is the value of time cost; and </w:t>
      </w:r>
      <w:r>
        <w:rPr>
          <w:iCs/>
        </w:rPr>
        <w:t>m</w:t>
      </w:r>
      <w:r>
        <w:rPr>
          <w:i/>
          <w:iCs/>
        </w:rPr>
        <w:t>(j)</w:t>
      </w:r>
      <w:r>
        <w:t xml:space="preserve"> is the value of monetary cost. </w:t>
      </w:r>
      <w:r>
        <w:rPr>
          <w:i/>
          <w:iCs/>
        </w:rPr>
        <w:t>K</w:t>
      </w:r>
      <w:r>
        <w:t xml:space="preserve"> is a constant used to control the weight of Cost value, especially because it is not as significant as others.</w:t>
      </w:r>
    </w:p>
    <w:p w14:paraId="190C64CA" w14:textId="77777777" w:rsidR="00586423" w:rsidRDefault="007D160A">
      <m:oMathPara>
        <m:oMath>
          <m:r>
            <m:rPr>
              <m:sty m:val="p"/>
            </m:rPr>
            <w:rPr>
              <w:rFonts w:ascii="Cambria Math" w:hAnsi="Cambria Math"/>
            </w:rPr>
            <m:t>C(</m:t>
          </m:r>
          <m:r>
            <w:rPr>
              <w:rFonts w:ascii="Cambria Math" w:hAnsi="Cambria Math"/>
            </w:rPr>
            <m:t>j</m:t>
          </m:r>
          <m:r>
            <m:rPr>
              <m:sty m:val="p"/>
            </m:rPr>
            <w:rPr>
              <w:rFonts w:ascii="Cambria Math" w:hAnsi="Cambria Math"/>
            </w:rPr>
            <m:t>)=(t(</m:t>
          </m:r>
          <m:r>
            <w:rPr>
              <w:rFonts w:ascii="Cambria Math" w:hAnsi="Cambria Math"/>
            </w:rPr>
            <m:t>j</m:t>
          </m:r>
          <m:r>
            <m:rPr>
              <m:sty m:val="p"/>
            </m:rPr>
            <w:rPr>
              <w:rFonts w:ascii="Cambria Math" w:hAnsi="Cambria Math"/>
            </w:rPr>
            <m:t>)+m(</m:t>
          </m:r>
          <m:r>
            <w:rPr>
              <w:rFonts w:ascii="Cambria Math" w:hAnsi="Cambria Math"/>
            </w:rPr>
            <m:t>j</m:t>
          </m:r>
          <m:r>
            <m:rPr>
              <m:sty m:val="p"/>
            </m:rPr>
            <w:rPr>
              <w:rFonts w:ascii="Cambria Math" w:hAnsi="Cambria Math"/>
            </w:rPr>
            <m:t>))×</m:t>
          </m:r>
          <m:r>
            <w:rPr>
              <w:rFonts w:ascii="Cambria Math" w:hAnsi="Cambria Math"/>
            </w:rPr>
            <m:t>K</m:t>
          </m:r>
        </m:oMath>
      </m:oMathPara>
    </w:p>
    <w:p w14:paraId="0B8355EE" w14:textId="77777777" w:rsidR="00586423" w:rsidRDefault="00586423"/>
    <w:p w14:paraId="488435F2" w14:textId="77777777" w:rsidR="00586423" w:rsidRDefault="007D160A">
      <w:pPr>
        <w:pStyle w:val="Heading3"/>
        <w:rPr>
          <w:bCs/>
        </w:rPr>
      </w:pPr>
      <w:bookmarkStart w:id="264" w:name="_Toc79959140"/>
      <w:bookmarkStart w:id="265" w:name="_Toc1213536087"/>
      <w:r>
        <w:t>5.3.2 Resource Evaluation</w:t>
      </w:r>
      <w:bookmarkEnd w:id="264"/>
      <w:bookmarkEnd w:id="265"/>
    </w:p>
    <w:p w14:paraId="13165E62" w14:textId="77777777" w:rsidR="00586423" w:rsidRDefault="007D160A">
      <w:r>
        <w:t>Resource value is calculated based on the six characteristics introduced in 5.3.1. First, find the ‘static’ value and the ‘dynamic’ value.</w:t>
      </w:r>
    </w:p>
    <w:p w14:paraId="5C2F846E" w14:textId="77777777" w:rsidR="00586423" w:rsidRDefault="00586423"/>
    <w:p w14:paraId="25F85DF5" w14:textId="77777777" w:rsidR="00586423" w:rsidRDefault="007D160A">
      <w:pPr>
        <w:rPr>
          <w:b/>
          <w:bCs/>
        </w:rPr>
      </w:pPr>
      <w:bookmarkStart w:id="266" w:name="_Toc702020609"/>
      <w:r>
        <w:rPr>
          <w:b/>
          <w:bCs/>
        </w:rPr>
        <w:t>(1) Static Value</w:t>
      </w:r>
      <w:bookmarkEnd w:id="266"/>
    </w:p>
    <w:p w14:paraId="44394C5B" w14:textId="77777777" w:rsidR="00586423" w:rsidRDefault="007D160A">
      <w:r>
        <w:t>The characteristics: reliability, practicality, feedback, popularity and cost are the static characteristics, stored with resources. The value of all the static characteristics is calculated as below.</w:t>
      </w:r>
    </w:p>
    <w:p w14:paraId="65331C6B" w14:textId="77777777" w:rsidR="00586423" w:rsidRDefault="007D160A">
      <m:oMathPara>
        <m:oMath>
          <m:r>
            <m:rPr>
              <m:sty m:val="p"/>
            </m:rPr>
            <w:rPr>
              <w:rFonts w:ascii="Cambria Math" w:hAnsi="Cambria Math"/>
            </w:rPr>
            <m:t>Static(</m:t>
          </m:r>
          <m:r>
            <w:rPr>
              <w:rFonts w:ascii="Cambria Math" w:hAnsi="Cambria Math"/>
            </w:rPr>
            <m:t>j</m:t>
          </m:r>
          <m:r>
            <m:rPr>
              <m:sty m:val="p"/>
            </m:rPr>
            <w:rPr>
              <w:rFonts w:ascii="Cambria Math" w:hAnsi="Cambria Math"/>
            </w:rPr>
            <m:t>)=</m:t>
          </m:r>
          <m:f>
            <m:fPr>
              <m:ctrlPr>
                <w:rPr>
                  <w:rFonts w:ascii="Cambria Math" w:hAnsi="Cambria Math"/>
                </w:rPr>
              </m:ctrlPr>
            </m:fPr>
            <m:num>
              <m:r>
                <m:rPr>
                  <m:sty m:val="p"/>
                </m:rPr>
                <w:rPr>
                  <w:rFonts w:ascii="Cambria Math" w:hAnsi="Cambria Math"/>
                </w:rPr>
                <m:t>R(</m:t>
              </m:r>
              <m:r>
                <w:rPr>
                  <w:rFonts w:ascii="Cambria Math" w:hAnsi="Cambria Math"/>
                </w:rPr>
                <m:t>j</m:t>
              </m:r>
              <m:r>
                <m:rPr>
                  <m:sty m:val="p"/>
                </m:rPr>
                <w:rPr>
                  <w:rFonts w:ascii="Cambria Math" w:hAnsi="Cambria Math"/>
                </w:rPr>
                <m:t>)+Usg(</m:t>
              </m:r>
              <m:r>
                <w:rPr>
                  <w:rFonts w:ascii="Cambria Math" w:hAnsi="Cambria Math"/>
                </w:rPr>
                <m:t>j</m:t>
              </m:r>
              <m:r>
                <m:rPr>
                  <m:sty m:val="p"/>
                </m:rPr>
                <w:rPr>
                  <w:rFonts w:ascii="Cambria Math" w:hAnsi="Cambria Math"/>
                </w:rPr>
                <m:t>)+P(</m:t>
              </m:r>
              <m:r>
                <w:rPr>
                  <w:rFonts w:ascii="Cambria Math" w:hAnsi="Cambria Math"/>
                </w:rPr>
                <m:t>j</m:t>
              </m:r>
              <m:r>
                <m:rPr>
                  <m:sty m:val="p"/>
                </m:rPr>
                <w:rPr>
                  <w:rFonts w:ascii="Cambria Math" w:hAnsi="Cambria Math"/>
                </w:rPr>
                <m:t>)×F(</m:t>
              </m:r>
              <m:r>
                <w:rPr>
                  <w:rFonts w:ascii="Cambria Math" w:hAnsi="Cambria Math"/>
                </w:rPr>
                <m:t>j</m:t>
              </m:r>
              <m:r>
                <m:rPr>
                  <m:sty m:val="p"/>
                </m:rPr>
                <w:rPr>
                  <w:rFonts w:ascii="Cambria Math" w:hAnsi="Cambria Math"/>
                </w:rPr>
                <m:t>)</m:t>
              </m:r>
            </m:num>
            <m:den>
              <m:r>
                <m:rPr>
                  <m:sty m:val="p"/>
                </m:rPr>
                <w:rPr>
                  <w:rFonts w:ascii="Cambria Math" w:hAnsi="Cambria Math"/>
                </w:rPr>
                <m:t>C(</m:t>
              </m:r>
              <m:r>
                <w:rPr>
                  <w:rFonts w:ascii="Cambria Math" w:hAnsi="Cambria Math"/>
                </w:rPr>
                <m:t>j</m:t>
              </m:r>
              <m:r>
                <m:rPr>
                  <m:sty m:val="p"/>
                </m:rPr>
                <w:rPr>
                  <w:rFonts w:ascii="Cambria Math" w:hAnsi="Cambria Math"/>
                </w:rPr>
                <m:t>)</m:t>
              </m:r>
            </m:den>
          </m:f>
        </m:oMath>
      </m:oMathPara>
    </w:p>
    <w:p w14:paraId="310D328A" w14:textId="77777777" w:rsidR="00586423" w:rsidRDefault="007D160A">
      <w:r>
        <w:t>Static value of a learning resource adds Reliability, Usage (same as Practicality), Popularity times Feedback, and then the value is divided by Cost.</w:t>
      </w:r>
    </w:p>
    <w:p w14:paraId="62589DF7" w14:textId="77777777" w:rsidR="00586423" w:rsidRDefault="00586423"/>
    <w:p w14:paraId="7CB0F1A8" w14:textId="77777777" w:rsidR="00586423" w:rsidRDefault="007D160A">
      <w:r>
        <w:t xml:space="preserve">Note, in the static function, we multiply Popularity and Feedback values. That means, if </w:t>
      </w:r>
      <w:proofErr w:type="gramStart"/>
      <w:r>
        <w:rPr>
          <w:iCs/>
        </w:rPr>
        <w:t>P</w:t>
      </w:r>
      <w:r>
        <w:rPr>
          <w:i/>
          <w:iCs/>
        </w:rPr>
        <w:t>(</w:t>
      </w:r>
      <w:proofErr w:type="gramEnd"/>
      <w:r>
        <w:rPr>
          <w:i/>
          <w:iCs/>
        </w:rPr>
        <w:t>j)</w:t>
      </w:r>
      <w:r>
        <w:t xml:space="preserve"> keep increasing but there is no Feedback </w:t>
      </w:r>
      <w:r>
        <w:rPr>
          <w:iCs/>
        </w:rPr>
        <w:t>F</w:t>
      </w:r>
      <w:r>
        <w:rPr>
          <w:i/>
          <w:iCs/>
        </w:rPr>
        <w:t>(j)=0</w:t>
      </w:r>
      <w:r>
        <w:t xml:space="preserve">, </w:t>
      </w:r>
      <w:r>
        <w:rPr>
          <w:iCs/>
        </w:rPr>
        <w:t>P</w:t>
      </w:r>
      <w:r>
        <w:rPr>
          <w:i/>
          <w:iCs/>
        </w:rPr>
        <w:t>(j)</w:t>
      </w:r>
      <w:r>
        <w:t xml:space="preserve"> will have no effect to the static value.</w:t>
      </w:r>
    </w:p>
    <w:p w14:paraId="2B33AD93" w14:textId="77777777" w:rsidR="00586423" w:rsidRDefault="00586423"/>
    <w:p w14:paraId="78969779" w14:textId="77777777" w:rsidR="00586423" w:rsidRDefault="007D160A">
      <w:pPr>
        <w:rPr>
          <w:b/>
          <w:bCs/>
        </w:rPr>
      </w:pPr>
      <w:bookmarkStart w:id="267" w:name="_Toc644154957"/>
      <w:r>
        <w:rPr>
          <w:b/>
          <w:bCs/>
        </w:rPr>
        <w:t>(2) Dynamic Value</w:t>
      </w:r>
      <w:bookmarkEnd w:id="267"/>
    </w:p>
    <w:p w14:paraId="443DEA34" w14:textId="77777777" w:rsidR="00586423" w:rsidRDefault="007D160A">
      <w:r>
        <w:t xml:space="preserve">There is only one dynamic characteristic among the six characteristics in the </w:t>
      </w:r>
      <w:r>
        <w:rPr>
          <w:b/>
          <w:bCs/>
        </w:rPr>
        <w:t xml:space="preserve">DLRV </w:t>
      </w:r>
      <w:r>
        <w:t xml:space="preserve">model. Suitability is changed dynamically when users search the resources. Different query keywords can cause different Suitability value.  Dynamic Value is </w:t>
      </w:r>
      <w:r>
        <w:rPr>
          <w:b/>
          <w:bCs/>
        </w:rPr>
        <w:t>Suitability</w:t>
      </w:r>
      <w:r>
        <w:rPr>
          <w:bCs/>
        </w:rPr>
        <w:t>, which</w:t>
      </w:r>
      <w:r>
        <w:t xml:space="preserve"> as explained in Section 5.3.1.</w:t>
      </w:r>
    </w:p>
    <w:p w14:paraId="164EA070" w14:textId="77777777" w:rsidR="00586423" w:rsidRDefault="00586423"/>
    <w:p w14:paraId="616DB078" w14:textId="77777777" w:rsidR="00586423" w:rsidRDefault="007D160A">
      <w:pPr>
        <w:rPr>
          <w:b/>
          <w:bCs/>
        </w:rPr>
      </w:pPr>
      <w:r>
        <w:rPr>
          <w:b/>
          <w:bCs/>
        </w:rPr>
        <w:t xml:space="preserve">(3) </w:t>
      </w:r>
      <w:bookmarkStart w:id="268" w:name="_Toc964095890"/>
      <w:r>
        <w:rPr>
          <w:b/>
          <w:bCs/>
        </w:rPr>
        <w:t>General Formula</w:t>
      </w:r>
      <w:bookmarkEnd w:id="268"/>
    </w:p>
    <w:p w14:paraId="4817C5E2" w14:textId="77777777" w:rsidR="00586423" w:rsidRDefault="007D160A">
      <w:r>
        <w:t xml:space="preserve">The Value of resource: </w:t>
      </w:r>
    </w:p>
    <w:p w14:paraId="530F4438" w14:textId="77777777" w:rsidR="00586423" w:rsidRDefault="007D160A">
      <m:oMathPara>
        <m:oMath>
          <m:r>
            <m:rPr>
              <m:sty m:val="p"/>
            </m:rPr>
            <w:rPr>
              <w:rFonts w:ascii="Cambria Math" w:hAnsi="Cambria Math"/>
            </w:rPr>
            <m:t>V(</m:t>
          </m:r>
          <m:r>
            <w:rPr>
              <w:rFonts w:ascii="Cambria Math" w:hAnsi="Cambria Math"/>
            </w:rPr>
            <m:t>j</m:t>
          </m:r>
          <m:r>
            <m:rPr>
              <m:sty m:val="p"/>
            </m:rPr>
            <w:rPr>
              <w:rFonts w:ascii="Cambria Math" w:hAnsi="Cambria Math"/>
            </w:rPr>
            <m:t>)=S(</m:t>
          </m:r>
          <m:r>
            <w:rPr>
              <w:rFonts w:ascii="Cambria Math" w:hAnsi="Cambria Math"/>
            </w:rPr>
            <m:t>j</m:t>
          </m:r>
          <m:r>
            <m:rPr>
              <m:sty m:val="p"/>
            </m:rPr>
            <w:rPr>
              <w:rFonts w:ascii="Cambria Math" w:hAnsi="Cambria Math"/>
            </w:rPr>
            <m:t>)×</m:t>
          </m:r>
          <m:f>
            <m:fPr>
              <m:ctrlPr>
                <w:rPr>
                  <w:rFonts w:ascii="Cambria Math" w:hAnsi="Cambria Math"/>
                </w:rPr>
              </m:ctrlPr>
            </m:fPr>
            <m:num>
              <m:r>
                <m:rPr>
                  <m:sty m:val="p"/>
                </m:rPr>
                <w:rPr>
                  <w:rFonts w:ascii="Cambria Math" w:hAnsi="Cambria Math"/>
                </w:rPr>
                <m:t>R(</m:t>
              </m:r>
              <m:r>
                <w:rPr>
                  <w:rFonts w:ascii="Cambria Math" w:hAnsi="Cambria Math"/>
                </w:rPr>
                <m:t>j</m:t>
              </m:r>
              <m:r>
                <m:rPr>
                  <m:sty m:val="p"/>
                </m:rPr>
                <w:rPr>
                  <w:rFonts w:ascii="Cambria Math" w:hAnsi="Cambria Math"/>
                </w:rPr>
                <m:t>)+Usg(</m:t>
              </m:r>
              <m:r>
                <w:rPr>
                  <w:rFonts w:ascii="Cambria Math" w:hAnsi="Cambria Math"/>
                </w:rPr>
                <m:t>j</m:t>
              </m:r>
              <m:r>
                <m:rPr>
                  <m:sty m:val="p"/>
                </m:rPr>
                <w:rPr>
                  <w:rFonts w:ascii="Cambria Math" w:hAnsi="Cambria Math"/>
                </w:rPr>
                <m:t>)+P(</m:t>
              </m:r>
              <m:r>
                <w:rPr>
                  <w:rFonts w:ascii="Cambria Math" w:hAnsi="Cambria Math"/>
                </w:rPr>
                <m:t>j</m:t>
              </m:r>
              <m:r>
                <m:rPr>
                  <m:sty m:val="p"/>
                </m:rPr>
                <w:rPr>
                  <w:rFonts w:ascii="Cambria Math" w:hAnsi="Cambria Math"/>
                </w:rPr>
                <m:t>)×F(</m:t>
              </m:r>
              <m:r>
                <w:rPr>
                  <w:rFonts w:ascii="Cambria Math" w:hAnsi="Cambria Math"/>
                </w:rPr>
                <m:t>j</m:t>
              </m:r>
              <m:r>
                <m:rPr>
                  <m:sty m:val="p"/>
                </m:rPr>
                <w:rPr>
                  <w:rFonts w:ascii="Cambria Math" w:hAnsi="Cambria Math"/>
                </w:rPr>
                <m:t>)</m:t>
              </m:r>
            </m:num>
            <m:den>
              <m:r>
                <m:rPr>
                  <m:sty m:val="p"/>
                </m:rPr>
                <w:rPr>
                  <w:rFonts w:ascii="Cambria Math" w:hAnsi="Cambria Math"/>
                </w:rPr>
                <m:t>C(</m:t>
              </m:r>
              <m:r>
                <w:rPr>
                  <w:rFonts w:ascii="Cambria Math" w:hAnsi="Cambria Math"/>
                </w:rPr>
                <m:t>j</m:t>
              </m:r>
              <m:r>
                <m:rPr>
                  <m:sty m:val="p"/>
                </m:rPr>
                <w:rPr>
                  <w:rFonts w:ascii="Cambria Math" w:hAnsi="Cambria Math"/>
                </w:rPr>
                <m:t>)</m:t>
              </m:r>
            </m:den>
          </m:f>
        </m:oMath>
      </m:oMathPara>
    </w:p>
    <w:p w14:paraId="6FB70103" w14:textId="77777777" w:rsidR="00586423" w:rsidRDefault="007D160A">
      <w:r>
        <w:rPr>
          <w:iCs/>
        </w:rPr>
        <w:t xml:space="preserve">The </w:t>
      </w:r>
      <w:proofErr w:type="gramStart"/>
      <w:r>
        <w:rPr>
          <w:i/>
          <w:iCs/>
        </w:rPr>
        <w:t>V(</w:t>
      </w:r>
      <w:proofErr w:type="gramEnd"/>
      <w:r>
        <w:rPr>
          <w:i/>
          <w:iCs/>
        </w:rPr>
        <w:t>j)</w:t>
      </w:r>
      <w:r>
        <w:t xml:space="preserve"> is the final value of a resource </w:t>
      </w:r>
      <w:r>
        <w:rPr>
          <w:i/>
        </w:rPr>
        <w:t xml:space="preserve">r(j). </w:t>
      </w:r>
      <w:r>
        <w:t>It equals to its Suitability times its total Static Value.</w:t>
      </w:r>
    </w:p>
    <w:p w14:paraId="5AAEB98D" w14:textId="77777777" w:rsidR="00586423" w:rsidRDefault="007D160A">
      <w:pPr>
        <w:pStyle w:val="Heading1"/>
      </w:pPr>
      <w:bookmarkStart w:id="269" w:name="_Toc1978365218"/>
      <w:bookmarkStart w:id="270" w:name="_Toc92559481"/>
      <w:r>
        <w:lastRenderedPageBreak/>
        <w:t>6 EXPERIMENTAL STUDY</w:t>
      </w:r>
      <w:bookmarkEnd w:id="269"/>
      <w:bookmarkEnd w:id="270"/>
    </w:p>
    <w:p w14:paraId="7C113634" w14:textId="77777777" w:rsidR="00586423" w:rsidRDefault="007D160A">
      <w:pPr>
        <w:rPr>
          <w:color w:val="000000" w:themeColor="text1"/>
        </w:rPr>
      </w:pPr>
      <w:r>
        <w:t xml:space="preserve">Software testing and quality assurance is an important part of software development. Since the project is not formally released, and there are no real user data that can be collected, the experiential study conducted is based on simulated data. This chapter presents the experimental study done with generated data </w:t>
      </w:r>
      <w:r>
        <w:rPr>
          <w:color w:val="000000" w:themeColor="text1"/>
        </w:rPr>
        <w:t xml:space="preserve">to test storage-query performance and </w:t>
      </w:r>
      <w:r>
        <w:rPr>
          <w:b/>
          <w:bCs/>
          <w:color w:val="000000" w:themeColor="text1"/>
        </w:rPr>
        <w:t>DLRV</w:t>
      </w:r>
      <w:r>
        <w:rPr>
          <w:color w:val="000000" w:themeColor="text1"/>
        </w:rPr>
        <w:t xml:space="preserve"> ranking algorithm. </w:t>
      </w:r>
    </w:p>
    <w:p w14:paraId="3B595CE1" w14:textId="77777777" w:rsidR="00586423" w:rsidRDefault="00586423"/>
    <w:p w14:paraId="1BB15C8B" w14:textId="5ACBE2EF" w:rsidR="00586423" w:rsidRDefault="007D160A">
      <w:r>
        <w:t>The main purpose of testing is to meet all the requirements and qualify the quality of the software:</w:t>
      </w:r>
    </w:p>
    <w:p w14:paraId="7E37F82A" w14:textId="77777777" w:rsidR="00586423" w:rsidRDefault="007D160A" w:rsidP="002F0206">
      <w:pPr>
        <w:pStyle w:val="ListParagraph"/>
        <w:numPr>
          <w:ilvl w:val="0"/>
          <w:numId w:val="37"/>
        </w:numPr>
        <w:tabs>
          <w:tab w:val="left" w:pos="425"/>
        </w:tabs>
      </w:pPr>
      <w:r>
        <w:t>Test the performance of 3-layers storage structure. Be more specific, to verify the query-storage part of the methods.</w:t>
      </w:r>
    </w:p>
    <w:p w14:paraId="42101A68" w14:textId="5EEB9DF0" w:rsidR="00586423" w:rsidRDefault="007D160A" w:rsidP="002F0206">
      <w:pPr>
        <w:pStyle w:val="ListParagraph"/>
        <w:numPr>
          <w:ilvl w:val="0"/>
          <w:numId w:val="37"/>
        </w:numPr>
        <w:tabs>
          <w:tab w:val="left" w:pos="425"/>
        </w:tabs>
      </w:pPr>
      <w:r>
        <w:t xml:space="preserve">Test the accuracy of </w:t>
      </w:r>
      <w:r>
        <w:rPr>
          <w:b/>
          <w:bCs/>
        </w:rPr>
        <w:t xml:space="preserve">DLRV </w:t>
      </w:r>
      <w:r>
        <w:t xml:space="preserve">ranking results. Be more specific, to verify the </w:t>
      </w:r>
      <w:r>
        <w:rPr>
          <w:b/>
          <w:bCs/>
        </w:rPr>
        <w:t xml:space="preserve">DLRV </w:t>
      </w:r>
      <w:r>
        <w:t>ranking algorithm.</w:t>
      </w:r>
    </w:p>
    <w:p w14:paraId="7ED1D28E" w14:textId="77777777" w:rsidR="00586423" w:rsidRDefault="007D160A">
      <w:r>
        <w:t>These two parts are the core of this learning resource search engine. The expected results of testing are (1) good search response time, and (2) more valuable resources ranked higher.</w:t>
      </w:r>
    </w:p>
    <w:p w14:paraId="52879C6D" w14:textId="77777777" w:rsidR="00586423" w:rsidRDefault="007D160A">
      <w:pPr>
        <w:pStyle w:val="Heading2"/>
      </w:pPr>
      <w:bookmarkStart w:id="271" w:name="_Toc1518882910"/>
      <w:bookmarkStart w:id="272" w:name="_Toc1120621945"/>
      <w:r>
        <w:t>6.1 Methods</w:t>
      </w:r>
      <w:bookmarkEnd w:id="271"/>
      <w:bookmarkEnd w:id="272"/>
    </w:p>
    <w:p w14:paraId="3788F1C4" w14:textId="77777777" w:rsidR="00586423" w:rsidRDefault="007D160A">
      <w:r>
        <w:t>Software testing is based on requirements and specifications of design. There are some common and mature testing methods in software engineering and we briefly introduce and apply some methods to our learning resource search engine.</w:t>
      </w:r>
    </w:p>
    <w:p w14:paraId="1BAFC2D3" w14:textId="77777777" w:rsidR="00586423" w:rsidRDefault="007D160A">
      <w:pPr>
        <w:pStyle w:val="Heading3"/>
      </w:pPr>
      <w:bookmarkStart w:id="273" w:name="_Toc78214303"/>
      <w:bookmarkStart w:id="274" w:name="_Toc266953729"/>
      <w:r>
        <w:t>6.1.1 Black-box Testing</w:t>
      </w:r>
      <w:bookmarkEnd w:id="273"/>
      <w:bookmarkEnd w:id="274"/>
    </w:p>
    <w:p w14:paraId="40D1CB3B" w14:textId="77777777" w:rsidR="00586423" w:rsidRDefault="007D160A">
      <w:pPr>
        <w:rPr>
          <w:lang w:val="en-US"/>
        </w:rPr>
      </w:pPr>
      <w:r>
        <w:rPr>
          <w:lang w:val="en-US"/>
        </w:rPr>
        <w:t>Black-box treats the software as a "black box"</w:t>
      </w:r>
      <w:r>
        <w:t>,</w:t>
      </w:r>
      <w:r>
        <w:rPr>
          <w:lang w:val="en-US"/>
        </w:rPr>
        <w:t xml:space="preserve"> examining functionality without any knowledge of internal implementation, without seeing the source code. The testers are only aware of what the software is supposed to do, not how it does it.</w:t>
      </w:r>
      <w:r>
        <w:rPr>
          <w:rStyle w:val="EndnoteReference"/>
          <w:rFonts w:ascii="Arial" w:hAnsi="Arial"/>
          <w:lang w:val="en-US"/>
        </w:rPr>
        <w:endnoteReference w:id="22"/>
      </w:r>
    </w:p>
    <w:p w14:paraId="64943918" w14:textId="77777777" w:rsidR="00586423" w:rsidRDefault="00586423"/>
    <w:p w14:paraId="255F3DD0" w14:textId="77777777" w:rsidR="00586423" w:rsidRDefault="007D160A">
      <w:r>
        <w:t>Black-box testing will be used in this search engine system. It is used for testing the ranking part of the search engine. It is particularly suitable for the user searching process, from sending keywords to listing of all the most valuable resources. The search function is a black box, testers do not need to understand the principle of the searching algorithms and ranking methods (</w:t>
      </w:r>
      <w:r>
        <w:rPr>
          <w:b/>
          <w:bCs/>
        </w:rPr>
        <w:t>DLRV</w:t>
      </w:r>
      <w:r>
        <w:t xml:space="preserve">). The testers only need to verify the resources returned, checking </w:t>
      </w:r>
      <w:proofErr w:type="gramStart"/>
      <w:r>
        <w:t>their  ranking</w:t>
      </w:r>
      <w:proofErr w:type="gramEnd"/>
      <w:r>
        <w:t xml:space="preserve">. Resources with high value are ranked at the top in the list. Value itself is a more subjective concept. Later in </w:t>
      </w:r>
      <w:r w:rsidRPr="00D378FB">
        <w:rPr>
          <w:color w:val="000000" w:themeColor="text1"/>
        </w:rPr>
        <w:t>this chapter</w:t>
      </w:r>
      <w:r>
        <w:t>, we will discuss how to measure the user's recognition of resource value in the experiments.</w:t>
      </w:r>
    </w:p>
    <w:p w14:paraId="51D32436" w14:textId="77777777" w:rsidR="00586423" w:rsidRDefault="007D160A">
      <w:pPr>
        <w:pStyle w:val="Heading3"/>
      </w:pPr>
      <w:bookmarkStart w:id="275" w:name="_Toc891979989"/>
      <w:bookmarkStart w:id="276" w:name="_Toc363824164"/>
      <w:r>
        <w:t>6.1.2 White-box</w:t>
      </w:r>
      <w:bookmarkEnd w:id="275"/>
      <w:r>
        <w:t xml:space="preserve"> Testing</w:t>
      </w:r>
      <w:bookmarkEnd w:id="276"/>
    </w:p>
    <w:p w14:paraId="2C2108AE" w14:textId="77777777" w:rsidR="00586423" w:rsidRDefault="007D160A">
      <w:pPr>
        <w:rPr>
          <w:lang w:val="en-US"/>
        </w:rPr>
      </w:pPr>
      <w:r>
        <w:rPr>
          <w:lang w:val="en-US"/>
        </w:rPr>
        <w:t xml:space="preserve">White-box testing (also known as clear box testing, glass box testing, </w:t>
      </w:r>
      <w:proofErr w:type="gramStart"/>
      <w:r>
        <w:rPr>
          <w:lang w:val="en-US"/>
        </w:rPr>
        <w:t>transparent</w:t>
      </w:r>
      <w:proofErr w:type="gramEnd"/>
      <w:r>
        <w:rPr>
          <w:lang w:val="en-US"/>
        </w:rPr>
        <w:t xml:space="preserve"> box testing, and structural testing) verifies the internal structures or logic of a program, as opposed to only the functionality exposed to the end-user. In white-box testing, an internal perspective of the system (the source code), as well as </w:t>
      </w:r>
      <w:r>
        <w:rPr>
          <w:lang w:val="en-US"/>
        </w:rPr>
        <w:lastRenderedPageBreak/>
        <w:t>programming skills, are used to design test cases. The tester chooses inputs to exercise paths through the code and determine the appropriate outputs.</w:t>
      </w:r>
      <w:r>
        <w:rPr>
          <w:rStyle w:val="EndnoteReference"/>
          <w:rFonts w:ascii="Arial" w:hAnsi="Arial"/>
          <w:lang w:val="en-US"/>
        </w:rPr>
        <w:endnoteReference w:id="23"/>
      </w:r>
      <w:r>
        <w:t xml:space="preserve"> </w:t>
      </w:r>
      <w:r>
        <w:rPr>
          <w:rStyle w:val="EndnoteReference"/>
          <w:rFonts w:ascii="Arial" w:hAnsi="Arial"/>
          <w:lang w:val="en-US"/>
        </w:rPr>
        <w:endnoteReference w:id="24"/>
      </w:r>
    </w:p>
    <w:p w14:paraId="0856379C" w14:textId="77777777" w:rsidR="00586423" w:rsidRDefault="00586423">
      <w:pPr>
        <w:rPr>
          <w:lang w:val="en-US"/>
        </w:rPr>
      </w:pPr>
    </w:p>
    <w:p w14:paraId="6EA00315" w14:textId="77777777" w:rsidR="00586423" w:rsidRDefault="007D160A">
      <w:r>
        <w:t xml:space="preserve">We use white-box method to test the storage-query part, especially the 3-layers storage structure. However, here it is not a strict white box. Normally, white-box testing asks users to choose different test paths according to the logic of the code, but we do not change the input paths to get the expected results for the code logic of a function. Instead, we query the same amount of data in </w:t>
      </w:r>
      <w:r>
        <w:rPr>
          <w:b/>
        </w:rPr>
        <w:t xml:space="preserve">different </w:t>
      </w:r>
      <w:r>
        <w:t xml:space="preserve">storage structures, with </w:t>
      </w:r>
      <w:r>
        <w:rPr>
          <w:b/>
        </w:rPr>
        <w:t xml:space="preserve">different </w:t>
      </w:r>
      <w:r>
        <w:t xml:space="preserve">experiment variables through </w:t>
      </w:r>
      <w:r>
        <w:rPr>
          <w:b/>
        </w:rPr>
        <w:t>different</w:t>
      </w:r>
      <w:r>
        <w:t xml:space="preserve"> keywords </w:t>
      </w:r>
      <w:proofErr w:type="gramStart"/>
      <w:r>
        <w:rPr>
          <w:i/>
          <w:iCs/>
        </w:rPr>
        <w:t>[ k1</w:t>
      </w:r>
      <w:proofErr w:type="gramEnd"/>
      <w:r>
        <w:rPr>
          <w:i/>
          <w:iCs/>
        </w:rPr>
        <w:t>, k2, k3 ... ]</w:t>
      </w:r>
      <w:r>
        <w:t xml:space="preserve">, pages </w:t>
      </w:r>
      <w:r>
        <w:rPr>
          <w:i/>
          <w:iCs/>
        </w:rPr>
        <w:t>[ p1, p2, p3 ... ]</w:t>
      </w:r>
      <w:r>
        <w:t xml:space="preserve"> and other conditions. The idea is similar to the white-box, changing the structure (for layer1, layer2, layer3) by setting in the code, which is transparent to testers. Different from the black-box test mentioned in the previous section, here testers need to understand the logic of different layers and test search processing by following different logic codes for different storage structure.</w:t>
      </w:r>
    </w:p>
    <w:p w14:paraId="0BA32B4D" w14:textId="77777777" w:rsidR="00586423" w:rsidRDefault="00586423"/>
    <w:p w14:paraId="0DC0E764" w14:textId="1016DB4E" w:rsidR="00586423" w:rsidRDefault="007D160A">
      <w:r>
        <w:t>The purpose is to test the query performance and storage performance of the search engine system through different experimental control groups and prove the reliability of the 3-layer storage structure.</w:t>
      </w:r>
    </w:p>
    <w:p w14:paraId="3C79A691" w14:textId="77777777" w:rsidR="00586423" w:rsidRDefault="00586423"/>
    <w:p w14:paraId="21F7EE35" w14:textId="77777777" w:rsidR="00586423" w:rsidRDefault="007D160A">
      <w:pPr>
        <w:pStyle w:val="Heading2"/>
      </w:pPr>
      <w:bookmarkStart w:id="277" w:name="_Toc2001460333"/>
      <w:bookmarkStart w:id="278" w:name="_Toc173621307"/>
      <w:r>
        <w:t xml:space="preserve">6.2 Testing </w:t>
      </w:r>
      <w:bookmarkEnd w:id="277"/>
      <w:r>
        <w:t>Environments</w:t>
      </w:r>
      <w:bookmarkEnd w:id="278"/>
    </w:p>
    <w:p w14:paraId="3F7A1F73" w14:textId="77777777" w:rsidR="00586423" w:rsidRDefault="007D160A">
      <w:r>
        <w:t>Software and hardware testing environment is very important, because the testing results (and related analysis) are different in different environments. In this section, we stipulate the standard of testing environments to prevent errors and biased results caused by different environments.</w:t>
      </w:r>
    </w:p>
    <w:p w14:paraId="4B156175" w14:textId="77777777" w:rsidR="00586423" w:rsidRDefault="007D160A">
      <w:pPr>
        <w:pStyle w:val="Heading3"/>
      </w:pPr>
      <w:bookmarkStart w:id="279" w:name="_Toc233754303"/>
      <w:bookmarkStart w:id="280" w:name="_Toc710448883"/>
      <w:r>
        <w:t xml:space="preserve">6.2.1 </w:t>
      </w:r>
      <w:bookmarkEnd w:id="279"/>
      <w:r>
        <w:t>Hardware and Software Condition Control</w:t>
      </w:r>
      <w:bookmarkEnd w:id="280"/>
    </w:p>
    <w:p w14:paraId="145A9608" w14:textId="42D4703D" w:rsidR="00586423" w:rsidRDefault="007D160A">
      <w:r>
        <w:t>In the experiments of testing the storage and search process, some environments are fixed:</w:t>
      </w:r>
    </w:p>
    <w:p w14:paraId="723A5E9C" w14:textId="77777777" w:rsidR="00586423" w:rsidRDefault="007D160A">
      <w:pPr>
        <w:pStyle w:val="ListParagraph"/>
        <w:numPr>
          <w:ilvl w:val="0"/>
          <w:numId w:val="23"/>
        </w:numPr>
        <w:ind w:left="840"/>
      </w:pPr>
      <w:r>
        <w:t>Same local network</w:t>
      </w:r>
    </w:p>
    <w:p w14:paraId="444C7F3B" w14:textId="77777777" w:rsidR="00586423" w:rsidRDefault="007D160A">
      <w:pPr>
        <w:pStyle w:val="ListParagraph"/>
        <w:numPr>
          <w:ilvl w:val="0"/>
          <w:numId w:val="23"/>
        </w:numPr>
        <w:ind w:left="840"/>
      </w:pPr>
      <w:r>
        <w:t>A server with the same configuration</w:t>
      </w:r>
    </w:p>
    <w:p w14:paraId="069281C7" w14:textId="45471A14" w:rsidR="00586423" w:rsidRDefault="007D160A" w:rsidP="002F0206">
      <w:pPr>
        <w:pStyle w:val="ListParagraph"/>
        <w:numPr>
          <w:ilvl w:val="0"/>
          <w:numId w:val="23"/>
        </w:numPr>
        <w:ind w:left="840"/>
      </w:pPr>
      <w:r>
        <w:t>A PC with the same configuration and the same browser</w:t>
      </w:r>
    </w:p>
    <w:p w14:paraId="58490C23" w14:textId="5746DB3B" w:rsidR="00586423" w:rsidRDefault="007D160A">
      <w:r>
        <w:t>Test controls the network environment to prevent network problems from affecting the query speed. The server configuration is the same because different server configurations will course different testing results. All testing data must be based on the same set of server configurations, including hardware and software. The client used in the test must also be the same, but less strict than the previous two requirements. Those detailed settings are listed as the following.</w:t>
      </w:r>
    </w:p>
    <w:p w14:paraId="0563814C" w14:textId="77777777" w:rsidR="00586423" w:rsidRDefault="007D160A">
      <w:pPr>
        <w:pStyle w:val="ListParagraph"/>
        <w:numPr>
          <w:ilvl w:val="0"/>
          <w:numId w:val="24"/>
        </w:numPr>
      </w:pPr>
      <w:r>
        <w:t>Network:</w:t>
      </w:r>
    </w:p>
    <w:p w14:paraId="5563E745" w14:textId="77777777" w:rsidR="00586423" w:rsidRPr="002F0206" w:rsidRDefault="007D160A">
      <w:pPr>
        <w:pStyle w:val="ListParagraph"/>
        <w:numPr>
          <w:ilvl w:val="0"/>
          <w:numId w:val="25"/>
        </w:numPr>
        <w:ind w:left="1680"/>
        <w:rPr>
          <w:sz w:val="22"/>
        </w:rPr>
      </w:pPr>
      <w:r w:rsidRPr="002F0206">
        <w:rPr>
          <w:sz w:val="22"/>
        </w:rPr>
        <w:t>A home router, the server and PC are connected to the same router through wired LAN port, 100M fiber.</w:t>
      </w:r>
    </w:p>
    <w:p w14:paraId="74AC37C7" w14:textId="77777777" w:rsidR="00586423" w:rsidRDefault="007D160A">
      <w:pPr>
        <w:pStyle w:val="ListParagraph"/>
        <w:numPr>
          <w:ilvl w:val="0"/>
          <w:numId w:val="24"/>
        </w:numPr>
      </w:pPr>
      <w:r>
        <w:t>Server Software:</w:t>
      </w:r>
    </w:p>
    <w:p w14:paraId="0DE4B4D9" w14:textId="77777777" w:rsidR="00586423" w:rsidRPr="002F0206" w:rsidRDefault="007D160A">
      <w:pPr>
        <w:pStyle w:val="ListParagraph"/>
        <w:numPr>
          <w:ilvl w:val="0"/>
          <w:numId w:val="26"/>
        </w:numPr>
        <w:ind w:left="1680"/>
        <w:rPr>
          <w:sz w:val="22"/>
        </w:rPr>
      </w:pPr>
      <w:r w:rsidRPr="002F0206">
        <w:rPr>
          <w:sz w:val="22"/>
        </w:rPr>
        <w:t>Linux operating system Ubuntu distributed, version 20.04.</w:t>
      </w:r>
    </w:p>
    <w:p w14:paraId="19FA9D82" w14:textId="77777777" w:rsidR="00586423" w:rsidRPr="002F0206" w:rsidRDefault="007D160A">
      <w:pPr>
        <w:pStyle w:val="ListParagraph"/>
        <w:numPr>
          <w:ilvl w:val="0"/>
          <w:numId w:val="26"/>
        </w:numPr>
        <w:ind w:left="1680"/>
        <w:rPr>
          <w:sz w:val="22"/>
        </w:rPr>
      </w:pPr>
      <w:r w:rsidRPr="002F0206">
        <w:rPr>
          <w:sz w:val="22"/>
        </w:rPr>
        <w:lastRenderedPageBreak/>
        <w:t xml:space="preserve">NGINX </w:t>
      </w:r>
      <w:proofErr w:type="spellStart"/>
      <w:r w:rsidRPr="002F0206">
        <w:rPr>
          <w:sz w:val="22"/>
        </w:rPr>
        <w:t>Tengine</w:t>
      </w:r>
      <w:proofErr w:type="spellEnd"/>
      <w:r w:rsidRPr="002F0206">
        <w:rPr>
          <w:sz w:val="22"/>
        </w:rPr>
        <w:t xml:space="preserve"> 2.2.3 proxy HTTP server.</w:t>
      </w:r>
    </w:p>
    <w:p w14:paraId="3E79524D" w14:textId="77777777" w:rsidR="00586423" w:rsidRPr="002F0206" w:rsidRDefault="007D160A">
      <w:pPr>
        <w:pStyle w:val="ListParagraph"/>
        <w:numPr>
          <w:ilvl w:val="0"/>
          <w:numId w:val="26"/>
        </w:numPr>
        <w:ind w:left="1680"/>
        <w:rPr>
          <w:sz w:val="22"/>
        </w:rPr>
      </w:pPr>
      <w:r w:rsidRPr="002F0206">
        <w:rPr>
          <w:sz w:val="22"/>
        </w:rPr>
        <w:t>Relational database MySQL 5.7</w:t>
      </w:r>
    </w:p>
    <w:p w14:paraId="4F573827" w14:textId="77777777" w:rsidR="00586423" w:rsidRPr="002F0206" w:rsidRDefault="007D160A">
      <w:pPr>
        <w:pStyle w:val="ListParagraph"/>
        <w:numPr>
          <w:ilvl w:val="0"/>
          <w:numId w:val="26"/>
        </w:numPr>
        <w:ind w:left="1680"/>
        <w:rPr>
          <w:sz w:val="22"/>
        </w:rPr>
      </w:pPr>
      <w:r w:rsidRPr="002F0206">
        <w:rPr>
          <w:sz w:val="22"/>
        </w:rPr>
        <w:t>Non-relational database MongoDB</w:t>
      </w:r>
    </w:p>
    <w:p w14:paraId="60120463" w14:textId="77777777" w:rsidR="00586423" w:rsidRPr="002F0206" w:rsidRDefault="007D160A">
      <w:pPr>
        <w:pStyle w:val="ListParagraph"/>
        <w:numPr>
          <w:ilvl w:val="0"/>
          <w:numId w:val="26"/>
        </w:numPr>
        <w:ind w:left="1680"/>
        <w:rPr>
          <w:sz w:val="22"/>
        </w:rPr>
      </w:pPr>
      <w:r w:rsidRPr="002F0206">
        <w:rPr>
          <w:sz w:val="22"/>
        </w:rPr>
        <w:t xml:space="preserve">Non-relational database in memory </w:t>
      </w:r>
      <w:proofErr w:type="spellStart"/>
      <w:r w:rsidRPr="002F0206">
        <w:rPr>
          <w:sz w:val="22"/>
        </w:rPr>
        <w:t>Redis</w:t>
      </w:r>
      <w:proofErr w:type="spellEnd"/>
    </w:p>
    <w:p w14:paraId="2E3F2A19" w14:textId="77777777" w:rsidR="00586423" w:rsidRPr="002F0206" w:rsidRDefault="007D160A">
      <w:pPr>
        <w:pStyle w:val="ListParagraph"/>
        <w:numPr>
          <w:ilvl w:val="0"/>
          <w:numId w:val="26"/>
        </w:numPr>
        <w:ind w:left="1680"/>
        <w:rPr>
          <w:sz w:val="22"/>
        </w:rPr>
      </w:pPr>
      <w:r w:rsidRPr="002F0206">
        <w:rPr>
          <w:sz w:val="22"/>
        </w:rPr>
        <w:t>Node.js latest version</w:t>
      </w:r>
    </w:p>
    <w:p w14:paraId="483EDCA5" w14:textId="77777777" w:rsidR="00586423" w:rsidRDefault="007D160A">
      <w:pPr>
        <w:pStyle w:val="ListParagraph"/>
        <w:numPr>
          <w:ilvl w:val="0"/>
          <w:numId w:val="24"/>
        </w:numPr>
      </w:pPr>
      <w:r>
        <w:t>Server Hardware:</w:t>
      </w:r>
    </w:p>
    <w:p w14:paraId="2EA37E6F" w14:textId="77777777" w:rsidR="00586423" w:rsidRPr="002F0206" w:rsidRDefault="007D160A">
      <w:pPr>
        <w:pStyle w:val="ListParagraph"/>
        <w:numPr>
          <w:ilvl w:val="0"/>
          <w:numId w:val="27"/>
        </w:numPr>
        <w:ind w:left="1680"/>
        <w:rPr>
          <w:sz w:val="22"/>
        </w:rPr>
      </w:pPr>
      <w:r w:rsidRPr="002F0206">
        <w:rPr>
          <w:sz w:val="22"/>
        </w:rPr>
        <w:t>16G DDR4 PC Memory</w:t>
      </w:r>
    </w:p>
    <w:p w14:paraId="51362FA8" w14:textId="77777777" w:rsidR="00586423" w:rsidRPr="002F0206" w:rsidRDefault="007D160A">
      <w:pPr>
        <w:pStyle w:val="ListParagraph"/>
        <w:numPr>
          <w:ilvl w:val="0"/>
          <w:numId w:val="27"/>
        </w:numPr>
        <w:ind w:left="1680"/>
        <w:rPr>
          <w:sz w:val="22"/>
        </w:rPr>
      </w:pPr>
      <w:r w:rsidRPr="002F0206">
        <w:rPr>
          <w:sz w:val="22"/>
        </w:rPr>
        <w:t>Intel i7 7700</w:t>
      </w:r>
    </w:p>
    <w:p w14:paraId="26CF16E0" w14:textId="77777777" w:rsidR="00586423" w:rsidRPr="002F0206" w:rsidRDefault="007D160A">
      <w:pPr>
        <w:pStyle w:val="ListParagraph"/>
        <w:numPr>
          <w:ilvl w:val="0"/>
          <w:numId w:val="27"/>
        </w:numPr>
        <w:ind w:left="1680"/>
        <w:rPr>
          <w:sz w:val="22"/>
        </w:rPr>
      </w:pPr>
      <w:r w:rsidRPr="002F0206">
        <w:rPr>
          <w:sz w:val="22"/>
        </w:rPr>
        <w:t>NVME SSD 512GB Samsung pm961</w:t>
      </w:r>
    </w:p>
    <w:p w14:paraId="71AD56DB" w14:textId="77777777" w:rsidR="00586423" w:rsidRPr="002F0206" w:rsidRDefault="007D160A">
      <w:pPr>
        <w:pStyle w:val="ListParagraph"/>
        <w:numPr>
          <w:ilvl w:val="0"/>
          <w:numId w:val="27"/>
        </w:numPr>
        <w:ind w:left="1680"/>
        <w:rPr>
          <w:sz w:val="22"/>
        </w:rPr>
      </w:pPr>
      <w:r w:rsidRPr="002F0206">
        <w:rPr>
          <w:sz w:val="22"/>
        </w:rPr>
        <w:t>ASUS motherboard</w:t>
      </w:r>
    </w:p>
    <w:p w14:paraId="21E9F457" w14:textId="77777777" w:rsidR="00586423" w:rsidRPr="002F0206" w:rsidRDefault="007D160A">
      <w:pPr>
        <w:pStyle w:val="ListParagraph"/>
        <w:numPr>
          <w:ilvl w:val="0"/>
          <w:numId w:val="27"/>
        </w:numPr>
        <w:ind w:left="1680"/>
        <w:rPr>
          <w:sz w:val="22"/>
        </w:rPr>
      </w:pPr>
      <w:r w:rsidRPr="002F0206">
        <w:rPr>
          <w:sz w:val="22"/>
        </w:rPr>
        <w:t>Intel 1000M network card</w:t>
      </w:r>
    </w:p>
    <w:p w14:paraId="274F6CEC" w14:textId="77777777" w:rsidR="00586423" w:rsidRDefault="007D160A">
      <w:pPr>
        <w:pStyle w:val="ListParagraph"/>
        <w:numPr>
          <w:ilvl w:val="0"/>
          <w:numId w:val="24"/>
        </w:numPr>
      </w:pPr>
      <w:r>
        <w:t>Client Side:</w:t>
      </w:r>
    </w:p>
    <w:p w14:paraId="2D125FDE" w14:textId="77777777" w:rsidR="00586423" w:rsidRPr="002F0206" w:rsidRDefault="007D160A">
      <w:pPr>
        <w:pStyle w:val="ListParagraph"/>
        <w:numPr>
          <w:ilvl w:val="0"/>
          <w:numId w:val="28"/>
        </w:numPr>
        <w:ind w:left="1680"/>
        <w:rPr>
          <w:sz w:val="22"/>
        </w:rPr>
      </w:pPr>
      <w:r w:rsidRPr="002F0206">
        <w:rPr>
          <w:sz w:val="22"/>
        </w:rPr>
        <w:t>Chrome Browser</w:t>
      </w:r>
    </w:p>
    <w:p w14:paraId="34F4A216" w14:textId="77777777" w:rsidR="00586423" w:rsidRPr="002F0206" w:rsidRDefault="007D160A">
      <w:pPr>
        <w:pStyle w:val="ListParagraph"/>
        <w:numPr>
          <w:ilvl w:val="0"/>
          <w:numId w:val="28"/>
        </w:numPr>
        <w:ind w:left="1680"/>
        <w:rPr>
          <w:sz w:val="22"/>
        </w:rPr>
      </w:pPr>
      <w:r w:rsidRPr="002F0206">
        <w:rPr>
          <w:sz w:val="22"/>
        </w:rPr>
        <w:t>JS script, automated testing</w:t>
      </w:r>
    </w:p>
    <w:p w14:paraId="27FB090D" w14:textId="77777777" w:rsidR="00586423" w:rsidRDefault="007D160A">
      <w:pPr>
        <w:pStyle w:val="Heading3"/>
      </w:pPr>
      <w:bookmarkStart w:id="281" w:name="_Toc449507895"/>
      <w:r>
        <w:t>6.2.2 Experimental Group Control</w:t>
      </w:r>
      <w:bookmarkEnd w:id="281"/>
    </w:p>
    <w:p w14:paraId="7EB59DD6" w14:textId="554FFA9B" w:rsidR="002F0206" w:rsidRDefault="007D160A" w:rsidP="002F0206">
      <w:r>
        <w:t xml:space="preserve">Different variables </w:t>
      </w:r>
      <w:r w:rsidR="002F0206">
        <w:t xml:space="preserve">and </w:t>
      </w:r>
      <w:r w:rsidR="002F0206" w:rsidRPr="002F0206">
        <w:rPr>
          <w:color w:val="FF0000"/>
        </w:rPr>
        <w:t>conditions</w:t>
      </w:r>
      <w:r>
        <w:t xml:space="preserve"> are tested in each experimental group. The purpose is to compare the effect of different </w:t>
      </w:r>
      <w:r w:rsidR="002F0206" w:rsidRPr="002F0206">
        <w:rPr>
          <w:color w:val="FF0000"/>
        </w:rPr>
        <w:t>settings</w:t>
      </w:r>
      <w:r>
        <w:t xml:space="preserve"> in the experiments and to evaluate the performance, </w:t>
      </w:r>
      <w:r w:rsidR="002F0206">
        <w:t xml:space="preserve">cost, </w:t>
      </w:r>
      <w:r>
        <w:t>user experience</w:t>
      </w:r>
      <w:r w:rsidR="002F0206">
        <w:t xml:space="preserve"> and</w:t>
      </w:r>
      <w:r>
        <w:t xml:space="preserve"> accuracy. </w:t>
      </w:r>
      <w:commentRangeStart w:id="282"/>
      <w:r>
        <w:t xml:space="preserve">Suppose that </w:t>
      </w:r>
      <w:r w:rsidRPr="002F0206">
        <w:rPr>
          <w:color w:val="FFC000"/>
        </w:rPr>
        <w:t xml:space="preserve">the resource content </w:t>
      </w:r>
      <w:r w:rsidR="002F0206">
        <w:t xml:space="preserve">are </w:t>
      </w:r>
      <w:r>
        <w:t xml:space="preserve">artificially generated comes from a “100 different words” dictionary. </w:t>
      </w:r>
      <w:commentRangeEnd w:id="282"/>
      <w:r w:rsidR="002F0206">
        <w:rPr>
          <w:rStyle w:val="CommentReference"/>
        </w:rPr>
        <w:commentReference w:id="282"/>
      </w:r>
      <w:commentRangeStart w:id="283"/>
      <w:r>
        <w:t>Figure 23</w:t>
      </w:r>
      <w:commentRangeEnd w:id="283"/>
      <w:r w:rsidR="002F0206">
        <w:rPr>
          <w:rStyle w:val="CommentReference"/>
        </w:rPr>
        <w:commentReference w:id="283"/>
      </w:r>
      <w:r>
        <w:t xml:space="preserve"> is the simulator page used to generate simulati</w:t>
      </w:r>
      <w:r w:rsidR="002F0206">
        <w:t>ng</w:t>
      </w:r>
      <w:r>
        <w:t xml:space="preserve"> </w:t>
      </w:r>
      <w:commentRangeStart w:id="284"/>
      <w:r>
        <w:t xml:space="preserve">data </w:t>
      </w:r>
      <w:commentRangeEnd w:id="284"/>
      <w:r w:rsidR="002F0206">
        <w:rPr>
          <w:rStyle w:val="CommentReference"/>
        </w:rPr>
        <w:commentReference w:id="284"/>
      </w:r>
      <w:r w:rsidR="002F0206">
        <w:t>for the</w:t>
      </w:r>
      <w:r>
        <w:t xml:space="preserve"> experiments. </w:t>
      </w:r>
      <w:r w:rsidR="005D5C81">
        <w:t>When a search done, there are many results, so they can fit into multiple pages.</w:t>
      </w:r>
      <w:r w:rsidR="002F0206">
        <w:br/>
      </w:r>
    </w:p>
    <w:p w14:paraId="1875163A" w14:textId="77777777" w:rsidR="002F0206" w:rsidRDefault="002F0206" w:rsidP="002F0206">
      <w:pPr>
        <w:pStyle w:val="Index"/>
      </w:pPr>
      <w:r>
        <w:rPr>
          <w:noProof/>
          <w:lang w:val="en-US" w:eastAsia="en-US"/>
        </w:rPr>
        <w:drawing>
          <wp:inline distT="0" distB="0" distL="114300" distR="114300" wp14:anchorId="2FE54FC5" wp14:editId="4A281F64">
            <wp:extent cx="4578875" cy="3179435"/>
            <wp:effectExtent l="0" t="0" r="0" b="0"/>
            <wp:docPr id="14" name="Picture 14" descr="DeepinScreenshot_select-area_20200820214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eepinScreenshot_select-area_20200820214011"/>
                    <pic:cNvPicPr>
                      <a:picLocks noChangeAspect="1"/>
                    </pic:cNvPicPr>
                  </pic:nvPicPr>
                  <pic:blipFill>
                    <a:blip r:embed="rId42"/>
                    <a:srcRect r="22634" b="9322"/>
                    <a:stretch>
                      <a:fillRect/>
                    </a:stretch>
                  </pic:blipFill>
                  <pic:spPr>
                    <a:xfrm>
                      <a:off x="0" y="0"/>
                      <a:ext cx="4661617" cy="3236888"/>
                    </a:xfrm>
                    <a:prstGeom prst="rect">
                      <a:avLst/>
                    </a:prstGeom>
                    <a:ln>
                      <a:noFill/>
                    </a:ln>
                  </pic:spPr>
                </pic:pic>
              </a:graphicData>
            </a:graphic>
          </wp:inline>
        </w:drawing>
      </w:r>
    </w:p>
    <w:p w14:paraId="4BE18F3C" w14:textId="00492BE7" w:rsidR="002F0206" w:rsidRPr="002F0206" w:rsidRDefault="002F0206" w:rsidP="002F0206">
      <w:pPr>
        <w:pStyle w:val="Index"/>
      </w:pPr>
      <w:r>
        <w:t>Figure 23. Resources query simulator page</w:t>
      </w:r>
    </w:p>
    <w:p w14:paraId="0D878CAB" w14:textId="77777777" w:rsidR="00586423" w:rsidRDefault="00586423">
      <w:pPr>
        <w:pStyle w:val="ListParagraph"/>
        <w:ind w:firstLine="0"/>
      </w:pPr>
    </w:p>
    <w:p w14:paraId="242C2BB4" w14:textId="77777777" w:rsidR="00586423" w:rsidRDefault="007D160A">
      <w:pPr>
        <w:tabs>
          <w:tab w:val="left" w:pos="425"/>
        </w:tabs>
      </w:pPr>
      <w:r>
        <w:rPr>
          <w:b/>
        </w:rPr>
        <w:t>A. Experiment 1</w:t>
      </w:r>
      <w:r>
        <w:t>: Test the search time under different magnitude of data volume.</w:t>
      </w:r>
    </w:p>
    <w:p w14:paraId="4D9558FA" w14:textId="77777777" w:rsidR="00586423" w:rsidRDefault="007D160A">
      <w:pPr>
        <w:pStyle w:val="ListParagraph"/>
        <w:numPr>
          <w:ilvl w:val="0"/>
          <w:numId w:val="29"/>
        </w:numPr>
        <w:ind w:left="1265"/>
      </w:pPr>
      <w:r>
        <w:lastRenderedPageBreak/>
        <w:t>Test the average search time of 4 keywords, “a”, “is”, “2019”, “open-source”.</w:t>
      </w:r>
    </w:p>
    <w:p w14:paraId="75835EAF" w14:textId="77777777" w:rsidR="00586423" w:rsidRDefault="007D160A">
      <w:pPr>
        <w:pStyle w:val="ListParagraph"/>
        <w:numPr>
          <w:ilvl w:val="0"/>
          <w:numId w:val="29"/>
        </w:numPr>
        <w:ind w:left="1265"/>
      </w:pPr>
      <w:r>
        <w:t xml:space="preserve">The </w:t>
      </w:r>
      <w:r>
        <w:rPr>
          <w:color w:val="000000" w:themeColor="text1"/>
        </w:rPr>
        <w:t xml:space="preserve">data size of resources </w:t>
      </w:r>
      <w:r>
        <w:t>in databases are from</w:t>
      </w:r>
      <w:r>
        <w:rPr>
          <w:i/>
          <w:iCs/>
          <w:lang w:val="en-US"/>
        </w:rPr>
        <w:t xml:space="preserve"> </w:t>
      </w:r>
      <w:r>
        <w:rPr>
          <w:iCs/>
          <w:lang w:val="en-US"/>
        </w:rPr>
        <w:t>tens, hundreds, thousands</w:t>
      </w:r>
      <w:proofErr w:type="gramStart"/>
      <w:r>
        <w:rPr>
          <w:iCs/>
          <w:lang w:val="en-US"/>
        </w:rPr>
        <w:t>, ….,</w:t>
      </w:r>
      <w:proofErr w:type="gramEnd"/>
      <w:r>
        <w:rPr>
          <w:iCs/>
          <w:lang w:val="en-US"/>
        </w:rPr>
        <w:t xml:space="preserve"> to millions</w:t>
      </w:r>
      <w:r>
        <w:rPr>
          <w:iCs/>
        </w:rPr>
        <w:t>.</w:t>
      </w:r>
    </w:p>
    <w:p w14:paraId="4BD4670B" w14:textId="77777777" w:rsidR="00586423" w:rsidRDefault="007D160A">
      <w:pPr>
        <w:pStyle w:val="ListParagraph"/>
        <w:numPr>
          <w:ilvl w:val="0"/>
          <w:numId w:val="29"/>
        </w:numPr>
        <w:ind w:left="1265"/>
      </w:pPr>
      <w:r>
        <w:t>No query operations (insert, update...) during searching.</w:t>
      </w:r>
    </w:p>
    <w:p w14:paraId="2E81FA6C" w14:textId="77777777" w:rsidR="00586423" w:rsidRDefault="007D160A">
      <w:pPr>
        <w:pStyle w:val="ListParagraph"/>
        <w:numPr>
          <w:ilvl w:val="0"/>
          <w:numId w:val="29"/>
        </w:numPr>
        <w:ind w:left="1265"/>
      </w:pPr>
      <w:r>
        <w:t>We choose the first page of all the results searched by a keyword.</w:t>
      </w:r>
    </w:p>
    <w:p w14:paraId="16501E2A" w14:textId="77777777" w:rsidR="00586423" w:rsidRDefault="00586423">
      <w:pPr>
        <w:pStyle w:val="ListParagraph"/>
        <w:ind w:firstLine="0"/>
        <w:rPr>
          <w:color w:val="F79646" w:themeColor="accent6"/>
        </w:rPr>
      </w:pPr>
    </w:p>
    <w:p w14:paraId="1AA1E1AB" w14:textId="12BF0B96" w:rsidR="00586423" w:rsidRDefault="007D160A">
      <w:pPr>
        <w:tabs>
          <w:tab w:val="left" w:pos="425"/>
        </w:tabs>
      </w:pPr>
      <w:r>
        <w:rPr>
          <w:b/>
        </w:rPr>
        <w:t>B. Experiment 2</w:t>
      </w:r>
      <w:r>
        <w:t xml:space="preserve">: Test the search time when locating on different depth of pages </w:t>
      </w:r>
      <w:r w:rsidR="004907F0" w:rsidRPr="004907F0">
        <w:rPr>
          <w:color w:val="FF0000"/>
        </w:rPr>
        <w:t xml:space="preserve">in </w:t>
      </w:r>
      <w:r w:rsidRPr="004907F0">
        <w:rPr>
          <w:color w:val="FF0000"/>
        </w:rPr>
        <w:t>result</w:t>
      </w:r>
      <w:r w:rsidR="004907F0" w:rsidRPr="004907F0">
        <w:rPr>
          <w:color w:val="FF0000"/>
        </w:rPr>
        <w:t xml:space="preserve"> list</w:t>
      </w:r>
      <w:r w:rsidR="004907F0">
        <w:rPr>
          <w:color w:val="FF0000"/>
        </w:rPr>
        <w:t>.</w:t>
      </w:r>
      <w:r>
        <w:t xml:space="preserve"> </w:t>
      </w:r>
    </w:p>
    <w:p w14:paraId="4F5B0E46" w14:textId="77777777" w:rsidR="00586423" w:rsidRDefault="007D160A">
      <w:pPr>
        <w:pStyle w:val="ListParagraph"/>
        <w:numPr>
          <w:ilvl w:val="0"/>
          <w:numId w:val="30"/>
        </w:numPr>
        <w:ind w:left="1265"/>
      </w:pPr>
      <w:r>
        <w:t>1 million resources in database.</w:t>
      </w:r>
    </w:p>
    <w:p w14:paraId="733F7343" w14:textId="1BDE0E3A" w:rsidR="00586423" w:rsidRDefault="007D160A">
      <w:pPr>
        <w:pStyle w:val="ListParagraph"/>
        <w:numPr>
          <w:ilvl w:val="0"/>
          <w:numId w:val="30"/>
        </w:numPr>
        <w:ind w:left="1265"/>
      </w:pPr>
      <w:r>
        <w:t xml:space="preserve">Calculate the average time to locate </w:t>
      </w:r>
      <w:r w:rsidR="001532AF">
        <w:t>resources returned in</w:t>
      </w:r>
      <w:r>
        <w:t xml:space="preserve"> different pages: 1</w:t>
      </w:r>
      <w:r>
        <w:rPr>
          <w:vertAlign w:val="superscript"/>
        </w:rPr>
        <w:t>st</w:t>
      </w:r>
      <w:r>
        <w:t>, 100</w:t>
      </w:r>
      <w:r>
        <w:rPr>
          <w:vertAlign w:val="superscript"/>
        </w:rPr>
        <w:t>th</w:t>
      </w:r>
      <w:proofErr w:type="gramStart"/>
      <w:r>
        <w:t>, ….,</w:t>
      </w:r>
      <w:proofErr w:type="gramEnd"/>
      <w:r>
        <w:t xml:space="preserve"> 50000</w:t>
      </w:r>
      <w:r>
        <w:rPr>
          <w:vertAlign w:val="superscript"/>
        </w:rPr>
        <w:t>th</w:t>
      </w:r>
      <w:r>
        <w:t xml:space="preserve">, and the </w:t>
      </w:r>
      <w:r w:rsidR="001532AF">
        <w:t>l</w:t>
      </w:r>
      <w:r>
        <w:t xml:space="preserve">ast </w:t>
      </w:r>
      <w:r w:rsidR="001532AF">
        <w:t>p</w:t>
      </w:r>
      <w:r>
        <w:t>age.</w:t>
      </w:r>
    </w:p>
    <w:p w14:paraId="778615E8" w14:textId="77777777" w:rsidR="00586423" w:rsidRDefault="007D160A">
      <w:pPr>
        <w:pStyle w:val="ListParagraph"/>
        <w:numPr>
          <w:ilvl w:val="0"/>
          <w:numId w:val="30"/>
        </w:numPr>
        <w:ind w:left="1265"/>
        <w:rPr>
          <w:color w:val="000000" w:themeColor="text1"/>
        </w:rPr>
      </w:pPr>
      <w:r>
        <w:rPr>
          <w:color w:val="000000" w:themeColor="text1"/>
        </w:rPr>
        <w:t>Two keywords are used as experimental samples to calculate their average search time.</w:t>
      </w:r>
    </w:p>
    <w:p w14:paraId="6E03687A" w14:textId="77777777" w:rsidR="00586423" w:rsidRDefault="00586423">
      <w:pPr>
        <w:pStyle w:val="ListParagraph"/>
        <w:ind w:firstLine="0"/>
      </w:pPr>
    </w:p>
    <w:p w14:paraId="13CC12A0" w14:textId="77777777" w:rsidR="00586423" w:rsidRDefault="007D160A">
      <w:pPr>
        <w:tabs>
          <w:tab w:val="left" w:pos="425"/>
        </w:tabs>
      </w:pPr>
      <w:r>
        <w:rPr>
          <w:b/>
        </w:rPr>
        <w:t>C. Experiment 3</w:t>
      </w:r>
      <w:r>
        <w:t xml:space="preserve">: Test on busy system with heavily dynamic of data  </w:t>
      </w:r>
    </w:p>
    <w:p w14:paraId="16F332CF" w14:textId="77777777" w:rsidR="00586423" w:rsidRDefault="007D160A">
      <w:pPr>
        <w:pStyle w:val="ListParagraph"/>
        <w:numPr>
          <w:ilvl w:val="0"/>
          <w:numId w:val="31"/>
        </w:numPr>
        <w:ind w:left="1265"/>
      </w:pPr>
      <w:r>
        <w:t>1 million data is being inserted or updated to databases (layer 1, 2, 3) and 100-200 asynchronous requests per second issued.</w:t>
      </w:r>
    </w:p>
    <w:p w14:paraId="57236DC9" w14:textId="77777777" w:rsidR="00586423" w:rsidRDefault="007D160A">
      <w:pPr>
        <w:pStyle w:val="ListParagraph"/>
        <w:numPr>
          <w:ilvl w:val="0"/>
          <w:numId w:val="31"/>
        </w:numPr>
        <w:ind w:left="1265"/>
      </w:pPr>
      <w:r>
        <w:t>1 million resources in databases before start testing.</w:t>
      </w:r>
    </w:p>
    <w:p w14:paraId="053794A3" w14:textId="77777777" w:rsidR="00586423" w:rsidRDefault="007D160A">
      <w:pPr>
        <w:pStyle w:val="ListParagraph"/>
        <w:numPr>
          <w:ilvl w:val="0"/>
          <w:numId w:val="31"/>
        </w:numPr>
        <w:ind w:left="1265"/>
      </w:pPr>
      <w:r>
        <w:rPr>
          <w:color w:val="000000" w:themeColor="text1"/>
        </w:rPr>
        <w:t>Search for results located on Page No.100</w:t>
      </w:r>
    </w:p>
    <w:p w14:paraId="404DD1CF" w14:textId="77777777" w:rsidR="00586423" w:rsidRDefault="007D160A">
      <w:pPr>
        <w:pStyle w:val="ListParagraph"/>
        <w:numPr>
          <w:ilvl w:val="0"/>
          <w:numId w:val="31"/>
        </w:numPr>
        <w:ind w:left="1265"/>
        <w:rPr>
          <w:color w:val="000000" w:themeColor="text1"/>
        </w:rPr>
      </w:pPr>
      <w:r>
        <w:rPr>
          <w:color w:val="000000" w:themeColor="text1"/>
        </w:rPr>
        <w:t>Two keywords are used as examples to calculate their average search time.</w:t>
      </w:r>
    </w:p>
    <w:p w14:paraId="0476CC91" w14:textId="77777777" w:rsidR="00586423" w:rsidRDefault="00586423">
      <w:pPr>
        <w:pStyle w:val="ListParagraph"/>
        <w:ind w:firstLine="0"/>
      </w:pPr>
    </w:p>
    <w:p w14:paraId="5C928C66" w14:textId="77777777" w:rsidR="00586423" w:rsidRDefault="007D160A">
      <w:pPr>
        <w:rPr>
          <w:color w:val="000000" w:themeColor="text1"/>
        </w:rPr>
      </w:pPr>
      <w:r>
        <w:rPr>
          <w:b/>
        </w:rPr>
        <w:t>D. Experiment 4</w:t>
      </w:r>
      <w:r>
        <w:t>: Compare the search time of finding ra</w:t>
      </w:r>
      <w:r>
        <w:rPr>
          <w:color w:val="000000" w:themeColor="text1"/>
        </w:rPr>
        <w:t>nked and unranked results.</w:t>
      </w:r>
    </w:p>
    <w:p w14:paraId="7D2107F5" w14:textId="77777777" w:rsidR="00586423" w:rsidRDefault="007D160A">
      <w:pPr>
        <w:pStyle w:val="ListParagraph"/>
        <w:numPr>
          <w:ilvl w:val="0"/>
          <w:numId w:val="32"/>
        </w:numPr>
        <w:ind w:left="1265"/>
      </w:pPr>
      <w:r>
        <w:t>1 million resources in databases.</w:t>
      </w:r>
    </w:p>
    <w:p w14:paraId="773B3936" w14:textId="77777777" w:rsidR="00586423" w:rsidRDefault="007D160A">
      <w:pPr>
        <w:pStyle w:val="ListParagraph"/>
        <w:numPr>
          <w:ilvl w:val="0"/>
          <w:numId w:val="32"/>
        </w:numPr>
        <w:ind w:left="1265"/>
      </w:pPr>
      <w:r>
        <w:t>Compare 2 conditions: the results are ranked or not.</w:t>
      </w:r>
    </w:p>
    <w:p w14:paraId="360ECC85" w14:textId="77777777" w:rsidR="00586423" w:rsidRDefault="007D160A">
      <w:pPr>
        <w:pStyle w:val="ListParagraph"/>
        <w:numPr>
          <w:ilvl w:val="0"/>
          <w:numId w:val="32"/>
        </w:numPr>
        <w:ind w:left="1265"/>
      </w:pPr>
      <w:r>
        <w:t>Search for results in Page No.10000.</w:t>
      </w:r>
    </w:p>
    <w:p w14:paraId="70C8E68D" w14:textId="77777777" w:rsidR="00586423" w:rsidRDefault="007D160A">
      <w:pPr>
        <w:pStyle w:val="ListParagraph"/>
        <w:numPr>
          <w:ilvl w:val="0"/>
          <w:numId w:val="32"/>
        </w:numPr>
        <w:ind w:left="1265"/>
        <w:rPr>
          <w:color w:val="000000" w:themeColor="text1"/>
        </w:rPr>
      </w:pPr>
      <w:r>
        <w:rPr>
          <w:color w:val="000000" w:themeColor="text1"/>
        </w:rPr>
        <w:t>Two keywords are used as examples to calculate their average search time.</w:t>
      </w:r>
    </w:p>
    <w:p w14:paraId="6641A010" w14:textId="77777777" w:rsidR="00586423" w:rsidRDefault="00586423">
      <w:pPr>
        <w:pStyle w:val="ListParagraph"/>
        <w:ind w:firstLine="0"/>
        <w:rPr>
          <w:color w:val="F79646" w:themeColor="accent6"/>
        </w:rPr>
      </w:pPr>
    </w:p>
    <w:p w14:paraId="7EA674ED" w14:textId="77777777" w:rsidR="00586423" w:rsidRDefault="007D160A">
      <w:pPr>
        <w:pStyle w:val="ListParagraph"/>
        <w:ind w:firstLine="0"/>
      </w:pPr>
      <w:r>
        <w:rPr>
          <w:b/>
        </w:rPr>
        <w:t>E. Experiment 5</w:t>
      </w:r>
      <w:r>
        <w:t xml:space="preserve">: Verify the rank list based on </w:t>
      </w:r>
      <w:r>
        <w:rPr>
          <w:b/>
          <w:bCs/>
        </w:rPr>
        <w:t>DLRV</w:t>
      </w:r>
      <w:r>
        <w:t xml:space="preserve"> algorithm.</w:t>
      </w:r>
    </w:p>
    <w:p w14:paraId="52E0B69C" w14:textId="77777777" w:rsidR="00586423" w:rsidRDefault="007D160A">
      <w:pPr>
        <w:pStyle w:val="ListParagraph"/>
        <w:numPr>
          <w:ilvl w:val="0"/>
          <w:numId w:val="33"/>
        </w:numPr>
        <w:ind w:left="420"/>
      </w:pPr>
      <w:r>
        <w:t>10,000 resources in databases.</w:t>
      </w:r>
    </w:p>
    <w:p w14:paraId="11CA6B19" w14:textId="77777777" w:rsidR="00586423" w:rsidRDefault="007D160A">
      <w:pPr>
        <w:pStyle w:val="ListParagraph"/>
        <w:numPr>
          <w:ilvl w:val="0"/>
          <w:numId w:val="33"/>
        </w:numPr>
        <w:ind w:left="420"/>
      </w:pPr>
      <w:r>
        <w:t>All the resources have been randomly updated with several attributes.</w:t>
      </w:r>
    </w:p>
    <w:p w14:paraId="1D7B4B31" w14:textId="7160BE81" w:rsidR="00586423" w:rsidRPr="001532AF" w:rsidRDefault="007D160A">
      <w:pPr>
        <w:pStyle w:val="ListParagraph"/>
        <w:numPr>
          <w:ilvl w:val="0"/>
          <w:numId w:val="33"/>
        </w:numPr>
        <w:ind w:left="420"/>
        <w:rPr>
          <w:color w:val="000000" w:themeColor="text1"/>
        </w:rPr>
      </w:pPr>
      <w:r w:rsidRPr="001532AF">
        <w:rPr>
          <w:color w:val="000000" w:themeColor="text1"/>
        </w:rPr>
        <w:t xml:space="preserve">To simulate “user behavior” data for the 5 static characteristics:  </w:t>
      </w:r>
    </w:p>
    <w:p w14:paraId="1E00579E" w14:textId="77777777" w:rsidR="00586423" w:rsidRDefault="007D160A">
      <w:pPr>
        <w:pStyle w:val="ListParagraph"/>
        <w:numPr>
          <w:ilvl w:val="0"/>
          <w:numId w:val="34"/>
        </w:numPr>
      </w:pPr>
      <w:r>
        <w:t>Generate the positive or negative feedback. (Less than 10,000).</w:t>
      </w:r>
    </w:p>
    <w:p w14:paraId="0E2E0073" w14:textId="77777777" w:rsidR="00586423" w:rsidRDefault="007D160A">
      <w:pPr>
        <w:pStyle w:val="ListParagraph"/>
        <w:numPr>
          <w:ilvl w:val="0"/>
          <w:numId w:val="34"/>
        </w:numPr>
      </w:pPr>
      <w:r>
        <w:t xml:space="preserve">Generate two numbers, one is as today’s visits of a resource, another is as </w:t>
      </w:r>
      <w:proofErr w:type="gramStart"/>
      <w:r>
        <w:t>yesterday’s</w:t>
      </w:r>
      <w:proofErr w:type="gramEnd"/>
      <w:r>
        <w:t>.</w:t>
      </w:r>
    </w:p>
    <w:p w14:paraId="15D3EA29" w14:textId="77777777" w:rsidR="00586423" w:rsidRDefault="007D160A">
      <w:pPr>
        <w:pStyle w:val="ListParagraph"/>
        <w:numPr>
          <w:ilvl w:val="0"/>
          <w:numId w:val="34"/>
        </w:numPr>
      </w:pPr>
      <w:r>
        <w:t>Generate the number of references a resource has.</w:t>
      </w:r>
    </w:p>
    <w:p w14:paraId="7DCAEB13" w14:textId="77777777" w:rsidR="00586423" w:rsidRDefault="007D160A">
      <w:pPr>
        <w:pStyle w:val="ListParagraph"/>
        <w:numPr>
          <w:ilvl w:val="0"/>
          <w:numId w:val="34"/>
        </w:numPr>
      </w:pPr>
      <w:r>
        <w:t>Randomly set user’s accounts to uncertified personal, certified personal, or organizational.</w:t>
      </w:r>
    </w:p>
    <w:p w14:paraId="6CA94357" w14:textId="77777777" w:rsidR="00586423" w:rsidRDefault="007D160A">
      <w:pPr>
        <w:pStyle w:val="ListParagraph"/>
        <w:numPr>
          <w:ilvl w:val="0"/>
          <w:numId w:val="34"/>
        </w:numPr>
      </w:pPr>
      <w:r>
        <w:t>All the above values are simulated by running on a simulator Page, refer to Figure 23.</w:t>
      </w:r>
    </w:p>
    <w:p w14:paraId="34896228" w14:textId="77777777" w:rsidR="00586423" w:rsidRDefault="007D160A">
      <w:pPr>
        <w:pStyle w:val="ListParagraph"/>
        <w:numPr>
          <w:ilvl w:val="0"/>
          <w:numId w:val="33"/>
        </w:numPr>
        <w:ind w:left="420"/>
      </w:pPr>
      <w:r>
        <w:t>Search 4 keywords as examples.</w:t>
      </w:r>
    </w:p>
    <w:p w14:paraId="1587749F" w14:textId="77777777" w:rsidR="00586423" w:rsidRDefault="007D160A">
      <w:pPr>
        <w:pStyle w:val="Heading2"/>
      </w:pPr>
      <w:bookmarkStart w:id="285" w:name="_Toc512441404"/>
      <w:bookmarkStart w:id="286" w:name="_Toc505316068"/>
      <w:r>
        <w:lastRenderedPageBreak/>
        <w:t>6.3 Performance Analysis</w:t>
      </w:r>
      <w:bookmarkEnd w:id="285"/>
      <w:bookmarkEnd w:id="286"/>
      <w:r>
        <w:t xml:space="preserve"> </w:t>
      </w:r>
    </w:p>
    <w:p w14:paraId="0891B44F" w14:textId="2CBF6AF8" w:rsidR="00586423" w:rsidRDefault="007D160A">
      <w:pPr>
        <w:pStyle w:val="Heading3"/>
      </w:pPr>
      <w:bookmarkStart w:id="287" w:name="_Toc939313161"/>
      <w:r>
        <w:t xml:space="preserve">6.3.1 </w:t>
      </w:r>
      <w:commentRangeStart w:id="288"/>
      <w:r w:rsidRPr="004907F0">
        <w:rPr>
          <w:color w:val="FF0000"/>
        </w:rPr>
        <w:t xml:space="preserve">Experiment </w:t>
      </w:r>
      <w:bookmarkEnd w:id="287"/>
      <w:r w:rsidR="004907F0" w:rsidRPr="004907F0">
        <w:rPr>
          <w:color w:val="FF0000"/>
        </w:rPr>
        <w:t xml:space="preserve">on different resource volume </w:t>
      </w:r>
      <w:commentRangeEnd w:id="288"/>
      <w:r w:rsidR="004907F0">
        <w:rPr>
          <w:rStyle w:val="CommentReference"/>
          <w:b w:val="0"/>
        </w:rPr>
        <w:commentReference w:id="288"/>
      </w:r>
    </w:p>
    <w:p w14:paraId="020B1C23" w14:textId="7F43290D" w:rsidR="00B8380C" w:rsidRDefault="00B8380C" w:rsidP="00B8380C">
      <w:r>
        <w:t xml:space="preserve">Figure 20 is a line view of the results for Experiment 1. It shows the average search time on different layers of storage. With increasing number of resources, more clearly after around 10K, the search time on all cases increases. As expected, when using only Layer 1, the relational database storage, the speed is affected most. When all 3 layers are used, the search speed is </w:t>
      </w:r>
      <w:r w:rsidRPr="004907F0">
        <w:rPr>
          <w:color w:val="000000" w:themeColor="text1"/>
        </w:rPr>
        <w:t xml:space="preserve">almost </w:t>
      </w:r>
      <w:r>
        <w:t xml:space="preserve">not slowed down, till the number of resources reaches around 10K. When data is more than 100K, using 2 layers starts to be multiple times slower than using 3 layers, but about half of using just 1 layer. In fact, in our test, when there are millions of resources, using 1 layer ends up over 2 seconds search time. Therefore, multiple layer storage is helpful to achieve good query speed of the proposed search engine.  </w:t>
      </w:r>
    </w:p>
    <w:p w14:paraId="4E8ADCB9" w14:textId="77777777" w:rsidR="00B8380C" w:rsidRDefault="00B8380C" w:rsidP="00B8380C"/>
    <w:p w14:paraId="58BEE52F" w14:textId="77777777" w:rsidR="00586423" w:rsidRDefault="007D160A">
      <w:r>
        <w:rPr>
          <w:noProof/>
          <w:lang w:val="en-US" w:eastAsia="en-US"/>
        </w:rPr>
        <w:drawing>
          <wp:inline distT="0" distB="0" distL="114300" distR="114300" wp14:anchorId="0CC9CAA5" wp14:editId="393F6CAF">
            <wp:extent cx="5071110" cy="2970081"/>
            <wp:effectExtent l="0" t="0" r="8890" b="1460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D262453" w14:textId="72E4F689" w:rsidR="00586423" w:rsidRDefault="007D160A" w:rsidP="00B8380C">
      <w:pPr>
        <w:pStyle w:val="Index"/>
      </w:pPr>
      <w:r>
        <w:t>Figure 20. The average search time of 3 layers in different orders of magnitude</w:t>
      </w:r>
    </w:p>
    <w:p w14:paraId="5FA3C81B" w14:textId="4B665BF7" w:rsidR="00586423" w:rsidRDefault="007D160A">
      <w:pPr>
        <w:pStyle w:val="Heading3"/>
      </w:pPr>
      <w:bookmarkStart w:id="289" w:name="_Toc1903429172"/>
      <w:r>
        <w:t xml:space="preserve">6.3.2 </w:t>
      </w:r>
      <w:bookmarkEnd w:id="289"/>
      <w:r w:rsidR="004907F0" w:rsidRPr="004907F0">
        <w:rPr>
          <w:color w:val="FF0000"/>
        </w:rPr>
        <w:t>Experiment on different page depth in result list</w:t>
      </w:r>
    </w:p>
    <w:p w14:paraId="44CBB662" w14:textId="5620B7A0" w:rsidR="00B8380C" w:rsidRDefault="00B8380C" w:rsidP="00B8380C">
      <w:pPr>
        <w:rPr>
          <w:color w:val="000000" w:themeColor="text1"/>
        </w:rPr>
      </w:pPr>
      <w:r>
        <w:t>Figure 21 shows the average</w:t>
      </w:r>
      <w:r w:rsidRPr="007B79F5">
        <w:rPr>
          <w:color w:val="000000" w:themeColor="text1"/>
        </w:rPr>
        <w:t xml:space="preserve"> search time when querying the results located on different page. </w:t>
      </w:r>
      <w:r w:rsidRPr="007B79F5">
        <w:rPr>
          <w:color w:val="FF0000"/>
        </w:rPr>
        <w:t xml:space="preserve">The screenshot is shown in Figure 25 shows page numbers of the resources found, but not yet accessed.  </w:t>
      </w:r>
      <w:r w:rsidRPr="007B79F5">
        <w:rPr>
          <w:color w:val="000000" w:themeColor="text1"/>
        </w:rPr>
        <w:t xml:space="preserve">Page number is used to simulate which page a user goes to after making a search. The test is conducted on around one million resources. </w:t>
      </w:r>
      <w:r w:rsidRPr="00C279C5">
        <w:rPr>
          <w:strike/>
          <w:color w:val="FF0000"/>
        </w:rPr>
        <w:t>In this test, the 3-layer storage system is used.</w:t>
      </w:r>
      <w:r w:rsidRPr="007B79F5">
        <w:rPr>
          <w:color w:val="000000" w:themeColor="text1"/>
        </w:rPr>
        <w:t xml:space="preserve"> When the user goes on to a </w:t>
      </w:r>
      <w:r w:rsidRPr="007B79F5">
        <w:rPr>
          <w:color w:val="FF0000"/>
        </w:rPr>
        <w:t>later</w:t>
      </w:r>
      <w:r w:rsidRPr="007B79F5">
        <w:rPr>
          <w:color w:val="000000" w:themeColor="text1"/>
        </w:rPr>
        <w:t xml:space="preserve"> page, the search time </w:t>
      </w:r>
      <w:r w:rsidRPr="007B79F5">
        <w:rPr>
          <w:color w:val="FF0000"/>
        </w:rPr>
        <w:t>spent</w:t>
      </w:r>
      <w:r>
        <w:rPr>
          <w:color w:val="000000" w:themeColor="text1"/>
        </w:rPr>
        <w:t xml:space="preserve"> </w:t>
      </w:r>
      <w:r w:rsidRPr="007B79F5">
        <w:rPr>
          <w:color w:val="000000" w:themeColor="text1"/>
        </w:rPr>
        <w:t>on</w:t>
      </w:r>
      <w:r>
        <w:rPr>
          <w:color w:val="000000" w:themeColor="text1"/>
        </w:rPr>
        <w:t xml:space="preserve"> the </w:t>
      </w:r>
      <w:r w:rsidRPr="007B79F5">
        <w:rPr>
          <w:color w:val="000000" w:themeColor="text1"/>
        </w:rPr>
        <w:t xml:space="preserve">first </w:t>
      </w:r>
      <w:r>
        <w:rPr>
          <w:color w:val="000000" w:themeColor="text1"/>
        </w:rPr>
        <w:t xml:space="preserve">storage </w:t>
      </w:r>
      <w:r w:rsidRPr="007B79F5">
        <w:rPr>
          <w:color w:val="000000" w:themeColor="text1"/>
        </w:rPr>
        <w:t>layer increases gradually</w:t>
      </w:r>
      <w:r>
        <w:rPr>
          <w:color w:val="000000" w:themeColor="text1"/>
        </w:rPr>
        <w:t>. T</w:t>
      </w:r>
      <w:r w:rsidRPr="007B79F5">
        <w:rPr>
          <w:color w:val="000000" w:themeColor="text1"/>
        </w:rPr>
        <w:t>he search time starts from 2 seconds</w:t>
      </w:r>
      <w:r>
        <w:rPr>
          <w:color w:val="000000" w:themeColor="text1"/>
        </w:rPr>
        <w:t xml:space="preserve">, </w:t>
      </w:r>
      <w:r w:rsidRPr="007B79F5">
        <w:rPr>
          <w:color w:val="000000" w:themeColor="text1"/>
        </w:rPr>
        <w:t xml:space="preserve">which means </w:t>
      </w:r>
      <w:r w:rsidRPr="00E00BB9">
        <w:rPr>
          <w:color w:val="FF0000"/>
        </w:rPr>
        <w:t xml:space="preserve">accessing resources on </w:t>
      </w:r>
      <w:r>
        <w:rPr>
          <w:color w:val="000000" w:themeColor="text1"/>
        </w:rPr>
        <w:t>P</w:t>
      </w:r>
      <w:r w:rsidRPr="007B79F5">
        <w:rPr>
          <w:color w:val="000000" w:themeColor="text1"/>
        </w:rPr>
        <w:t>age 1</w:t>
      </w:r>
      <w:r>
        <w:rPr>
          <w:color w:val="000000" w:themeColor="text1"/>
        </w:rPr>
        <w:t>st</w:t>
      </w:r>
      <w:r w:rsidRPr="007B79F5">
        <w:rPr>
          <w:color w:val="000000" w:themeColor="text1"/>
        </w:rPr>
        <w:t xml:space="preserve"> has already been very slow. </w:t>
      </w:r>
      <w:r>
        <w:t>The search time</w:t>
      </w:r>
      <w:r>
        <w:rPr>
          <w:color w:val="F79646" w:themeColor="accent6"/>
        </w:rPr>
        <w:t xml:space="preserve"> </w:t>
      </w:r>
      <w:r w:rsidRPr="00E00BB9">
        <w:rPr>
          <w:color w:val="000000" w:themeColor="text1"/>
        </w:rPr>
        <w:t xml:space="preserve">of using 2 layers </w:t>
      </w:r>
      <w:r w:rsidRPr="00E00BB9">
        <w:rPr>
          <w:color w:val="FF0000"/>
        </w:rPr>
        <w:t>starts low, and then increases rapidly</w:t>
      </w:r>
      <w:r>
        <w:t>, from less than 0.1 (fast) second to 2 seconds (slow).</w:t>
      </w:r>
      <w:r>
        <w:rPr>
          <w:color w:val="F79646" w:themeColor="accent6"/>
        </w:rPr>
        <w:t xml:space="preserve"> </w:t>
      </w:r>
      <w:r w:rsidRPr="00E00BB9">
        <w:rPr>
          <w:color w:val="000000" w:themeColor="text1"/>
        </w:rPr>
        <w:t>Only when using 3 layers there is almost no change of searching time to</w:t>
      </w:r>
      <w:r>
        <w:rPr>
          <w:color w:val="F79646" w:themeColor="accent6"/>
        </w:rPr>
        <w:t xml:space="preserve"> </w:t>
      </w:r>
      <w:r w:rsidRPr="00E00BB9">
        <w:rPr>
          <w:color w:val="FF0000"/>
        </w:rPr>
        <w:t>access from</w:t>
      </w:r>
      <w:r>
        <w:rPr>
          <w:color w:val="F79646" w:themeColor="accent6"/>
        </w:rPr>
        <w:t xml:space="preserve"> </w:t>
      </w:r>
      <w:r w:rsidRPr="00E00BB9">
        <w:rPr>
          <w:color w:val="000000" w:themeColor="text1"/>
        </w:rPr>
        <w:t xml:space="preserve">page No.1 to the last page, it maintains a stable search time range, </w:t>
      </w:r>
      <w:r>
        <w:t>between 0.5 and 1 second.</w:t>
      </w:r>
      <w:r>
        <w:rPr>
          <w:color w:val="FF0000"/>
        </w:rPr>
        <w:t xml:space="preserve"> </w:t>
      </w:r>
      <w:r w:rsidRPr="00E00BB9">
        <w:rPr>
          <w:color w:val="000000" w:themeColor="text1"/>
        </w:rPr>
        <w:t xml:space="preserve">The reason is that when matching keywords in layer 2 uses hard disk with </w:t>
      </w:r>
      <w:r w:rsidRPr="00E00BB9">
        <w:rPr>
          <w:color w:val="000000" w:themeColor="text1"/>
        </w:rPr>
        <w:lastRenderedPageBreak/>
        <w:t>B-tree for indexing</w:t>
      </w:r>
      <w:r>
        <w:t xml:space="preserve">, the complexity of which is </w:t>
      </w:r>
      <w:proofErr w:type="gramStart"/>
      <w:r>
        <w:rPr>
          <w:i/>
          <w:iCs/>
        </w:rPr>
        <w:t>O(</w:t>
      </w:r>
      <w:proofErr w:type="spellStart"/>
      <w:proofErr w:type="gramEnd"/>
      <w:r>
        <w:rPr>
          <w:i/>
          <w:iCs/>
        </w:rPr>
        <w:t>logN</w:t>
      </w:r>
      <w:proofErr w:type="spellEnd"/>
      <w:r>
        <w:rPr>
          <w:i/>
          <w:iCs/>
        </w:rPr>
        <w:t>)</w:t>
      </w:r>
      <w:r>
        <w:t xml:space="preserve">. When the search depth of pages increases, the match time will increase as of </w:t>
      </w:r>
      <w:proofErr w:type="spellStart"/>
      <w:r>
        <w:rPr>
          <w:i/>
          <w:iCs/>
        </w:rPr>
        <w:t>LogN</w:t>
      </w:r>
      <w:proofErr w:type="spellEnd"/>
      <w:r>
        <w:t>. If the data reaches billions, the time will be much longer.</w:t>
      </w:r>
      <w:r>
        <w:rPr>
          <w:color w:val="F79646" w:themeColor="accent6"/>
        </w:rPr>
        <w:t xml:space="preserve"> </w:t>
      </w:r>
      <w:r w:rsidRPr="00E00BB9">
        <w:rPr>
          <w:color w:val="000000" w:themeColor="text1"/>
        </w:rPr>
        <w:t xml:space="preserve">Layer 3 is a cache database, which has </w:t>
      </w:r>
      <w:proofErr w:type="gramStart"/>
      <w:r w:rsidRPr="00E00BB9">
        <w:rPr>
          <w:i/>
          <w:iCs/>
          <w:color w:val="000000" w:themeColor="text1"/>
        </w:rPr>
        <w:t>O(</w:t>
      </w:r>
      <w:proofErr w:type="gramEnd"/>
      <w:r w:rsidRPr="00E00BB9">
        <w:rPr>
          <w:i/>
          <w:iCs/>
          <w:color w:val="000000" w:themeColor="text1"/>
        </w:rPr>
        <w:t xml:space="preserve">1) </w:t>
      </w:r>
      <w:r w:rsidRPr="00E00BB9">
        <w:rPr>
          <w:iCs/>
          <w:color w:val="000000" w:themeColor="text1"/>
        </w:rPr>
        <w:t xml:space="preserve">time </w:t>
      </w:r>
      <w:r w:rsidRPr="00E00BB9">
        <w:rPr>
          <w:color w:val="000000" w:themeColor="text1"/>
        </w:rPr>
        <w:t xml:space="preserve">complex to match keywords, so it is not sensitive to the scale of the data. These 2 layers take less time to match the keywords than layer 1 in any way. The most time spent is on layer 1, because matching keywords in layer 1 is </w:t>
      </w:r>
      <w:proofErr w:type="gramStart"/>
      <w:r w:rsidRPr="00E00BB9">
        <w:rPr>
          <w:i/>
          <w:iCs/>
          <w:color w:val="000000" w:themeColor="text1"/>
        </w:rPr>
        <w:t>O(</w:t>
      </w:r>
      <w:proofErr w:type="gramEnd"/>
      <w:r w:rsidRPr="00E00BB9">
        <w:rPr>
          <w:i/>
          <w:iCs/>
          <w:color w:val="000000" w:themeColor="text1"/>
        </w:rPr>
        <w:t>n)</w:t>
      </w:r>
      <w:r w:rsidRPr="00E00BB9">
        <w:rPr>
          <w:color w:val="000000" w:themeColor="text1"/>
        </w:rPr>
        <w:t>.</w:t>
      </w:r>
    </w:p>
    <w:p w14:paraId="40314FCA" w14:textId="77777777" w:rsidR="00B8380C" w:rsidRPr="00E00BB9" w:rsidRDefault="00B8380C" w:rsidP="00B8380C">
      <w:pPr>
        <w:rPr>
          <w:color w:val="000000" w:themeColor="text1"/>
        </w:rPr>
      </w:pPr>
    </w:p>
    <w:p w14:paraId="29408B54" w14:textId="77777777" w:rsidR="00586423" w:rsidRDefault="007D160A">
      <w:r>
        <w:rPr>
          <w:noProof/>
          <w:lang w:val="en-US" w:eastAsia="en-US"/>
        </w:rPr>
        <w:drawing>
          <wp:inline distT="0" distB="0" distL="114300" distR="114300" wp14:anchorId="42101B0D" wp14:editId="7EEA8D3F">
            <wp:extent cx="5210810" cy="3082290"/>
            <wp:effectExtent l="4445" t="4445" r="23495" b="1841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746A7F99" w14:textId="3ECEC9FB" w:rsidR="00586423" w:rsidRDefault="007D160A" w:rsidP="00B8380C">
      <w:pPr>
        <w:pStyle w:val="Index"/>
      </w:pPr>
      <w:r>
        <w:t>Figure 21. Random pages search time of 3 layers based on 1 million data</w:t>
      </w:r>
    </w:p>
    <w:p w14:paraId="0C38E290" w14:textId="77777777" w:rsidR="00586423" w:rsidRDefault="00586423">
      <w:pPr>
        <w:rPr>
          <w:color w:val="FF0000"/>
        </w:rPr>
      </w:pPr>
    </w:p>
    <w:p w14:paraId="433EED76" w14:textId="1E27749B" w:rsidR="00586423" w:rsidRPr="00B8380C" w:rsidRDefault="007D160A">
      <w:pPr>
        <w:rPr>
          <w:color w:val="FF0000"/>
        </w:rPr>
      </w:pPr>
      <w:r w:rsidRPr="00B8380C">
        <w:rPr>
          <w:color w:val="FF0000"/>
        </w:rPr>
        <w:t xml:space="preserve">Note, </w:t>
      </w:r>
      <w:r w:rsidR="00B8380C" w:rsidRPr="00B8380C">
        <w:rPr>
          <w:color w:val="FF0000"/>
        </w:rPr>
        <w:t>no matter</w:t>
      </w:r>
      <w:r w:rsidRPr="00B8380C">
        <w:rPr>
          <w:color w:val="FF0000"/>
        </w:rPr>
        <w:t xml:space="preserve"> </w:t>
      </w:r>
      <w:r w:rsidR="00B8380C" w:rsidRPr="00B8380C">
        <w:rPr>
          <w:color w:val="FF0000"/>
        </w:rPr>
        <w:t>using</w:t>
      </w:r>
      <w:r w:rsidRPr="00B8380C">
        <w:rPr>
          <w:color w:val="FF0000"/>
        </w:rPr>
        <w:t>2 layers or 3 layers to search results located on any depth of pages, the system will finally search in layer 1. Th</w:t>
      </w:r>
      <w:r w:rsidR="00B8380C" w:rsidRPr="00B8380C">
        <w:rPr>
          <w:color w:val="FF0000"/>
        </w:rPr>
        <w:t xml:space="preserve">at means </w:t>
      </w:r>
      <w:r w:rsidRPr="00B8380C">
        <w:rPr>
          <w:color w:val="FF0000"/>
        </w:rPr>
        <w:t>a certain minimum time</w:t>
      </w:r>
      <w:r w:rsidR="00B8380C" w:rsidRPr="00B8380C">
        <w:rPr>
          <w:color w:val="FF0000"/>
        </w:rPr>
        <w:t>, t</w:t>
      </w:r>
      <w:r w:rsidRPr="00B8380C">
        <w:rPr>
          <w:color w:val="FF0000"/>
        </w:rPr>
        <w:t xml:space="preserve">he time used to search </w:t>
      </w:r>
      <w:r w:rsidR="00E00BB9" w:rsidRPr="00B8380C">
        <w:rPr>
          <w:color w:val="FF0000"/>
        </w:rPr>
        <w:t xml:space="preserve">in relational database for the full resource information, based on the given </w:t>
      </w:r>
      <w:r w:rsidRPr="00B8380C">
        <w:rPr>
          <w:color w:val="FF0000"/>
        </w:rPr>
        <w:t>set of IDs</w:t>
      </w:r>
      <w:r w:rsidR="00E00BB9" w:rsidRPr="00B8380C">
        <w:rPr>
          <w:color w:val="FF0000"/>
        </w:rPr>
        <w:t xml:space="preserve"> of </w:t>
      </w:r>
      <w:r w:rsidR="00B8380C" w:rsidRPr="00B8380C">
        <w:rPr>
          <w:color w:val="FF0000"/>
        </w:rPr>
        <w:t xml:space="preserve">a current result </w:t>
      </w:r>
      <w:r w:rsidR="00E00BB9" w:rsidRPr="00B8380C">
        <w:rPr>
          <w:color w:val="FF0000"/>
        </w:rPr>
        <w:t xml:space="preserve">page. </w:t>
      </w:r>
    </w:p>
    <w:p w14:paraId="60288EF9" w14:textId="717364F1" w:rsidR="00586423" w:rsidRDefault="007D160A">
      <w:pPr>
        <w:pStyle w:val="Heading3"/>
      </w:pPr>
      <w:bookmarkStart w:id="290" w:name="_Toc1834477777"/>
      <w:r>
        <w:t xml:space="preserve">6.3.3 </w:t>
      </w:r>
      <w:bookmarkEnd w:id="290"/>
      <w:r w:rsidR="004907F0" w:rsidRPr="004907F0">
        <w:rPr>
          <w:color w:val="FF0000"/>
        </w:rPr>
        <w:t xml:space="preserve">Experiment on busy system </w:t>
      </w:r>
    </w:p>
    <w:p w14:paraId="5E3D07A3" w14:textId="665AEA07" w:rsidR="00B8380C" w:rsidRDefault="00B8380C" w:rsidP="00B8380C">
      <w:r>
        <w:t>Table 6 shows the searching time during the busy operation. It gives the example that when millions of data are inserted into databases (all 3 layers) and updated the resources info in databases. We can observe that data insertion has a certain impact on the relational database, layer 1, but less impact on layer 2 and layer 3. Because the second and third layers only record the keywords and corresponding IDs of resources, the data structure is very simple and small, especially the layer 3, the fast cache database.</w:t>
      </w:r>
    </w:p>
    <w:p w14:paraId="48D10B60" w14:textId="77777777" w:rsidR="00B8380C" w:rsidRDefault="00B8380C" w:rsidP="00B8380C"/>
    <w:p w14:paraId="0F01CEC3" w14:textId="77777777" w:rsidR="00586423" w:rsidRDefault="007D160A">
      <w:pPr>
        <w:pStyle w:val="Index"/>
      </w:pPr>
      <w:r>
        <w:t>Table 6. Test results under high pressure query</w:t>
      </w:r>
    </w:p>
    <w:tbl>
      <w:tblPr>
        <w:tblW w:w="6952" w:type="dxa"/>
        <w:tblBorders>
          <w:top w:val="single" w:sz="6" w:space="0" w:color="C6CBD1"/>
        </w:tblBorders>
        <w:shd w:val="clear" w:color="auto" w:fill="FFFFFF"/>
        <w:tblCellMar>
          <w:top w:w="15" w:type="dxa"/>
          <w:left w:w="15" w:type="dxa"/>
          <w:bottom w:w="15" w:type="dxa"/>
          <w:right w:w="15" w:type="dxa"/>
        </w:tblCellMar>
        <w:tblLook w:val="04A0" w:firstRow="1" w:lastRow="0" w:firstColumn="1" w:lastColumn="0" w:noHBand="0" w:noVBand="1"/>
      </w:tblPr>
      <w:tblGrid>
        <w:gridCol w:w="586"/>
        <w:gridCol w:w="1699"/>
        <w:gridCol w:w="1393"/>
        <w:gridCol w:w="1186"/>
        <w:gridCol w:w="1186"/>
        <w:gridCol w:w="1112"/>
      </w:tblGrid>
      <w:tr w:rsidR="00586423" w14:paraId="2777B3F4" w14:textId="77777777" w:rsidTr="00B8380C">
        <w:trPr>
          <w:trHeight w:val="204"/>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365BC52" w14:textId="77777777" w:rsidR="00586423" w:rsidRDefault="007D160A">
            <w:pPr>
              <w:jc w:val="center"/>
              <w:rPr>
                <w:rFonts w:ascii="Arial" w:eastAsia="Arial" w:hAnsi="Arial"/>
                <w:b/>
                <w:color w:val="24292E"/>
                <w:sz w:val="22"/>
                <w:szCs w:val="24"/>
              </w:rPr>
            </w:pPr>
            <w:r>
              <w:rPr>
                <w:rFonts w:ascii="Arial" w:eastAsia="Arial" w:hAnsi="Arial"/>
                <w:b/>
                <w:color w:val="24292E"/>
                <w:sz w:val="22"/>
                <w:szCs w:val="24"/>
                <w:lang w:val="en-US" w:bidi="ar"/>
              </w:rPr>
              <w:t>id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0F67973" w14:textId="77777777" w:rsidR="00586423" w:rsidRDefault="007D160A">
            <w:pPr>
              <w:jc w:val="center"/>
              <w:rPr>
                <w:rFonts w:ascii="Arial" w:eastAsia="Arial" w:hAnsi="Arial"/>
                <w:b/>
                <w:color w:val="24292E"/>
                <w:sz w:val="22"/>
                <w:szCs w:val="24"/>
              </w:rPr>
            </w:pPr>
            <w:r>
              <w:rPr>
                <w:rFonts w:ascii="Arial" w:eastAsia="Arial" w:hAnsi="Arial"/>
                <w:b/>
                <w:color w:val="24292E"/>
                <w:sz w:val="22"/>
                <w:szCs w:val="24"/>
                <w:lang w:val="en-US" w:bidi="ar"/>
              </w:rPr>
              <w:t>keyword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A9DD439" w14:textId="77777777" w:rsidR="00586423" w:rsidRDefault="007D160A">
            <w:pPr>
              <w:jc w:val="center"/>
              <w:rPr>
                <w:rFonts w:ascii="Arial" w:eastAsia="Arial" w:hAnsi="Arial"/>
                <w:b/>
                <w:color w:val="24292E"/>
                <w:sz w:val="22"/>
                <w:szCs w:val="24"/>
              </w:rPr>
            </w:pPr>
            <w:r>
              <w:rPr>
                <w:rFonts w:ascii="Arial" w:eastAsia="Arial" w:hAnsi="Arial"/>
                <w:b/>
                <w:color w:val="24292E"/>
                <w:sz w:val="22"/>
                <w:szCs w:val="24"/>
                <w:lang w:val="en-US" w:bidi="ar"/>
              </w:rPr>
              <w:t>operation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3E33EF6" w14:textId="77777777" w:rsidR="00586423" w:rsidRDefault="007D160A">
            <w:pPr>
              <w:jc w:val="center"/>
              <w:rPr>
                <w:rFonts w:ascii="Arial" w:eastAsia="Arial" w:hAnsi="Arial"/>
                <w:b/>
                <w:color w:val="24292E"/>
                <w:sz w:val="22"/>
                <w:szCs w:val="24"/>
              </w:rPr>
            </w:pPr>
            <w:r>
              <w:rPr>
                <w:rFonts w:ascii="Arial" w:eastAsia="Arial" w:hAnsi="Arial"/>
                <w:b/>
                <w:color w:val="24292E"/>
                <w:sz w:val="22"/>
                <w:szCs w:val="24"/>
                <w:lang w:val="en-US" w:bidi="ar"/>
              </w:rPr>
              <w:t>layer1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FF347D0" w14:textId="77777777" w:rsidR="00586423" w:rsidRDefault="007D160A">
            <w:pPr>
              <w:jc w:val="center"/>
              <w:rPr>
                <w:rFonts w:ascii="Arial" w:eastAsia="Arial" w:hAnsi="Arial"/>
                <w:b/>
                <w:color w:val="24292E"/>
                <w:sz w:val="22"/>
                <w:szCs w:val="24"/>
              </w:rPr>
            </w:pPr>
            <w:r>
              <w:rPr>
                <w:rFonts w:ascii="Arial" w:eastAsia="Arial" w:hAnsi="Arial"/>
                <w:b/>
                <w:color w:val="24292E"/>
                <w:sz w:val="22"/>
                <w:szCs w:val="24"/>
                <w:lang w:val="en-US" w:bidi="ar"/>
              </w:rPr>
              <w:t>layer2</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316A9AA" w14:textId="77777777" w:rsidR="00586423" w:rsidRDefault="007D160A">
            <w:pPr>
              <w:jc w:val="center"/>
              <w:rPr>
                <w:rFonts w:ascii="Arial" w:eastAsia="Arial" w:hAnsi="Arial"/>
                <w:b/>
                <w:color w:val="24292E"/>
                <w:sz w:val="22"/>
                <w:szCs w:val="24"/>
              </w:rPr>
            </w:pPr>
            <w:r>
              <w:rPr>
                <w:rFonts w:ascii="Arial" w:eastAsia="Arial" w:hAnsi="Arial"/>
                <w:b/>
                <w:color w:val="24292E"/>
                <w:sz w:val="22"/>
                <w:szCs w:val="24"/>
                <w:lang w:val="en-US" w:bidi="ar"/>
              </w:rPr>
              <w:t>layer3</w:t>
            </w:r>
          </w:p>
        </w:tc>
      </w:tr>
      <w:tr w:rsidR="00586423" w14:paraId="286DA7BA" w14:textId="77777777" w:rsidTr="00B8380C">
        <w:trPr>
          <w:trHeight w:val="165"/>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63F5F46" w14:textId="77777777" w:rsidR="00586423" w:rsidRDefault="007D160A">
            <w:pPr>
              <w:jc w:val="left"/>
              <w:rPr>
                <w:rFonts w:ascii="Arial" w:eastAsia="Arial" w:hAnsi="Arial"/>
                <w:color w:val="24292E"/>
                <w:sz w:val="22"/>
                <w:szCs w:val="24"/>
              </w:rPr>
            </w:pPr>
            <w:r>
              <w:rPr>
                <w:rFonts w:ascii="Arial" w:eastAsia="Arial" w:hAnsi="Arial"/>
                <w:color w:val="24292E"/>
                <w:sz w:val="22"/>
                <w:szCs w:val="24"/>
                <w:lang w:val="en-US" w:bidi="ar"/>
              </w:rPr>
              <w:t>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836CCC8" w14:textId="77777777" w:rsidR="00586423" w:rsidRDefault="007D160A">
            <w:pPr>
              <w:jc w:val="left"/>
              <w:rPr>
                <w:rFonts w:ascii="Arial" w:eastAsia="Arial" w:hAnsi="Arial"/>
                <w:color w:val="24292E"/>
                <w:sz w:val="22"/>
                <w:szCs w:val="24"/>
              </w:rPr>
            </w:pPr>
            <w:r>
              <w:rPr>
                <w:rFonts w:ascii="Arial" w:eastAsia="Arial" w:hAnsi="Arial"/>
                <w:color w:val="24292E"/>
                <w:sz w:val="22"/>
                <w:szCs w:val="24"/>
                <w:lang w:val="en-US" w:bidi="ar"/>
              </w:rPr>
              <w: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95AF205" w14:textId="77777777" w:rsidR="00586423" w:rsidRDefault="007D160A">
            <w:pPr>
              <w:jc w:val="left"/>
              <w:rPr>
                <w:rFonts w:ascii="Arial" w:eastAsia="Arial" w:hAnsi="Arial"/>
                <w:color w:val="24292E"/>
                <w:sz w:val="22"/>
                <w:szCs w:val="24"/>
              </w:rPr>
            </w:pPr>
            <w:r>
              <w:rPr>
                <w:rFonts w:ascii="Arial" w:eastAsia="Arial" w:hAnsi="Arial"/>
                <w:color w:val="24292E"/>
                <w:sz w:val="22"/>
                <w:szCs w:val="24"/>
                <w:lang w:val="en-US" w:bidi="ar"/>
              </w:rPr>
              <w:t>insert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10369BC" w14:textId="77777777" w:rsidR="00586423" w:rsidRDefault="007D160A">
            <w:pPr>
              <w:jc w:val="left"/>
              <w:rPr>
                <w:rFonts w:ascii="Arial" w:eastAsia="Arial" w:hAnsi="Arial"/>
                <w:color w:val="24292E"/>
                <w:sz w:val="22"/>
                <w:szCs w:val="24"/>
              </w:rPr>
            </w:pPr>
            <w:r>
              <w:rPr>
                <w:rFonts w:ascii="Arial" w:eastAsia="Arial" w:hAnsi="Arial"/>
                <w:color w:val="24292E"/>
                <w:sz w:val="22"/>
                <w:szCs w:val="24"/>
                <w:lang w:val="en-US" w:bidi="ar"/>
              </w:rPr>
              <w:t>1.449</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AFC0274" w14:textId="77777777" w:rsidR="00586423" w:rsidRDefault="007D160A">
            <w:pPr>
              <w:jc w:val="left"/>
              <w:rPr>
                <w:rFonts w:ascii="Arial" w:eastAsia="Arial" w:hAnsi="Arial"/>
                <w:color w:val="24292E"/>
                <w:sz w:val="22"/>
                <w:szCs w:val="24"/>
              </w:rPr>
            </w:pPr>
            <w:r>
              <w:rPr>
                <w:rFonts w:ascii="Arial" w:eastAsia="Arial" w:hAnsi="Arial"/>
                <w:color w:val="24292E"/>
                <w:sz w:val="22"/>
                <w:szCs w:val="24"/>
                <w:lang w:val="en-US" w:bidi="ar"/>
              </w:rPr>
              <w:t>1.615</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0F6D59C" w14:textId="77777777" w:rsidR="00586423" w:rsidRDefault="007D160A">
            <w:pPr>
              <w:jc w:val="left"/>
              <w:rPr>
                <w:rFonts w:ascii="Arial" w:eastAsia="Arial" w:hAnsi="Arial"/>
                <w:color w:val="24292E"/>
                <w:sz w:val="22"/>
                <w:szCs w:val="24"/>
              </w:rPr>
            </w:pPr>
            <w:r>
              <w:rPr>
                <w:rFonts w:ascii="Arial" w:eastAsia="Arial" w:hAnsi="Arial"/>
                <w:color w:val="24292E"/>
                <w:sz w:val="22"/>
                <w:szCs w:val="24"/>
                <w:lang w:val="en-US" w:bidi="ar"/>
              </w:rPr>
              <w:t>0.872</w:t>
            </w:r>
          </w:p>
        </w:tc>
      </w:tr>
      <w:tr w:rsidR="00586423" w14:paraId="0569567E" w14:textId="77777777" w:rsidTr="00B8380C">
        <w:trPr>
          <w:trHeight w:val="188"/>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1C84D2F" w14:textId="77777777" w:rsidR="00586423" w:rsidRDefault="007D160A">
            <w:pPr>
              <w:jc w:val="left"/>
              <w:rPr>
                <w:rFonts w:ascii="Arial" w:eastAsia="Arial" w:hAnsi="Arial"/>
                <w:color w:val="24292E"/>
                <w:sz w:val="22"/>
                <w:szCs w:val="24"/>
              </w:rPr>
            </w:pPr>
            <w:r>
              <w:rPr>
                <w:rFonts w:ascii="Arial" w:eastAsia="Arial" w:hAnsi="Arial"/>
                <w:color w:val="24292E"/>
                <w:sz w:val="22"/>
                <w:szCs w:val="24"/>
                <w:lang w:val="en-US" w:bidi="ar"/>
              </w:rPr>
              <w:lastRenderedPageBreak/>
              <w:t>3</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C45C9E8" w14:textId="77777777" w:rsidR="00586423" w:rsidRDefault="007D160A">
            <w:pPr>
              <w:jc w:val="left"/>
              <w:rPr>
                <w:rFonts w:ascii="Arial" w:eastAsia="Arial" w:hAnsi="Arial"/>
                <w:color w:val="24292E"/>
                <w:sz w:val="22"/>
                <w:szCs w:val="24"/>
              </w:rPr>
            </w:pPr>
            <w:r>
              <w:rPr>
                <w:rFonts w:ascii="Arial" w:eastAsia="Arial" w:hAnsi="Arial"/>
                <w:color w:val="24292E"/>
                <w:sz w:val="22"/>
                <w:szCs w:val="24"/>
                <w:lang w:val="en-US" w:bidi="ar"/>
              </w:rPr>
              <w:t>implementing</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C5FAE36" w14:textId="77777777" w:rsidR="00586423" w:rsidRDefault="007D160A">
            <w:pPr>
              <w:jc w:val="left"/>
              <w:rPr>
                <w:rFonts w:ascii="Arial" w:eastAsia="Arial" w:hAnsi="Arial"/>
                <w:color w:val="24292E"/>
                <w:sz w:val="22"/>
                <w:szCs w:val="24"/>
              </w:rPr>
            </w:pPr>
            <w:r>
              <w:rPr>
                <w:rFonts w:ascii="Arial" w:eastAsia="Arial" w:hAnsi="Arial"/>
                <w:color w:val="24292E"/>
                <w:sz w:val="22"/>
                <w:szCs w:val="24"/>
                <w:lang w:val="en-US" w:bidi="ar"/>
              </w:rPr>
              <w:t>insert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DAB1ACA" w14:textId="77777777" w:rsidR="00586423" w:rsidRDefault="007D160A">
            <w:pPr>
              <w:jc w:val="left"/>
              <w:rPr>
                <w:rFonts w:ascii="Arial" w:eastAsia="Arial" w:hAnsi="Arial"/>
                <w:color w:val="24292E"/>
                <w:sz w:val="22"/>
                <w:szCs w:val="24"/>
              </w:rPr>
            </w:pPr>
            <w:r>
              <w:rPr>
                <w:rFonts w:ascii="Arial" w:eastAsia="Arial" w:hAnsi="Arial"/>
                <w:color w:val="24292E"/>
                <w:sz w:val="22"/>
                <w:szCs w:val="24"/>
                <w:lang w:val="en-US" w:bidi="ar"/>
              </w:rPr>
              <w:t>2.09</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82FBB08" w14:textId="77777777" w:rsidR="00586423" w:rsidRDefault="007D160A">
            <w:pPr>
              <w:jc w:val="left"/>
              <w:rPr>
                <w:rFonts w:ascii="Arial" w:eastAsia="Arial" w:hAnsi="Arial"/>
                <w:color w:val="24292E"/>
                <w:sz w:val="22"/>
                <w:szCs w:val="24"/>
              </w:rPr>
            </w:pPr>
            <w:r>
              <w:rPr>
                <w:rFonts w:ascii="Arial" w:eastAsia="Arial" w:hAnsi="Arial"/>
                <w:color w:val="24292E"/>
                <w:sz w:val="22"/>
                <w:szCs w:val="24"/>
                <w:lang w:val="en-US" w:bidi="ar"/>
              </w:rPr>
              <w:t>1.193</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A27014A" w14:textId="77777777" w:rsidR="00586423" w:rsidRDefault="007D160A">
            <w:pPr>
              <w:jc w:val="left"/>
              <w:rPr>
                <w:rFonts w:ascii="Arial" w:eastAsia="Arial" w:hAnsi="Arial"/>
                <w:color w:val="24292E"/>
                <w:sz w:val="22"/>
                <w:szCs w:val="24"/>
              </w:rPr>
            </w:pPr>
            <w:r>
              <w:rPr>
                <w:rFonts w:ascii="Arial" w:eastAsia="Arial" w:hAnsi="Arial"/>
                <w:color w:val="24292E"/>
                <w:sz w:val="22"/>
                <w:szCs w:val="24"/>
                <w:lang w:val="en-US" w:bidi="ar"/>
              </w:rPr>
              <w:t>0.702</w:t>
            </w:r>
          </w:p>
        </w:tc>
      </w:tr>
      <w:tr w:rsidR="00586423" w14:paraId="1639AC96" w14:textId="77777777" w:rsidTr="00B8380C">
        <w:trPr>
          <w:trHeight w:val="126"/>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527D4C0" w14:textId="77777777" w:rsidR="00586423" w:rsidRDefault="007D160A">
            <w:pPr>
              <w:jc w:val="left"/>
              <w:rPr>
                <w:rFonts w:ascii="Arial" w:eastAsia="Arial" w:hAnsi="Arial"/>
                <w:color w:val="24292E"/>
                <w:sz w:val="22"/>
                <w:szCs w:val="24"/>
              </w:rPr>
            </w:pPr>
            <w:r>
              <w:rPr>
                <w:rFonts w:ascii="Arial" w:eastAsia="Arial" w:hAnsi="Arial"/>
                <w:color w:val="24292E"/>
                <w:sz w:val="22"/>
                <w:szCs w:val="24"/>
                <w:lang w:val="en-US" w:bidi="ar"/>
              </w:rPr>
              <w:t>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4198D56" w14:textId="77777777" w:rsidR="00586423" w:rsidRDefault="007D160A">
            <w:pPr>
              <w:jc w:val="left"/>
              <w:rPr>
                <w:rFonts w:ascii="Arial" w:eastAsia="Arial" w:hAnsi="Arial"/>
                <w:color w:val="24292E"/>
                <w:sz w:val="22"/>
                <w:szCs w:val="24"/>
              </w:rPr>
            </w:pPr>
            <w:r>
              <w:rPr>
                <w:rFonts w:ascii="Arial" w:eastAsia="Arial" w:hAnsi="Arial"/>
                <w:color w:val="24292E"/>
                <w:sz w:val="22"/>
                <w:szCs w:val="24"/>
                <w:lang w:val="en-US" w:bidi="ar"/>
              </w:rPr>
              <w:t>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34FEFEF" w14:textId="77777777" w:rsidR="00586423" w:rsidRDefault="007D160A">
            <w:pPr>
              <w:jc w:val="left"/>
              <w:rPr>
                <w:rFonts w:ascii="Arial" w:eastAsia="Arial" w:hAnsi="Arial"/>
                <w:color w:val="24292E"/>
                <w:sz w:val="22"/>
                <w:szCs w:val="24"/>
              </w:rPr>
            </w:pPr>
            <w:r>
              <w:rPr>
                <w:rFonts w:ascii="Arial" w:eastAsia="Arial" w:hAnsi="Arial"/>
                <w:color w:val="24292E"/>
                <w:sz w:val="22"/>
                <w:szCs w:val="24"/>
                <w:lang w:val="en-US" w:bidi="ar"/>
              </w:rPr>
              <w:t>update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CB49FE7" w14:textId="77777777" w:rsidR="00586423" w:rsidRDefault="007D160A">
            <w:pPr>
              <w:jc w:val="left"/>
              <w:rPr>
                <w:rFonts w:ascii="Arial" w:eastAsia="Arial" w:hAnsi="Arial"/>
                <w:color w:val="24292E"/>
                <w:sz w:val="22"/>
                <w:szCs w:val="24"/>
              </w:rPr>
            </w:pPr>
            <w:r>
              <w:rPr>
                <w:rFonts w:ascii="Arial" w:eastAsia="Arial" w:hAnsi="Arial"/>
                <w:color w:val="24292E"/>
                <w:sz w:val="22"/>
                <w:szCs w:val="24"/>
                <w:lang w:val="en-US" w:bidi="ar"/>
              </w:rPr>
              <w:t>207.016</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8675955" w14:textId="77777777" w:rsidR="00586423" w:rsidRDefault="007D160A">
            <w:pPr>
              <w:jc w:val="left"/>
              <w:rPr>
                <w:rFonts w:ascii="Arial" w:eastAsia="Arial" w:hAnsi="Arial"/>
                <w:color w:val="24292E"/>
                <w:sz w:val="22"/>
                <w:szCs w:val="24"/>
              </w:rPr>
            </w:pPr>
            <w:r>
              <w:rPr>
                <w:rFonts w:ascii="Arial" w:eastAsia="Arial" w:hAnsi="Arial"/>
                <w:color w:val="24292E"/>
                <w:sz w:val="22"/>
                <w:szCs w:val="24"/>
                <w:lang w:val="en-US" w:bidi="ar"/>
              </w:rPr>
              <w:t>338.566</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FDAC162" w14:textId="77777777" w:rsidR="00586423" w:rsidRDefault="007D160A">
            <w:pPr>
              <w:jc w:val="left"/>
              <w:rPr>
                <w:rFonts w:ascii="Arial" w:eastAsia="Arial" w:hAnsi="Arial"/>
                <w:color w:val="24292E"/>
                <w:sz w:val="22"/>
                <w:szCs w:val="24"/>
              </w:rPr>
            </w:pPr>
            <w:r>
              <w:rPr>
                <w:rFonts w:ascii="Arial" w:eastAsia="Arial" w:hAnsi="Arial"/>
                <w:color w:val="24292E"/>
                <w:sz w:val="22"/>
                <w:szCs w:val="24"/>
                <w:lang w:val="en-US" w:bidi="ar"/>
              </w:rPr>
              <w:t>89.327</w:t>
            </w:r>
          </w:p>
        </w:tc>
      </w:tr>
      <w:tr w:rsidR="00586423" w14:paraId="538D175E" w14:textId="77777777" w:rsidTr="00B8380C">
        <w:trPr>
          <w:trHeight w:val="19"/>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D9EC41E" w14:textId="77777777" w:rsidR="00586423" w:rsidRDefault="007D160A">
            <w:pPr>
              <w:jc w:val="left"/>
              <w:rPr>
                <w:rFonts w:ascii="Arial" w:eastAsia="Arial" w:hAnsi="Arial"/>
                <w:color w:val="24292E"/>
                <w:sz w:val="22"/>
                <w:szCs w:val="24"/>
              </w:rPr>
            </w:pPr>
            <w:r>
              <w:rPr>
                <w:rFonts w:ascii="Arial" w:eastAsia="Arial" w:hAnsi="Arial"/>
                <w:color w:val="24292E"/>
                <w:sz w:val="22"/>
                <w:szCs w:val="24"/>
                <w:lang w:val="en-US" w:bidi="ar"/>
              </w:rPr>
              <w:t>2</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ED693A2" w14:textId="77777777" w:rsidR="00586423" w:rsidRDefault="007D160A">
            <w:pPr>
              <w:jc w:val="left"/>
              <w:rPr>
                <w:rFonts w:ascii="Arial" w:eastAsia="Arial" w:hAnsi="Arial"/>
                <w:color w:val="24292E"/>
                <w:sz w:val="22"/>
                <w:szCs w:val="24"/>
              </w:rPr>
            </w:pPr>
            <w:r>
              <w:rPr>
                <w:rFonts w:ascii="Arial" w:eastAsia="Arial" w:hAnsi="Arial"/>
                <w:color w:val="24292E"/>
                <w:sz w:val="22"/>
                <w:szCs w:val="24"/>
                <w:lang w:val="en-US" w:bidi="ar"/>
              </w:rPr>
              <w:t>implementing</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8EA746F" w14:textId="77777777" w:rsidR="00586423" w:rsidRDefault="007D160A">
            <w:pPr>
              <w:jc w:val="left"/>
              <w:rPr>
                <w:rFonts w:ascii="Arial" w:eastAsia="Arial" w:hAnsi="Arial"/>
                <w:color w:val="24292E"/>
                <w:sz w:val="22"/>
                <w:szCs w:val="24"/>
              </w:rPr>
            </w:pPr>
            <w:r>
              <w:rPr>
                <w:rFonts w:ascii="Arial" w:eastAsia="Arial" w:hAnsi="Arial"/>
                <w:color w:val="24292E"/>
                <w:sz w:val="22"/>
                <w:szCs w:val="24"/>
                <w:lang w:val="en-US" w:bidi="ar"/>
              </w:rPr>
              <w:t>update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581A436" w14:textId="77777777" w:rsidR="00586423" w:rsidRDefault="007D160A">
            <w:pPr>
              <w:jc w:val="left"/>
              <w:rPr>
                <w:rFonts w:ascii="Arial" w:eastAsia="Arial" w:hAnsi="Arial"/>
                <w:color w:val="24292E"/>
                <w:sz w:val="22"/>
                <w:szCs w:val="24"/>
              </w:rPr>
            </w:pPr>
            <w:r>
              <w:rPr>
                <w:rFonts w:ascii="Arial" w:eastAsia="Arial" w:hAnsi="Arial"/>
                <w:color w:val="24292E"/>
                <w:sz w:val="22"/>
                <w:szCs w:val="24"/>
                <w:lang w:val="en-US" w:bidi="ar"/>
              </w:rPr>
              <w:t>timeout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98575F2" w14:textId="77777777" w:rsidR="00586423" w:rsidRDefault="007D160A">
            <w:pPr>
              <w:jc w:val="left"/>
              <w:rPr>
                <w:rFonts w:ascii="Arial" w:eastAsia="Arial" w:hAnsi="Arial"/>
                <w:color w:val="24292E"/>
                <w:sz w:val="22"/>
                <w:szCs w:val="24"/>
              </w:rPr>
            </w:pPr>
            <w:r>
              <w:rPr>
                <w:rFonts w:ascii="Arial" w:eastAsia="Arial" w:hAnsi="Arial"/>
                <w:color w:val="24292E"/>
                <w:sz w:val="22"/>
                <w:szCs w:val="24"/>
                <w:lang w:val="en-US" w:bidi="ar"/>
              </w:rPr>
              <w:t>timeout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00AA5F3" w14:textId="77777777" w:rsidR="00586423" w:rsidRDefault="007D160A">
            <w:pPr>
              <w:jc w:val="left"/>
              <w:rPr>
                <w:rFonts w:ascii="Arial" w:eastAsia="Arial" w:hAnsi="Arial"/>
                <w:color w:val="24292E"/>
                <w:sz w:val="22"/>
                <w:szCs w:val="24"/>
              </w:rPr>
            </w:pPr>
            <w:r>
              <w:rPr>
                <w:rFonts w:ascii="Arial" w:eastAsia="Arial" w:hAnsi="Arial"/>
                <w:color w:val="24292E"/>
                <w:sz w:val="22"/>
                <w:szCs w:val="24"/>
                <w:lang w:val="en-US" w:bidi="ar"/>
              </w:rPr>
              <w:t>timeout</w:t>
            </w:r>
          </w:p>
        </w:tc>
      </w:tr>
    </w:tbl>
    <w:p w14:paraId="5BD054B0" w14:textId="77777777" w:rsidR="00586423" w:rsidRDefault="00586423">
      <w:pPr>
        <w:rPr>
          <w:color w:val="FF0000"/>
        </w:rPr>
      </w:pPr>
    </w:p>
    <w:p w14:paraId="624DC0B2" w14:textId="77777777" w:rsidR="00586423" w:rsidRDefault="007D160A">
      <w:r>
        <w:t xml:space="preserve">There is an observation: if updating a large number of data together, the three layer databases are almost all timeout. Hence, our experimental environment is updating one million resources information asynchronously, mainly on the </w:t>
      </w:r>
      <w:r>
        <w:rPr>
          <w:b/>
          <w:bCs/>
        </w:rPr>
        <w:t>static value</w:t>
      </w:r>
      <w:r>
        <w:t xml:space="preserve"> of </w:t>
      </w:r>
      <w:proofErr w:type="gramStart"/>
      <w:r>
        <w:t>the  resources</w:t>
      </w:r>
      <w:proofErr w:type="gramEnd"/>
      <w:r>
        <w:t>. This means that big data analysis and resource value analysis should pay attention to the following issues:</w:t>
      </w:r>
    </w:p>
    <w:p w14:paraId="5BE667EB" w14:textId="77777777" w:rsidR="00586423" w:rsidRDefault="007D160A">
      <w:pPr>
        <w:numPr>
          <w:ilvl w:val="0"/>
          <w:numId w:val="35"/>
        </w:numPr>
        <w:ind w:left="845"/>
      </w:pPr>
      <w:r>
        <w:t>Data analysis should avoid users’ active period, maybe after midnight.</w:t>
      </w:r>
    </w:p>
    <w:p w14:paraId="312D9ADB" w14:textId="77777777" w:rsidR="00586423" w:rsidRDefault="007D160A">
      <w:pPr>
        <w:numPr>
          <w:ilvl w:val="0"/>
          <w:numId w:val="35"/>
        </w:numPr>
        <w:ind w:left="845"/>
      </w:pPr>
      <w:r>
        <w:t>Data analysis requires a separate server instead of the primary server (see Section 4.2.1).</w:t>
      </w:r>
    </w:p>
    <w:p w14:paraId="3D9AA065" w14:textId="77777777" w:rsidR="00586423" w:rsidRDefault="007D160A">
      <w:pPr>
        <w:numPr>
          <w:ilvl w:val="0"/>
          <w:numId w:val="35"/>
        </w:numPr>
        <w:ind w:left="845"/>
      </w:pPr>
      <w:r>
        <w:t>Data updates need buffering and waiting.</w:t>
      </w:r>
    </w:p>
    <w:p w14:paraId="70081E8D" w14:textId="77777777" w:rsidR="00586423" w:rsidRDefault="007D160A">
      <w:r>
        <w:t xml:space="preserve">While “timeout issue” is avoided in our experiment, this topic is not the interest of this project and therefore not discussed in design and implementation. </w:t>
      </w:r>
    </w:p>
    <w:p w14:paraId="0288FB97" w14:textId="6D5020D7" w:rsidR="00586423" w:rsidRDefault="007D160A">
      <w:pPr>
        <w:pStyle w:val="Heading3"/>
      </w:pPr>
      <w:bookmarkStart w:id="291" w:name="_Toc384505083"/>
      <w:r>
        <w:t xml:space="preserve">6.3.4 </w:t>
      </w:r>
      <w:r w:rsidRPr="004907F0">
        <w:rPr>
          <w:color w:val="FF0000"/>
        </w:rPr>
        <w:t xml:space="preserve">Experiment </w:t>
      </w:r>
      <w:bookmarkEnd w:id="291"/>
      <w:r w:rsidR="004907F0" w:rsidRPr="004907F0">
        <w:rPr>
          <w:color w:val="FF0000"/>
        </w:rPr>
        <w:t>on finding ranked vs. unranked results</w:t>
      </w:r>
    </w:p>
    <w:p w14:paraId="5C2886C7" w14:textId="77777777" w:rsidR="00586423" w:rsidRDefault="007D160A">
      <w:r>
        <w:rPr>
          <w:noProof/>
          <w:lang w:val="en-US" w:eastAsia="en-US"/>
        </w:rPr>
        <w:drawing>
          <wp:inline distT="0" distB="0" distL="114300" distR="114300" wp14:anchorId="0739ADB0" wp14:editId="39C32FC0">
            <wp:extent cx="5232018" cy="2846328"/>
            <wp:effectExtent l="0" t="0" r="13335" b="1143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9C75F9B" w14:textId="77777777" w:rsidR="00586423" w:rsidRDefault="007D160A">
      <w:pPr>
        <w:pStyle w:val="Index"/>
      </w:pPr>
      <w:r>
        <w:t>Figure 22. Search time of 3 layers, rank or not rank based on 1 million data</w:t>
      </w:r>
    </w:p>
    <w:p w14:paraId="10AB8997" w14:textId="77777777" w:rsidR="00586423" w:rsidRDefault="00586423"/>
    <w:p w14:paraId="1FCA15E3" w14:textId="1E906BEE" w:rsidR="00586423" w:rsidRPr="001A5414" w:rsidRDefault="007D160A">
      <w:pPr>
        <w:rPr>
          <w:color w:val="000000" w:themeColor="text1"/>
        </w:rPr>
      </w:pPr>
      <w:r>
        <w:t xml:space="preserve">According to the testing results of Experiment 4, Figure 22 shows the average search time on the 3-layer storage, comparing the condition of using ranking value and not using ranking. Sorting the resources, the search time is bound to increase, because the sorting algorithm takes much time on the server. This experiment is to observe how much is the difference. </w:t>
      </w:r>
      <w:commentRangeStart w:id="292"/>
      <w:r>
        <w:t>Take one million data to query the resources as an example</w:t>
      </w:r>
      <w:commentRangeEnd w:id="292"/>
      <w:r>
        <w:rPr>
          <w:rStyle w:val="CommentReference"/>
        </w:rPr>
        <w:commentReference w:id="292"/>
      </w:r>
      <w:r>
        <w:t>, the processing time on layer 1 is very slow even if it is not sorted.</w:t>
      </w:r>
      <w:r>
        <w:rPr>
          <w:color w:val="F79646" w:themeColor="accent6"/>
        </w:rPr>
        <w:t xml:space="preserve"> </w:t>
      </w:r>
      <w:r w:rsidRPr="001A5414">
        <w:rPr>
          <w:color w:val="000000" w:themeColor="text1"/>
        </w:rPr>
        <w:t xml:space="preserve">Using 2 layers </w:t>
      </w:r>
      <w:r>
        <w:t xml:space="preserve">is very fast without ranking </w:t>
      </w:r>
      <w:r>
        <w:lastRenderedPageBreak/>
        <w:t xml:space="preserve">because </w:t>
      </w:r>
      <w:r w:rsidRPr="001A5414">
        <w:rPr>
          <w:color w:val="000000" w:themeColor="text1"/>
        </w:rPr>
        <w:t xml:space="preserve">layer 2 </w:t>
      </w:r>
      <w:r>
        <w:t xml:space="preserve">only spends time to process queries. For B-tree, as long as the number of pages to be queried is small, the query time will not be too long. However, ranking needs to take out all the corresponding IDs, which is equivalent to access all the pages of matching resources, and then sort these IDs through </w:t>
      </w:r>
      <w:r>
        <w:rPr>
          <w:b/>
          <w:bCs/>
        </w:rPr>
        <w:t>DLRV</w:t>
      </w:r>
      <w:r>
        <w:t xml:space="preserve"> ranking algorithm. It is slow to access all resource information in layer 2 when involving so many pages for sorting. The third layer can take all the resource IDs and their values from the memory directly.  Ranking is fast in memory, except that some data may be switched to disks. Therefore, the time added in layer 3 is basically only ranking time, </w:t>
      </w:r>
      <w:r w:rsidR="001A5414" w:rsidRPr="001A5414">
        <w:rPr>
          <w:color w:val="000000" w:themeColor="text1"/>
        </w:rPr>
        <w:t xml:space="preserve">a lot </w:t>
      </w:r>
      <w:r w:rsidRPr="001A5414">
        <w:rPr>
          <w:color w:val="000000" w:themeColor="text1"/>
        </w:rPr>
        <w:t>different from that of the first layer and the second layer.</w:t>
      </w:r>
    </w:p>
    <w:p w14:paraId="42930A71" w14:textId="77777777" w:rsidR="00586423" w:rsidRDefault="007D160A">
      <w:r>
        <w:t>A little note to add: Because the second layer and the third layer depend on the complete resource information in the first layer, the first layer is always searched. For the second and third layers, the ID query and ID ranking mentioned here are completed before the IDs go to the first layer.</w:t>
      </w:r>
    </w:p>
    <w:p w14:paraId="1E04756B" w14:textId="7FC7BB5E" w:rsidR="00586423" w:rsidRDefault="007D160A">
      <w:pPr>
        <w:pStyle w:val="Heading3"/>
      </w:pPr>
      <w:bookmarkStart w:id="293" w:name="_Toc62261707"/>
      <w:r>
        <w:t xml:space="preserve">6.3.5 </w:t>
      </w:r>
      <w:r w:rsidRPr="004907F0">
        <w:rPr>
          <w:color w:val="FF0000"/>
        </w:rPr>
        <w:t xml:space="preserve">Experiment </w:t>
      </w:r>
      <w:bookmarkEnd w:id="293"/>
      <w:r w:rsidR="004907F0">
        <w:rPr>
          <w:color w:val="FF0000"/>
        </w:rPr>
        <w:t>on</w:t>
      </w:r>
      <w:r w:rsidR="004907F0" w:rsidRPr="004907F0">
        <w:rPr>
          <w:color w:val="FF0000"/>
        </w:rPr>
        <w:t xml:space="preserve"> ranking expense</w:t>
      </w:r>
    </w:p>
    <w:p w14:paraId="75C5357A" w14:textId="3FA99C3D" w:rsidR="002F0206" w:rsidRPr="004907F0" w:rsidRDefault="002F0206" w:rsidP="002F0206">
      <w:pPr>
        <w:rPr>
          <w:color w:val="FF0000"/>
        </w:rPr>
      </w:pPr>
      <w:r>
        <w:t xml:space="preserve">Experiment 5 is to test how much extra time is spent on ranking the resources in searching result. The search uses the term "an" and we get a series of results in Figure 24 and 25, which </w:t>
      </w:r>
      <w:r w:rsidRPr="004907F0">
        <w:rPr>
          <w:color w:val="FF0000"/>
        </w:rPr>
        <w:t xml:space="preserve">are the webpage screenshots after </w:t>
      </w:r>
      <w:r>
        <w:rPr>
          <w:color w:val="FF0000"/>
        </w:rPr>
        <w:t>the</w:t>
      </w:r>
      <w:r w:rsidRPr="004907F0">
        <w:rPr>
          <w:color w:val="FF0000"/>
        </w:rPr>
        <w:t xml:space="preserve"> search</w:t>
      </w:r>
      <w:r>
        <w:rPr>
          <w:color w:val="FF0000"/>
        </w:rPr>
        <w:t xml:space="preserve"> is made</w:t>
      </w:r>
      <w:r w:rsidRPr="004907F0">
        <w:rPr>
          <w:color w:val="FF0000"/>
        </w:rPr>
        <w:t xml:space="preserve"> through the search engine we built. The bottom shows the page numbers of resources found. </w:t>
      </w:r>
      <w:r>
        <w:rPr>
          <w:color w:val="FF0000"/>
        </w:rPr>
        <w:t>A</w:t>
      </w:r>
      <w:r w:rsidRPr="004907F0">
        <w:rPr>
          <w:color w:val="FF0000"/>
        </w:rPr>
        <w:t xml:space="preserve"> long</w:t>
      </w:r>
      <w:r>
        <w:rPr>
          <w:color w:val="FF0000"/>
        </w:rPr>
        <w:t xml:space="preserve"> </w:t>
      </w:r>
      <w:r w:rsidRPr="004907F0">
        <w:rPr>
          <w:color w:val="FF0000"/>
        </w:rPr>
        <w:t xml:space="preserve">page lists means </w:t>
      </w:r>
      <w:r>
        <w:rPr>
          <w:color w:val="FF0000"/>
        </w:rPr>
        <w:t xml:space="preserve">a lot resources found. The big page number means the </w:t>
      </w:r>
      <w:r w:rsidRPr="004907F0">
        <w:rPr>
          <w:color w:val="FF0000"/>
        </w:rPr>
        <w:t xml:space="preserve">search goes </w:t>
      </w:r>
      <w:r>
        <w:rPr>
          <w:color w:val="FF0000"/>
        </w:rPr>
        <w:t>deep in the list</w:t>
      </w:r>
      <w:r w:rsidRPr="004907F0">
        <w:rPr>
          <w:color w:val="FF0000"/>
        </w:rPr>
        <w:t>.</w:t>
      </w:r>
    </w:p>
    <w:p w14:paraId="06A24809" w14:textId="77777777" w:rsidR="002F0206" w:rsidRDefault="002F0206" w:rsidP="002F0206"/>
    <w:p w14:paraId="1AB22AA2" w14:textId="77777777" w:rsidR="002F0206" w:rsidRDefault="002F0206" w:rsidP="002F0206">
      <w:r>
        <w:t xml:space="preserve">These search results displayed on the browser are ranked according to the </w:t>
      </w:r>
      <w:r>
        <w:rPr>
          <w:b/>
          <w:bCs/>
        </w:rPr>
        <w:t xml:space="preserve">DLRV </w:t>
      </w:r>
      <w:r>
        <w:t>value of the resources successfully. The higher the value, the higher the ranking. Here a general way is used to verify the rank list:  measure the number of references of resources, the weight of publishers and the amount of positive feedback.</w:t>
      </w:r>
    </w:p>
    <w:p w14:paraId="31C5AF0E" w14:textId="77777777" w:rsidR="00586423" w:rsidRDefault="00586423"/>
    <w:p w14:paraId="07D97C0A" w14:textId="77777777" w:rsidR="00586423" w:rsidRDefault="007D160A">
      <w:r>
        <w:rPr>
          <w:noProof/>
          <w:lang w:val="en-US" w:eastAsia="en-US"/>
        </w:rPr>
        <w:drawing>
          <wp:inline distT="0" distB="0" distL="114300" distR="114300" wp14:anchorId="71AC1E63" wp14:editId="7316B32C">
            <wp:extent cx="6616065" cy="3372485"/>
            <wp:effectExtent l="0" t="0" r="13335" b="18415"/>
            <wp:docPr id="24" name="Picture 24" descr="DeepinScreenshot_select-area_2020082023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epinScreenshot_select-area_20200820232043"/>
                    <pic:cNvPicPr>
                      <a:picLocks noChangeAspect="1"/>
                    </pic:cNvPicPr>
                  </pic:nvPicPr>
                  <pic:blipFill>
                    <a:blip r:embed="rId46"/>
                    <a:stretch>
                      <a:fillRect/>
                    </a:stretch>
                  </pic:blipFill>
                  <pic:spPr>
                    <a:xfrm>
                      <a:off x="0" y="0"/>
                      <a:ext cx="6616065" cy="3372485"/>
                    </a:xfrm>
                    <a:prstGeom prst="rect">
                      <a:avLst/>
                    </a:prstGeom>
                  </pic:spPr>
                </pic:pic>
              </a:graphicData>
            </a:graphic>
          </wp:inline>
        </w:drawing>
      </w:r>
    </w:p>
    <w:p w14:paraId="3D7837D7" w14:textId="77777777" w:rsidR="00586423" w:rsidRDefault="007D160A">
      <w:pPr>
        <w:pStyle w:val="Index"/>
      </w:pPr>
      <w:r>
        <w:t>Figure 24.  Search results ordered by DLRV algorithm, Page 1</w:t>
      </w:r>
    </w:p>
    <w:p w14:paraId="48031363" w14:textId="77777777" w:rsidR="00586423" w:rsidRDefault="00586423"/>
    <w:p w14:paraId="390BA677" w14:textId="77777777" w:rsidR="00586423" w:rsidRDefault="007D160A">
      <w:r>
        <w:rPr>
          <w:noProof/>
          <w:lang w:val="en-US" w:eastAsia="en-US"/>
        </w:rPr>
        <w:lastRenderedPageBreak/>
        <w:drawing>
          <wp:inline distT="0" distB="0" distL="114300" distR="114300" wp14:anchorId="48E49EE3" wp14:editId="05B046B5">
            <wp:extent cx="6626225" cy="3368675"/>
            <wp:effectExtent l="0" t="0" r="3175" b="3175"/>
            <wp:docPr id="26" name="Picture 26" descr="DeepinScreenshot_select-area_2020082023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eepinScreenshot_select-area_20200820232113"/>
                    <pic:cNvPicPr>
                      <a:picLocks noChangeAspect="1"/>
                    </pic:cNvPicPr>
                  </pic:nvPicPr>
                  <pic:blipFill>
                    <a:blip r:embed="rId47"/>
                    <a:stretch>
                      <a:fillRect/>
                    </a:stretch>
                  </pic:blipFill>
                  <pic:spPr>
                    <a:xfrm>
                      <a:off x="0" y="0"/>
                      <a:ext cx="6626225" cy="3368675"/>
                    </a:xfrm>
                    <a:prstGeom prst="rect">
                      <a:avLst/>
                    </a:prstGeom>
                  </pic:spPr>
                </pic:pic>
              </a:graphicData>
            </a:graphic>
          </wp:inline>
        </w:drawing>
      </w:r>
    </w:p>
    <w:p w14:paraId="0EFDF37B" w14:textId="77777777" w:rsidR="00586423" w:rsidRDefault="007D160A">
      <w:pPr>
        <w:pStyle w:val="Index"/>
      </w:pPr>
      <w:r>
        <w:t>Figure 25.  Search results order by DLRV algorithm, the last page</w:t>
      </w:r>
    </w:p>
    <w:p w14:paraId="3F727DC4" w14:textId="77777777" w:rsidR="00586423" w:rsidRDefault="00586423"/>
    <w:p w14:paraId="568722FF" w14:textId="77777777" w:rsidR="00586423" w:rsidRDefault="00586423"/>
    <w:p w14:paraId="1956792A" w14:textId="5C8FA266" w:rsidR="00586423" w:rsidRDefault="007D160A">
      <w:r>
        <w:t>Figures 24 and 25 are the first page and the last page of the matching resources. The value of the first resource on the first page is the highest, so it is ranked at the top. On the first page (Figure 24), most of the resources have much more positive feedback than negative feedback, especially the first one, which has 8468 positive feedback and 41 negative feedback. On the last page, all the values become negative numbers. In addition to feedback, the number of references and the reliability also reflect their impact. The number of resource references on the first page is relatively more and the value of reliability is higher. One of the reasons for high reliability is the user account weighs more. The weight number for different accounts are set and improved through the experiments, and finally decided 0, 0.5, 0.8 are reasonable respectively for uncertified (personal account) user, certified user, and organizational user.</w:t>
      </w:r>
    </w:p>
    <w:p w14:paraId="257302A5" w14:textId="77777777" w:rsidR="00586423" w:rsidRDefault="00586423"/>
    <w:p w14:paraId="48394B3C" w14:textId="77777777" w:rsidR="00586423" w:rsidRDefault="007D160A">
      <w:r>
        <w:t>This analyses are based on the 5 experiments conducted. First, testing data are mostly artificially generated; secondly, reliable or not, like or not, valuable or not, can be quite subjective. This study demonstrated possible approaches of experimental system evaluation. More objective verification needs to be given by real users' feedback after leasing the system to the public.</w:t>
      </w:r>
    </w:p>
    <w:p w14:paraId="590807B9" w14:textId="77777777" w:rsidR="00586423" w:rsidRDefault="00586423"/>
    <w:p w14:paraId="241D36A0" w14:textId="77777777" w:rsidR="00586423" w:rsidRDefault="007D160A">
      <w:r>
        <w:t>Finally, it needs to be pointed out that there is “keywords loss” in layer 2 and layer 3. This is mainly because layer 2 stores keywords, but some keywords are not parsed. Layer 3 stores “key-values” in memory, and some keywords can be paged out of the cache due to insufficient storage, as discussed in Section 5.2.5 (Cache Switch).</w:t>
      </w:r>
    </w:p>
    <w:p w14:paraId="0FC5599E" w14:textId="77777777" w:rsidR="00586423" w:rsidRDefault="007D160A">
      <w:pPr>
        <w:pStyle w:val="Heading1"/>
      </w:pPr>
      <w:bookmarkStart w:id="294" w:name="_Toc827698043"/>
      <w:bookmarkStart w:id="295" w:name="_Toc850281352"/>
      <w:r>
        <w:lastRenderedPageBreak/>
        <w:t>7 CONCLUSION</w:t>
      </w:r>
      <w:bookmarkEnd w:id="294"/>
      <w:bookmarkEnd w:id="295"/>
    </w:p>
    <w:p w14:paraId="210BAC6F" w14:textId="77777777" w:rsidR="00586423" w:rsidRDefault="007D160A">
      <w:r>
        <w:t xml:space="preserve">Although there are many kinds of search engines, deep into people's daily Internet life, there is still room to change, to improve. Not trying to recreate a search engine already available, this project to make one that </w:t>
      </w:r>
      <w:proofErr w:type="gramStart"/>
      <w:r>
        <w:t>is  different</w:t>
      </w:r>
      <w:proofErr w:type="gramEnd"/>
      <w:r>
        <w:t xml:space="preserve">, special, and most importantly be more useful in certain areas. This thesis proposes a novel search engine specifically for the field of learning and education. It supports users to search learning resources, not just any learning resources, but those that are ‘good’ – valuable to individual users’ learning purposes. </w:t>
      </w:r>
    </w:p>
    <w:p w14:paraId="57E2F457" w14:textId="77777777" w:rsidR="00586423" w:rsidRDefault="00586423"/>
    <w:p w14:paraId="38C49B87" w14:textId="77777777" w:rsidR="00586423" w:rsidRDefault="007D160A">
      <w:r>
        <w:t>This search engine has its special advantages: (1) Ensure the quality of search results; (2) Let users only focus on learning purpose; (3) Ease the development and operation of the search engine system.</w:t>
      </w:r>
    </w:p>
    <w:p w14:paraId="698F4F6D" w14:textId="77777777" w:rsidR="00586423" w:rsidRDefault="00586423"/>
    <w:p w14:paraId="39E6EA14" w14:textId="77777777" w:rsidR="00586423" w:rsidRDefault="007D160A">
      <w:r>
        <w:t xml:space="preserve">The research focuses on two aspects, which are also the two most concerned issues of search engines: (1) search speed, (2) result ranking. This search engine adopts 3-layer storage structure to solve issue (1). It uses </w:t>
      </w:r>
      <w:r>
        <w:rPr>
          <w:b/>
          <w:bCs/>
        </w:rPr>
        <w:t>DLRV</w:t>
      </w:r>
      <w:r>
        <w:t xml:space="preserve"> ranking algorithm to solve issue (2). This search engine is successfully built and tested for this research. </w:t>
      </w:r>
    </w:p>
    <w:p w14:paraId="6AAEE72A" w14:textId="77777777" w:rsidR="00586423" w:rsidRDefault="007D160A">
      <w:pPr>
        <w:pStyle w:val="Heading2"/>
      </w:pPr>
      <w:bookmarkStart w:id="296" w:name="_Toc323400083"/>
      <w:r>
        <w:t>7.1 Contribution</w:t>
      </w:r>
      <w:bookmarkEnd w:id="296"/>
    </w:p>
    <w:p w14:paraId="52E737A8" w14:textId="77777777" w:rsidR="00586423" w:rsidRDefault="007D160A">
      <w:r>
        <w:t xml:space="preserve">To summarize the contribution of this research: </w:t>
      </w:r>
    </w:p>
    <w:p w14:paraId="0B4F1C79" w14:textId="77777777" w:rsidR="00586423" w:rsidRDefault="007D160A">
      <w:pPr>
        <w:numPr>
          <w:ilvl w:val="0"/>
          <w:numId w:val="36"/>
        </w:numPr>
        <w:spacing w:before="200"/>
        <w:rPr>
          <w:rFonts w:eastAsia="Noto Sans CJK SC"/>
        </w:rPr>
      </w:pPr>
      <w:r>
        <w:rPr>
          <w:rFonts w:eastAsia="Noto Sans CJK SC"/>
        </w:rPr>
        <w:t>Research search engine technologies used on learning resources.</w:t>
      </w:r>
    </w:p>
    <w:p w14:paraId="75040BC5" w14:textId="77777777" w:rsidR="00586423" w:rsidRDefault="007D160A">
      <w:pPr>
        <w:numPr>
          <w:ilvl w:val="0"/>
          <w:numId w:val="36"/>
        </w:numPr>
        <w:rPr>
          <w:rFonts w:eastAsia="Noto Sans CJK SC"/>
        </w:rPr>
      </w:pPr>
      <w:r>
        <w:rPr>
          <w:rFonts w:eastAsia="Noto Sans CJK SC"/>
        </w:rPr>
        <w:t>Define the value of learning resources via quantitative methods.</w:t>
      </w:r>
    </w:p>
    <w:p w14:paraId="37447F26" w14:textId="77777777" w:rsidR="00586423" w:rsidRDefault="007D160A">
      <w:pPr>
        <w:numPr>
          <w:ilvl w:val="0"/>
          <w:numId w:val="36"/>
        </w:numPr>
        <w:rPr>
          <w:rFonts w:eastAsia="Noto Sans CJK SC"/>
        </w:rPr>
      </w:pPr>
      <w:r>
        <w:rPr>
          <w:rFonts w:eastAsia="Noto Sans CJK SC"/>
        </w:rPr>
        <w:t>Propose resources storage and rank in a search engine system.</w:t>
      </w:r>
    </w:p>
    <w:p w14:paraId="59CEB4F0" w14:textId="77777777" w:rsidR="00586423" w:rsidRDefault="007D160A">
      <w:pPr>
        <w:numPr>
          <w:ilvl w:val="0"/>
          <w:numId w:val="36"/>
        </w:numPr>
        <w:rPr>
          <w:rFonts w:eastAsia="Noto Sans CJK SC"/>
        </w:rPr>
      </w:pPr>
      <w:r>
        <w:rPr>
          <w:rFonts w:eastAsia="Noto Sans CJK SC"/>
        </w:rPr>
        <w:t xml:space="preserve">Build a web application that supports searching of education and learning resources.  </w:t>
      </w:r>
    </w:p>
    <w:p w14:paraId="6A0036BF" w14:textId="77777777" w:rsidR="00586423" w:rsidRDefault="007D160A">
      <w:pPr>
        <w:numPr>
          <w:ilvl w:val="0"/>
          <w:numId w:val="36"/>
        </w:numPr>
        <w:rPr>
          <w:rFonts w:eastAsia="Noto Sans CJK SC"/>
        </w:rPr>
      </w:pPr>
      <w:r>
        <w:rPr>
          <w:rFonts w:eastAsia="Noto Sans CJK SC"/>
        </w:rPr>
        <w:t>Design a verification method to locate valuable resources.</w:t>
      </w:r>
    </w:p>
    <w:p w14:paraId="25413C3E" w14:textId="77777777" w:rsidR="00586423" w:rsidRDefault="007D160A">
      <w:pPr>
        <w:numPr>
          <w:ilvl w:val="0"/>
          <w:numId w:val="36"/>
        </w:numPr>
      </w:pPr>
      <w:r>
        <w:rPr>
          <w:rFonts w:eastAsia="Noto Sans CJK SC"/>
        </w:rPr>
        <w:t>Apply user behavior to discover resource value.</w:t>
      </w:r>
    </w:p>
    <w:p w14:paraId="52B0DDDB" w14:textId="77777777" w:rsidR="00586423" w:rsidRDefault="007D160A">
      <w:pPr>
        <w:pStyle w:val="Heading2"/>
      </w:pPr>
      <w:bookmarkStart w:id="297" w:name="_Toc1189590917"/>
      <w:r>
        <w:t>7.2 Drawback and Future Work</w:t>
      </w:r>
      <w:bookmarkEnd w:id="297"/>
    </w:p>
    <w:p w14:paraId="663BF166" w14:textId="77777777" w:rsidR="00586423" w:rsidRDefault="00586423"/>
    <w:p w14:paraId="24A8C3E7" w14:textId="77777777" w:rsidR="00586423" w:rsidRDefault="007D160A">
      <w:r>
        <w:t xml:space="preserve">During the research on designing </w:t>
      </w:r>
      <w:r>
        <w:rPr>
          <w:b/>
          <w:bCs/>
        </w:rPr>
        <w:t>DLRV</w:t>
      </w:r>
      <w:r>
        <w:t xml:space="preserve"> algorithms, there are new issues found. For example, the "query timeout" occurs when the database is updated under high pressure; the "Reliability" of the six characteristics has two weights for the certified personal accounts and organizational accounts which cannot be accurately measured for the time being; more data orders need to be challenged. If there is more time, there issues may be revisited.</w:t>
      </w:r>
    </w:p>
    <w:p w14:paraId="79703354" w14:textId="77777777" w:rsidR="00586423" w:rsidRDefault="00586423"/>
    <w:p w14:paraId="606E297B" w14:textId="69E3F5FD" w:rsidR="00586423" w:rsidRDefault="007D160A">
      <w:r>
        <w:t xml:space="preserve">The future direction of this research will still focus on solving two basic issues: storage-query and ranking resources based on </w:t>
      </w:r>
      <w:r>
        <w:rPr>
          <w:b/>
          <w:bCs/>
        </w:rPr>
        <w:t>DLRV</w:t>
      </w:r>
      <w:r>
        <w:t xml:space="preserve">. About the paging technology in the 3-layers storage structure, large pages can be further divided into small pages. The issue "query timeout" when updating the information of resources can </w:t>
      </w:r>
      <w:r>
        <w:lastRenderedPageBreak/>
        <w:t>be improved by adding ECS (Elastic Compute Service) servers like Amazon EC2</w:t>
      </w:r>
      <w:r>
        <w:rPr>
          <w:rStyle w:val="EndnoteReference"/>
        </w:rPr>
        <w:endnoteReference w:id="25"/>
      </w:r>
      <w:r>
        <w:t xml:space="preserve">. About the weight variables in characteristic "Reliability" value calculation, </w:t>
      </w:r>
      <w:r w:rsidR="005D5C81" w:rsidRPr="005D5C81">
        <w:rPr>
          <w:color w:val="FF0000"/>
        </w:rPr>
        <w:t>it should take a lot</w:t>
      </w:r>
      <w:r w:rsidRPr="005D5C81">
        <w:rPr>
          <w:color w:val="FF0000"/>
        </w:rPr>
        <w:t xml:space="preserve"> </w:t>
      </w:r>
      <w:r w:rsidR="005D5C81" w:rsidRPr="005D5C81">
        <w:rPr>
          <w:color w:val="FF0000"/>
        </w:rPr>
        <w:t>testing</w:t>
      </w:r>
      <w:r w:rsidRPr="005D5C81">
        <w:rPr>
          <w:color w:val="FF0000"/>
        </w:rPr>
        <w:t xml:space="preserve"> </w:t>
      </w:r>
      <w:r w:rsidR="005D5C81" w:rsidRPr="005D5C81">
        <w:rPr>
          <w:color w:val="FF0000"/>
        </w:rPr>
        <w:t>to find good fittings</w:t>
      </w:r>
      <w:r w:rsidRPr="005D5C81">
        <w:rPr>
          <w:color w:val="FF0000"/>
        </w:rPr>
        <w:t xml:space="preserve">, or even </w:t>
      </w:r>
      <w:r w:rsidR="005D5C81" w:rsidRPr="005D5C81">
        <w:rPr>
          <w:color w:val="FF0000"/>
        </w:rPr>
        <w:t xml:space="preserve">better, </w:t>
      </w:r>
      <w:r w:rsidRPr="005D5C81">
        <w:rPr>
          <w:color w:val="FF0000"/>
        </w:rPr>
        <w:t>using real user feedback to make a more reasonable weight value.</w:t>
      </w:r>
    </w:p>
    <w:p w14:paraId="0BD96E98" w14:textId="77777777" w:rsidR="00586423" w:rsidRDefault="00586423"/>
    <w:p w14:paraId="2F747471" w14:textId="23E6B82D" w:rsidR="00586423" w:rsidRDefault="005D5C81">
      <w:r w:rsidRPr="005D5C81">
        <w:rPr>
          <w:color w:val="FF0000"/>
        </w:rPr>
        <w:t>As a software application,</w:t>
      </w:r>
      <w:r w:rsidR="007D160A" w:rsidRPr="005D5C81">
        <w:rPr>
          <w:color w:val="FF0000"/>
        </w:rPr>
        <w:t xml:space="preserve"> </w:t>
      </w:r>
      <w:r w:rsidR="007D160A">
        <w:t>the system must pass the actual test of Internet running to be live system. If more students, teachers, and educational institutions use this system, more resources will be collected and recognized. A practical search engine system for learning and educational resources can help a lot of people in this massive and ever-changing knowledge world.</w:t>
      </w:r>
    </w:p>
    <w:p w14:paraId="21A3E7DF" w14:textId="77777777" w:rsidR="00586423" w:rsidRDefault="00586423"/>
    <w:p w14:paraId="2803212B" w14:textId="77777777" w:rsidR="00586423" w:rsidRDefault="00586423"/>
    <w:p w14:paraId="1B1C2938" w14:textId="77777777" w:rsidR="00586423" w:rsidRDefault="00586423"/>
    <w:p w14:paraId="2265FE78" w14:textId="77777777" w:rsidR="00586423" w:rsidRDefault="00586423"/>
    <w:p w14:paraId="3DE0131E" w14:textId="77777777" w:rsidR="00586423" w:rsidRDefault="00586423"/>
    <w:p w14:paraId="584A315A" w14:textId="77777777" w:rsidR="00586423" w:rsidRDefault="00586423"/>
    <w:p w14:paraId="3154202A" w14:textId="77777777" w:rsidR="00586423" w:rsidRDefault="00586423"/>
    <w:p w14:paraId="0362B644" w14:textId="77777777" w:rsidR="00586423" w:rsidRDefault="00586423"/>
    <w:p w14:paraId="7CF6FB5B" w14:textId="77777777" w:rsidR="00586423" w:rsidRDefault="00586423"/>
    <w:p w14:paraId="2A15DC27" w14:textId="77777777" w:rsidR="00586423" w:rsidRDefault="00586423"/>
    <w:p w14:paraId="23AB9505" w14:textId="77777777" w:rsidR="00586423" w:rsidRDefault="00586423"/>
    <w:p w14:paraId="088093EC" w14:textId="77777777" w:rsidR="00586423" w:rsidRDefault="00586423"/>
    <w:p w14:paraId="47B77390" w14:textId="77777777" w:rsidR="00586423" w:rsidRDefault="00586423"/>
    <w:p w14:paraId="63D9494E" w14:textId="77777777" w:rsidR="00586423" w:rsidRDefault="00586423"/>
    <w:p w14:paraId="21DE280E" w14:textId="77777777" w:rsidR="00586423" w:rsidRDefault="00586423"/>
    <w:p w14:paraId="62B35815" w14:textId="77777777" w:rsidR="00586423" w:rsidRDefault="00586423"/>
    <w:p w14:paraId="154703E9" w14:textId="77777777" w:rsidR="00586423" w:rsidRDefault="00586423"/>
    <w:p w14:paraId="606DB2CC" w14:textId="77777777" w:rsidR="00586423" w:rsidRDefault="00586423"/>
    <w:p w14:paraId="6B711BF1" w14:textId="77777777" w:rsidR="00586423" w:rsidRDefault="00586423"/>
    <w:p w14:paraId="6D49D29A" w14:textId="77777777" w:rsidR="00586423" w:rsidRDefault="007D160A">
      <w:pPr>
        <w:pStyle w:val="Heading1"/>
      </w:pPr>
      <w:bookmarkStart w:id="298" w:name="_Toc276193704"/>
      <w:commentRangeStart w:id="299"/>
      <w:r>
        <w:lastRenderedPageBreak/>
        <w:t>REFERENCES</w:t>
      </w:r>
      <w:bookmarkEnd w:id="298"/>
      <w:commentRangeEnd w:id="299"/>
      <w:r w:rsidR="005D5C81">
        <w:rPr>
          <w:rStyle w:val="CommentReference"/>
          <w:b w:val="0"/>
        </w:rPr>
        <w:commentReference w:id="299"/>
      </w:r>
    </w:p>
    <w:sectPr w:rsidR="00586423">
      <w:footerReference w:type="default" r:id="rId48"/>
      <w:headerReference w:type="first" r:id="rId49"/>
      <w:footerReference w:type="first" r:id="rId50"/>
      <w:endnotePr>
        <w:numFmt w:val="decimal"/>
      </w:endnotePr>
      <w:pgSz w:w="11909" w:h="16833"/>
      <w:pgMar w:top="1080" w:right="734" w:bottom="2434" w:left="734" w:header="0" w:footer="720" w:gutter="0"/>
      <w:pgNumType w:start="1"/>
      <w:cols w:space="0"/>
      <w:formProt w:val="0"/>
      <w:titlePg/>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 w:author="Microsoft Office User" w:date="2020-08-21T15:14:00Z" w:initials="MOU">
    <w:p w14:paraId="3060DF52" w14:textId="77777777" w:rsidR="00171FD7" w:rsidRDefault="00171FD7">
      <w:pPr>
        <w:pStyle w:val="CommentText"/>
      </w:pPr>
      <w:r>
        <w:rPr>
          <w:rStyle w:val="CommentReference"/>
        </w:rPr>
        <w:annotationRef/>
      </w:r>
      <w:r>
        <w:t xml:space="preserve">Start from 1.  </w:t>
      </w:r>
    </w:p>
    <w:p w14:paraId="0C060FE3" w14:textId="77777777" w:rsidR="00171FD7" w:rsidRDefault="00171FD7">
      <w:pPr>
        <w:pStyle w:val="CommentText"/>
      </w:pPr>
    </w:p>
    <w:p w14:paraId="3EDFEDEE" w14:textId="706D3F5B" w:rsidR="00171FD7" w:rsidRDefault="00171FD7">
      <w:pPr>
        <w:pStyle w:val="CommentText"/>
      </w:pPr>
      <w:r>
        <w:t>Please update and check all the places that have those Figure numbers. Make sure the numbering is accurate in the contexts below or above the figures.</w:t>
      </w:r>
    </w:p>
  </w:comment>
  <w:comment w:id="19" w:author="Microsoft Office User" w:date="2020-08-21T15:19:00Z" w:initials="MOU">
    <w:p w14:paraId="19F36D96" w14:textId="77777777" w:rsidR="00171FD7" w:rsidRDefault="00171FD7">
      <w:pPr>
        <w:pStyle w:val="CommentText"/>
      </w:pPr>
      <w:r>
        <w:rPr>
          <w:rStyle w:val="CommentReference"/>
        </w:rPr>
        <w:annotationRef/>
      </w:r>
      <w:r>
        <w:t xml:space="preserve">Please make sure the consistency of the titles here and in the main context. </w:t>
      </w:r>
    </w:p>
    <w:p w14:paraId="1ECFF543" w14:textId="77777777" w:rsidR="00171FD7" w:rsidRDefault="00171FD7">
      <w:pPr>
        <w:pStyle w:val="CommentText"/>
      </w:pPr>
    </w:p>
    <w:p w14:paraId="3B9A9C5B" w14:textId="1752A07D" w:rsidR="00171FD7" w:rsidRDefault="00171FD7">
      <w:pPr>
        <w:pStyle w:val="CommentText"/>
      </w:pPr>
      <w:r>
        <w:t xml:space="preserve"> I saw some mismatching in style too, like using uppercases or lowercases. Please fix.</w:t>
      </w:r>
    </w:p>
  </w:comment>
  <w:comment w:id="44" w:author="Microsoft Office User" w:date="2020-08-21T15:30:00Z" w:initials="MOU">
    <w:p w14:paraId="7484DD20" w14:textId="77777777" w:rsidR="00171FD7" w:rsidRDefault="00171FD7">
      <w:pPr>
        <w:pStyle w:val="CommentText"/>
      </w:pPr>
      <w:r>
        <w:rPr>
          <w:rStyle w:val="CommentReference"/>
        </w:rPr>
        <w:annotationRef/>
      </w:r>
      <w:r>
        <w:t>Do you want to change LRV?  In thesis, ‘degree’ is never used in discussion.  LRV, LRV mode, they sound fine too</w:t>
      </w:r>
      <w:proofErr w:type="gramStart"/>
      <w:r>
        <w:t>..</w:t>
      </w:r>
      <w:proofErr w:type="gramEnd"/>
      <w:r>
        <w:t xml:space="preserve"> </w:t>
      </w:r>
    </w:p>
    <w:p w14:paraId="09E12A8B" w14:textId="77777777" w:rsidR="00171FD7" w:rsidRDefault="00171FD7">
      <w:pPr>
        <w:pStyle w:val="CommentText"/>
      </w:pPr>
    </w:p>
    <w:p w14:paraId="3559AFAD" w14:textId="512F4CAD" w:rsidR="00171FD7" w:rsidRDefault="00171FD7">
      <w:pPr>
        <w:pStyle w:val="CommentText"/>
      </w:pPr>
      <w:r>
        <w:t>If you make the change, make sure change all of them in the file. The 1</w:t>
      </w:r>
      <w:r w:rsidRPr="00191E82">
        <w:rPr>
          <w:vertAlign w:val="superscript"/>
        </w:rPr>
        <w:t>st</w:t>
      </w:r>
      <w:r>
        <w:t xml:space="preserve"> figure has the term too.  – The first figure is not very clear. Can you get a new screenshot?</w:t>
      </w:r>
    </w:p>
  </w:comment>
  <w:comment w:id="48" w:author="Chung, Joseph" w:date="2020-08-21T23:22:00Z" w:initials="JC">
    <w:p w14:paraId="6880FCE1" w14:textId="3599E888" w:rsidR="00BD2654" w:rsidRDefault="00BD2654">
      <w:pPr>
        <w:pStyle w:val="CommentText"/>
      </w:pPr>
      <w:r>
        <w:rPr>
          <w:rStyle w:val="CommentReference"/>
        </w:rPr>
        <w:annotationRef/>
      </w:r>
      <w:r>
        <w:t>I’m not sure if this sentence is needed.</w:t>
      </w:r>
    </w:p>
  </w:comment>
  <w:comment w:id="223" w:author="Microsoft Office User" w:date="2020-08-21T15:43:00Z" w:initials="MOU">
    <w:p w14:paraId="211991BD" w14:textId="58B5706C" w:rsidR="00171FD7" w:rsidRDefault="00171FD7">
      <w:pPr>
        <w:pStyle w:val="CommentText"/>
      </w:pPr>
      <w:r>
        <w:rPr>
          <w:rStyle w:val="CommentReference"/>
        </w:rPr>
        <w:annotationRef/>
      </w:r>
      <w:r>
        <w:t xml:space="preserve">You have the same reference numbering for footnote and bibliography. That is confusion.  Please change the biography style to the IEEE standard, </w:t>
      </w:r>
      <w:proofErr w:type="gramStart"/>
      <w:r>
        <w:t>like  [</w:t>
      </w:r>
      <w:proofErr w:type="gramEnd"/>
      <w:r>
        <w:t xml:space="preserve">1], [2,3],…   Try cross-reference function of MS Word. </w:t>
      </w:r>
    </w:p>
  </w:comment>
  <w:comment w:id="282" w:author="Microsoft Office User" w:date="2020-08-21T16:58:00Z" w:initials="MOU">
    <w:p w14:paraId="79491F29" w14:textId="058A9664" w:rsidR="00171FD7" w:rsidRDefault="00171FD7">
      <w:pPr>
        <w:pStyle w:val="CommentText"/>
      </w:pPr>
      <w:r>
        <w:rPr>
          <w:rStyle w:val="CommentReference"/>
        </w:rPr>
        <w:annotationRef/>
      </w:r>
      <w:r>
        <w:t xml:space="preserve">Explain a little more on this? What are generated here? </w:t>
      </w:r>
      <w:proofErr w:type="gramStart"/>
      <w:r>
        <w:t>query</w:t>
      </w:r>
      <w:proofErr w:type="gramEnd"/>
      <w:r>
        <w:t xml:space="preserve"> keywords?  If so, you shouldn’t use resource content. </w:t>
      </w:r>
    </w:p>
  </w:comment>
  <w:comment w:id="283" w:author="Microsoft Office User" w:date="2020-08-21T16:53:00Z" w:initials="MOU">
    <w:p w14:paraId="0BD6B9AE" w14:textId="4C62F0C0" w:rsidR="00171FD7" w:rsidRDefault="00171FD7">
      <w:pPr>
        <w:pStyle w:val="CommentText"/>
      </w:pPr>
      <w:r>
        <w:rPr>
          <w:rStyle w:val="CommentReference"/>
        </w:rPr>
        <w:annotationRef/>
      </w:r>
      <w:r>
        <w:t xml:space="preserve">You only cite Figure 23 here, so I moved the figure up here. Since this figure is moved up, you need to adjust the rest of Figure numbers and those mentioned in text. </w:t>
      </w:r>
    </w:p>
    <w:p w14:paraId="1B71AC06" w14:textId="273FE009" w:rsidR="00171FD7" w:rsidRDefault="00171FD7">
      <w:pPr>
        <w:pStyle w:val="CommentText"/>
      </w:pPr>
    </w:p>
  </w:comment>
  <w:comment w:id="284" w:author="Microsoft Office User" w:date="2020-08-21T17:03:00Z" w:initials="MOU">
    <w:p w14:paraId="68C855D7" w14:textId="616FDB20" w:rsidR="00171FD7" w:rsidRDefault="00171FD7">
      <w:pPr>
        <w:pStyle w:val="CommentText"/>
      </w:pPr>
      <w:r>
        <w:rPr>
          <w:rStyle w:val="CommentReference"/>
        </w:rPr>
        <w:annotationRef/>
      </w:r>
      <w:r>
        <w:t>What data? Keywords, right?</w:t>
      </w:r>
    </w:p>
  </w:comment>
  <w:comment w:id="288" w:author="Microsoft Office User" w:date="2020-08-21T16:08:00Z" w:initials="MOU">
    <w:p w14:paraId="5853D2B6" w14:textId="5A13A1FF" w:rsidR="00171FD7" w:rsidRDefault="00171FD7">
      <w:pPr>
        <w:pStyle w:val="CommentText"/>
      </w:pPr>
      <w:r>
        <w:rPr>
          <w:rStyle w:val="CommentReference"/>
        </w:rPr>
        <w:annotationRef/>
      </w:r>
      <w:r>
        <w:t>I changed the subtitle, since you have experiment # in the graphs already.  Remember to update in the content</w:t>
      </w:r>
      <w:proofErr w:type="gramStart"/>
      <w:r>
        <w:t>..</w:t>
      </w:r>
      <w:proofErr w:type="gramEnd"/>
    </w:p>
  </w:comment>
  <w:comment w:id="292" w:author="Microsoft Office User" w:date="2020-08-20T20:27:00Z" w:initials="MOU">
    <w:p w14:paraId="2F768B82" w14:textId="227174BF" w:rsidR="00171FD7" w:rsidRDefault="00171FD7">
      <w:pPr>
        <w:pStyle w:val="CommentText"/>
      </w:pPr>
      <w:r>
        <w:t>Confusing. What do you mean 1 million data?  1M resources?</w:t>
      </w:r>
    </w:p>
  </w:comment>
  <w:comment w:id="299" w:author="Microsoft Office User" w:date="2020-08-21T17:10:00Z" w:initials="MOU">
    <w:p w14:paraId="53B90719" w14:textId="77777777" w:rsidR="00171FD7" w:rsidRDefault="00171FD7">
      <w:pPr>
        <w:pStyle w:val="CommentText"/>
      </w:pPr>
      <w:r>
        <w:rPr>
          <w:rStyle w:val="CommentReference"/>
        </w:rPr>
        <w:annotationRef/>
      </w:r>
      <w:r>
        <w:t xml:space="preserve">The reference format needs to follow IEEE standard.  </w:t>
      </w:r>
      <w:proofErr w:type="spellStart"/>
      <w:r>
        <w:t>Eg</w:t>
      </w:r>
      <w:proofErr w:type="spellEnd"/>
      <w:r>
        <w:t xml:space="preserve">. </w:t>
      </w:r>
      <w:proofErr w:type="gramStart"/>
      <w:r>
        <w:t>author</w:t>
      </w:r>
      <w:proofErr w:type="gramEnd"/>
      <w:r>
        <w:t xml:space="preserve"> name, if it is your name, it should be  Y. Wang. ……</w:t>
      </w:r>
    </w:p>
    <w:p w14:paraId="7E70F2DD" w14:textId="77777777" w:rsidR="00171FD7" w:rsidRDefault="00171FD7">
      <w:pPr>
        <w:pStyle w:val="CommentText"/>
      </w:pPr>
    </w:p>
    <w:p w14:paraId="35E74E98" w14:textId="34B6EDAE" w:rsidR="00171FD7" w:rsidRDefault="00171FD7">
      <w:pPr>
        <w:pStyle w:val="CommentText"/>
      </w:pPr>
      <w:r>
        <w:t xml:space="preserve">There are many details of formatting to pay attention, for book, paper, for journal, for website.  </w:t>
      </w:r>
    </w:p>
    <w:p w14:paraId="65345ECD" w14:textId="645673B5" w:rsidR="00171FD7" w:rsidRDefault="00171FD7">
      <w:pPr>
        <w:pStyle w:val="CommentText"/>
      </w:pPr>
      <w:r>
        <w:t xml:space="preserve">Check the example thesis I sent you earlier.  Follow that strictly.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EDFEDEE" w15:done="0"/>
  <w15:commentEx w15:paraId="3B9A9C5B" w15:done="0"/>
  <w15:commentEx w15:paraId="3559AFAD" w15:done="0"/>
  <w15:commentEx w15:paraId="6880FCE1" w15:done="0"/>
  <w15:commentEx w15:paraId="211991BD" w15:done="0"/>
  <w15:commentEx w15:paraId="79491F29" w15:done="0"/>
  <w15:commentEx w15:paraId="1B71AC06" w15:done="0"/>
  <w15:commentEx w15:paraId="68C855D7" w15:done="0"/>
  <w15:commentEx w15:paraId="5853D2B6" w15:done="0"/>
  <w15:commentEx w15:paraId="2F768B82" w15:done="0"/>
  <w15:commentEx w15:paraId="65345EC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DFEDEE" w16cid:durableId="22EA636A"/>
  <w16cid:commentId w16cid:paraId="3B9A9C5B" w16cid:durableId="22EA6470"/>
  <w16cid:commentId w16cid:paraId="3559AFAD" w16cid:durableId="22EA66F9"/>
  <w16cid:commentId w16cid:paraId="211991BD" w16cid:durableId="22EA6A06"/>
  <w16cid:commentId w16cid:paraId="79491F29" w16cid:durableId="22EA7BC3"/>
  <w16cid:commentId w16cid:paraId="1B71AC06" w16cid:durableId="22EA7A79"/>
  <w16cid:commentId w16cid:paraId="68C855D7" w16cid:durableId="22EA7CC5"/>
  <w16cid:commentId w16cid:paraId="5853D2B6" w16cid:durableId="22EA700C"/>
  <w16cid:commentId w16cid:paraId="2F768B82" w16cid:durableId="22EA5FD5"/>
  <w16cid:commentId w16cid:paraId="65345ECD" w16cid:durableId="22EA7E8A"/>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302CE4" w14:textId="77777777" w:rsidR="00171FD7" w:rsidRDefault="00171FD7">
      <w:pPr>
        <w:spacing w:line="240" w:lineRule="auto"/>
      </w:pPr>
      <w:r>
        <w:separator/>
      </w:r>
    </w:p>
  </w:endnote>
  <w:endnote w:type="continuationSeparator" w:id="0">
    <w:p w14:paraId="64A96543" w14:textId="77777777" w:rsidR="00171FD7" w:rsidRDefault="00171FD7">
      <w:pPr>
        <w:spacing w:line="240" w:lineRule="auto"/>
      </w:pPr>
      <w:r>
        <w:continuationSeparator/>
      </w:r>
    </w:p>
  </w:endnote>
  <w:endnote w:id="1">
    <w:p w14:paraId="14BE57B5" w14:textId="77777777" w:rsidR="00171FD7" w:rsidRDefault="00171FD7">
      <w:pPr>
        <w:pStyle w:val="EndnoteText"/>
        <w:numPr>
          <w:ilvl w:val="0"/>
          <w:numId w:val="2"/>
        </w:numPr>
        <w:spacing w:line="480" w:lineRule="auto"/>
        <w:ind w:left="110" w:hanging="110"/>
        <w:rPr>
          <w:rStyle w:val="EndnoteReference"/>
          <w:vertAlign w:val="baseline"/>
        </w:rPr>
      </w:pPr>
      <w:r>
        <w:rPr>
          <w:rStyle w:val="EndnoteReference"/>
          <w:vertAlign w:val="baseline"/>
          <w:lang w:val="en-US"/>
        </w:rPr>
        <w:t xml:space="preserve">Patil, </w:t>
      </w:r>
      <w:proofErr w:type="spellStart"/>
      <w:r>
        <w:rPr>
          <w:rStyle w:val="EndnoteReference"/>
          <w:vertAlign w:val="baseline"/>
          <w:lang w:val="en-US"/>
        </w:rPr>
        <w:t>Yugandhara</w:t>
      </w:r>
      <w:proofErr w:type="spellEnd"/>
      <w:r>
        <w:rPr>
          <w:rStyle w:val="EndnoteReference"/>
          <w:vertAlign w:val="baseline"/>
          <w:lang w:val="en-US"/>
        </w:rPr>
        <w:t xml:space="preserve"> M and </w:t>
      </w:r>
      <w:proofErr w:type="spellStart"/>
      <w:r>
        <w:rPr>
          <w:rStyle w:val="EndnoteReference"/>
          <w:vertAlign w:val="baseline"/>
          <w:lang w:val="en-US"/>
        </w:rPr>
        <w:t>Sonal</w:t>
      </w:r>
      <w:proofErr w:type="spellEnd"/>
      <w:r>
        <w:rPr>
          <w:rStyle w:val="EndnoteReference"/>
          <w:vertAlign w:val="baseline"/>
          <w:lang w:val="en-US"/>
        </w:rPr>
        <w:t xml:space="preserve"> </w:t>
      </w:r>
      <w:proofErr w:type="spellStart"/>
      <w:r>
        <w:rPr>
          <w:rStyle w:val="EndnoteReference"/>
          <w:vertAlign w:val="baseline"/>
          <w:lang w:val="en-US"/>
        </w:rPr>
        <w:t>Patil</w:t>
      </w:r>
      <w:proofErr w:type="spellEnd"/>
      <w:r>
        <w:rPr>
          <w:rStyle w:val="EndnoteReference"/>
          <w:vertAlign w:val="baseline"/>
          <w:lang w:val="en-US"/>
        </w:rPr>
        <w:t>. “Review of Web Crawlers with Specification and Working.” (2016).</w:t>
      </w:r>
    </w:p>
  </w:endnote>
  <w:endnote w:id="2">
    <w:p w14:paraId="65377E7D" w14:textId="77777777" w:rsidR="00171FD7" w:rsidRDefault="00171FD7">
      <w:pPr>
        <w:pStyle w:val="EndnoteText"/>
        <w:numPr>
          <w:ilvl w:val="0"/>
          <w:numId w:val="2"/>
        </w:numPr>
        <w:spacing w:line="480" w:lineRule="auto"/>
        <w:ind w:left="110" w:hanging="110"/>
        <w:rPr>
          <w:rStyle w:val="EndnoteReference"/>
          <w:vertAlign w:val="baseline"/>
        </w:rPr>
      </w:pPr>
      <w:r>
        <w:rPr>
          <w:rStyle w:val="EndnoteReference"/>
          <w:vertAlign w:val="baseline"/>
        </w:rPr>
        <w:t xml:space="preserve">Google LLC, </w:t>
      </w:r>
      <w:hyperlink r:id="rId1" w:history="1">
        <w:r>
          <w:rPr>
            <w:rStyle w:val="EndnoteReference"/>
            <w:vertAlign w:val="baseline"/>
          </w:rPr>
          <w:t>"Googlebot"</w:t>
        </w:r>
      </w:hyperlink>
      <w:r>
        <w:rPr>
          <w:rStyle w:val="EndnoteReference"/>
          <w:vertAlign w:val="baseline"/>
        </w:rPr>
        <w:t>. Google. 2019-03-11. Retrieved 2019-03-11.</w:t>
      </w:r>
    </w:p>
  </w:endnote>
  <w:endnote w:id="3">
    <w:p w14:paraId="1CFC630B" w14:textId="77777777" w:rsidR="00171FD7" w:rsidRDefault="00171FD7">
      <w:pPr>
        <w:pStyle w:val="EndnoteText"/>
        <w:numPr>
          <w:ilvl w:val="0"/>
          <w:numId w:val="2"/>
        </w:numPr>
        <w:spacing w:line="480" w:lineRule="auto"/>
        <w:ind w:left="110" w:hanging="110"/>
        <w:rPr>
          <w:rStyle w:val="EndnoteReference"/>
          <w:vertAlign w:val="baseline"/>
        </w:rPr>
      </w:pPr>
      <w:r>
        <w:rPr>
          <w:rStyle w:val="EndnoteReference"/>
          <w:vertAlign w:val="baseline"/>
        </w:rPr>
        <w:t xml:space="preserve">Anonymous, </w:t>
      </w:r>
      <w:hyperlink r:id="rId2" w:history="1">
        <w:r>
          <w:rPr>
            <w:rStyle w:val="EndnoteReference"/>
            <w:vertAlign w:val="baseline"/>
          </w:rPr>
          <w:t>"</w:t>
        </w:r>
        <w:proofErr w:type="spellStart"/>
        <w:r>
          <w:rPr>
            <w:rStyle w:val="EndnoteReference"/>
            <w:vertAlign w:val="baseline"/>
          </w:rPr>
          <w:t>BingBot</w:t>
        </w:r>
        <w:proofErr w:type="spellEnd"/>
        <w:r>
          <w:rPr>
            <w:rStyle w:val="EndnoteReference"/>
            <w:vertAlign w:val="baseline"/>
          </w:rPr>
          <w:t xml:space="preserve"> Crawl Activity Surging?"</w:t>
        </w:r>
      </w:hyperlink>
      <w:r>
        <w:rPr>
          <w:rStyle w:val="EndnoteReference"/>
          <w:vertAlign w:val="baseline"/>
        </w:rPr>
        <w:t>. Retrieved 2016-07-16.</w:t>
      </w:r>
    </w:p>
  </w:endnote>
  <w:endnote w:id="4">
    <w:p w14:paraId="19706A7A" w14:textId="77777777" w:rsidR="00171FD7" w:rsidRDefault="00171FD7">
      <w:pPr>
        <w:pStyle w:val="EndnoteText"/>
        <w:numPr>
          <w:ilvl w:val="0"/>
          <w:numId w:val="2"/>
        </w:numPr>
        <w:spacing w:line="480" w:lineRule="auto"/>
        <w:ind w:left="110" w:hanging="110"/>
        <w:rPr>
          <w:rStyle w:val="EndnoteReference"/>
          <w:vertAlign w:val="baseline"/>
        </w:rPr>
      </w:pPr>
      <w:r>
        <w:rPr>
          <w:rStyle w:val="EndnoteReference"/>
          <w:vertAlign w:val="baseline"/>
        </w:rPr>
        <w:t>C.M. Rowman, Scalable Internet resource discovery: research problems and approaches, Communications of the ACM 37 (8) (1994) 98–107.</w:t>
      </w:r>
    </w:p>
  </w:endnote>
  <w:endnote w:id="5">
    <w:p w14:paraId="08B176C2" w14:textId="77777777" w:rsidR="00171FD7" w:rsidRDefault="00171FD7">
      <w:pPr>
        <w:pStyle w:val="EndnoteText"/>
        <w:numPr>
          <w:ilvl w:val="0"/>
          <w:numId w:val="2"/>
        </w:numPr>
        <w:spacing w:line="480" w:lineRule="auto"/>
        <w:ind w:left="110" w:hanging="110"/>
        <w:rPr>
          <w:rStyle w:val="EndnoteReference"/>
          <w:vertAlign w:val="baseline"/>
        </w:rPr>
      </w:pPr>
      <w:r>
        <w:rPr>
          <w:rStyle w:val="EndnoteReference"/>
          <w:vertAlign w:val="baseline"/>
          <w:lang w:val="en-US"/>
        </w:rPr>
        <w:t xml:space="preserve">Sanjay </w:t>
      </w:r>
      <w:proofErr w:type="spellStart"/>
      <w:r>
        <w:rPr>
          <w:rStyle w:val="EndnoteReference"/>
          <w:vertAlign w:val="baseline"/>
          <w:lang w:val="en-US"/>
        </w:rPr>
        <w:t>Ghemawat</w:t>
      </w:r>
      <w:proofErr w:type="spellEnd"/>
      <w:r>
        <w:rPr>
          <w:rStyle w:val="EndnoteReference"/>
          <w:vertAlign w:val="baseline"/>
          <w:lang w:val="en-US"/>
        </w:rPr>
        <w:t>,</w:t>
      </w:r>
      <w:r>
        <w:rPr>
          <w:rStyle w:val="EndnoteReference"/>
          <w:vertAlign w:val="baseline"/>
        </w:rPr>
        <w:t xml:space="preserve"> </w:t>
      </w:r>
      <w:r>
        <w:rPr>
          <w:rStyle w:val="EndnoteReference"/>
          <w:vertAlign w:val="baseline"/>
          <w:lang w:val="en-US"/>
        </w:rPr>
        <w:t xml:space="preserve">Howard </w:t>
      </w:r>
      <w:proofErr w:type="spellStart"/>
      <w:r>
        <w:rPr>
          <w:rStyle w:val="EndnoteReference"/>
          <w:vertAlign w:val="baseline"/>
          <w:lang w:val="en-US"/>
        </w:rPr>
        <w:t>Gobioff</w:t>
      </w:r>
      <w:proofErr w:type="spellEnd"/>
      <w:r>
        <w:rPr>
          <w:rStyle w:val="EndnoteReference"/>
          <w:vertAlign w:val="baseline"/>
          <w:lang w:val="en-US"/>
        </w:rPr>
        <w:t>,</w:t>
      </w:r>
      <w:r>
        <w:rPr>
          <w:rStyle w:val="EndnoteReference"/>
          <w:vertAlign w:val="baseline"/>
        </w:rPr>
        <w:t xml:space="preserve"> </w:t>
      </w:r>
      <w:r>
        <w:rPr>
          <w:rStyle w:val="EndnoteReference"/>
          <w:vertAlign w:val="baseline"/>
          <w:lang w:val="en-US"/>
        </w:rPr>
        <w:t>Shun-</w:t>
      </w:r>
      <w:proofErr w:type="spellStart"/>
      <w:r>
        <w:rPr>
          <w:rStyle w:val="EndnoteReference"/>
          <w:vertAlign w:val="baseline"/>
          <w:lang w:val="en-US"/>
        </w:rPr>
        <w:t>Tak</w:t>
      </w:r>
      <w:proofErr w:type="spellEnd"/>
      <w:r>
        <w:rPr>
          <w:rStyle w:val="EndnoteReference"/>
          <w:vertAlign w:val="baseline"/>
          <w:lang w:val="en-US"/>
        </w:rPr>
        <w:t xml:space="preserve"> Leung.</w:t>
      </w:r>
      <w:r>
        <w:rPr>
          <w:rStyle w:val="EndnoteReference"/>
          <w:vertAlign w:val="baseline"/>
        </w:rPr>
        <w:t xml:space="preserve"> </w:t>
      </w:r>
      <w:r>
        <w:rPr>
          <w:rStyle w:val="EndnoteReference"/>
          <w:vertAlign w:val="baseline"/>
          <w:lang w:val="en-US"/>
        </w:rPr>
        <w:t>The Google file system[C]</w:t>
      </w:r>
      <w:r>
        <w:rPr>
          <w:rStyle w:val="EndnoteReference"/>
          <w:vertAlign w:val="baseline"/>
        </w:rPr>
        <w:t xml:space="preserve"> </w:t>
      </w:r>
      <w:r>
        <w:rPr>
          <w:rStyle w:val="EndnoteReference"/>
          <w:vertAlign w:val="baseline"/>
          <w:lang w:val="en-US"/>
        </w:rPr>
        <w:t>Proc of SOSP 2003.</w:t>
      </w:r>
      <w:r>
        <w:t xml:space="preserve"> </w:t>
      </w:r>
      <w:r>
        <w:rPr>
          <w:rStyle w:val="EndnoteReference"/>
          <w:vertAlign w:val="baseline"/>
          <w:lang w:val="en-US"/>
        </w:rPr>
        <w:t>New York:</w:t>
      </w:r>
      <w:r>
        <w:t xml:space="preserve"> </w:t>
      </w:r>
      <w:r>
        <w:rPr>
          <w:rStyle w:val="EndnoteReference"/>
          <w:vertAlign w:val="baseline"/>
          <w:lang w:val="en-US"/>
        </w:rPr>
        <w:t>ACM,</w:t>
      </w:r>
      <w:r>
        <w:t xml:space="preserve"> </w:t>
      </w:r>
      <w:r>
        <w:rPr>
          <w:rStyle w:val="EndnoteReference"/>
          <w:vertAlign w:val="baseline"/>
          <w:lang w:val="en-US"/>
        </w:rPr>
        <w:t>2003:29-43</w:t>
      </w:r>
    </w:p>
  </w:endnote>
  <w:endnote w:id="6">
    <w:p w14:paraId="1B2598F1" w14:textId="77777777" w:rsidR="00171FD7" w:rsidRDefault="00171FD7">
      <w:pPr>
        <w:pStyle w:val="EndnoteText"/>
        <w:numPr>
          <w:ilvl w:val="0"/>
          <w:numId w:val="2"/>
        </w:numPr>
        <w:spacing w:line="480" w:lineRule="auto"/>
        <w:ind w:left="110" w:hanging="110"/>
        <w:rPr>
          <w:rStyle w:val="EndnoteReference"/>
          <w:vertAlign w:val="baseline"/>
        </w:rPr>
      </w:pPr>
      <w:r>
        <w:rPr>
          <w:rStyle w:val="EndnoteReference"/>
          <w:vertAlign w:val="baseline"/>
          <w:lang w:val="en-US"/>
        </w:rPr>
        <w:t xml:space="preserve">Zhang, Dell and </w:t>
      </w:r>
      <w:proofErr w:type="spellStart"/>
      <w:r>
        <w:rPr>
          <w:rStyle w:val="EndnoteReference"/>
          <w:vertAlign w:val="baseline"/>
          <w:lang w:val="en-US"/>
        </w:rPr>
        <w:t>Yisheng</w:t>
      </w:r>
      <w:proofErr w:type="spellEnd"/>
      <w:r>
        <w:rPr>
          <w:rStyle w:val="EndnoteReference"/>
          <w:vertAlign w:val="baseline"/>
          <w:lang w:val="en-US"/>
        </w:rPr>
        <w:t xml:space="preserve"> Dong. “An efficient algorithm to rank Web resources.” </w:t>
      </w:r>
      <w:proofErr w:type="spellStart"/>
      <w:r>
        <w:rPr>
          <w:rStyle w:val="EndnoteReference"/>
          <w:vertAlign w:val="baseline"/>
          <w:lang w:val="en-US"/>
        </w:rPr>
        <w:t>Comput</w:t>
      </w:r>
      <w:proofErr w:type="spellEnd"/>
      <w:r>
        <w:rPr>
          <w:rStyle w:val="EndnoteReference"/>
          <w:vertAlign w:val="baseline"/>
          <w:lang w:val="en-US"/>
        </w:rPr>
        <w:t>. Networks 33 (2000): 449-455.</w:t>
      </w:r>
    </w:p>
  </w:endnote>
  <w:endnote w:id="7">
    <w:p w14:paraId="0C690C54" w14:textId="77777777" w:rsidR="00171FD7" w:rsidRDefault="00171FD7">
      <w:pPr>
        <w:pStyle w:val="EndnoteText"/>
        <w:numPr>
          <w:ilvl w:val="0"/>
          <w:numId w:val="2"/>
        </w:numPr>
        <w:spacing w:line="480" w:lineRule="auto"/>
        <w:ind w:left="110" w:hanging="110"/>
        <w:rPr>
          <w:rStyle w:val="EndnoteReference"/>
          <w:vertAlign w:val="baseline"/>
        </w:rPr>
      </w:pPr>
      <w:r>
        <w:rPr>
          <w:rStyle w:val="EndnoteReference"/>
          <w:vertAlign w:val="baseline"/>
        </w:rPr>
        <w:t xml:space="preserve">Cliff Bowman, Veronique </w:t>
      </w:r>
      <w:proofErr w:type="spellStart"/>
      <w:r>
        <w:rPr>
          <w:rStyle w:val="EndnoteReference"/>
          <w:vertAlign w:val="baseline"/>
        </w:rPr>
        <w:t>Ambrosini</w:t>
      </w:r>
      <w:proofErr w:type="spellEnd"/>
      <w:r>
        <w:rPr>
          <w:rStyle w:val="EndnoteReference"/>
          <w:vertAlign w:val="baseline"/>
        </w:rPr>
        <w:t>, Identifying Valuable Resources, European Management Journal, Volume 25, Issue 4,2007,Pages 320-329,</w:t>
      </w:r>
      <w:r>
        <w:t xml:space="preserve"> </w:t>
      </w:r>
      <w:r>
        <w:rPr>
          <w:rStyle w:val="EndnoteReference"/>
          <w:vertAlign w:val="baseline"/>
        </w:rPr>
        <w:t>ISSN 0263-2373</w:t>
      </w:r>
    </w:p>
  </w:endnote>
  <w:endnote w:id="8">
    <w:p w14:paraId="350A9D87" w14:textId="77777777" w:rsidR="00171FD7" w:rsidRDefault="00171FD7">
      <w:pPr>
        <w:pStyle w:val="EndnoteText"/>
        <w:numPr>
          <w:ilvl w:val="0"/>
          <w:numId w:val="2"/>
        </w:numPr>
        <w:spacing w:line="480" w:lineRule="auto"/>
        <w:ind w:left="110" w:hanging="110"/>
        <w:rPr>
          <w:rStyle w:val="EndnoteReference"/>
          <w:vertAlign w:val="baseline"/>
        </w:rPr>
      </w:pPr>
      <w:r>
        <w:rPr>
          <w:rStyle w:val="EndnoteReference"/>
          <w:vertAlign w:val="baseline"/>
          <w:lang w:val="en-US"/>
        </w:rPr>
        <w:t>J.B. Barney</w:t>
      </w:r>
      <w:r>
        <w:rPr>
          <w:rStyle w:val="EndnoteReference"/>
          <w:vertAlign w:val="baseline"/>
        </w:rPr>
        <w:t xml:space="preserve">, </w:t>
      </w:r>
      <w:r>
        <w:rPr>
          <w:rStyle w:val="EndnoteReference"/>
          <w:vertAlign w:val="baseline"/>
          <w:lang w:val="en-US"/>
        </w:rPr>
        <w:t>Journal of Management, 17 (1991), pp. 99-120</w:t>
      </w:r>
    </w:p>
  </w:endnote>
  <w:endnote w:id="9">
    <w:p w14:paraId="734A018E" w14:textId="77777777" w:rsidR="00171FD7" w:rsidRDefault="00171FD7">
      <w:pPr>
        <w:pStyle w:val="EndnoteText"/>
        <w:numPr>
          <w:ilvl w:val="0"/>
          <w:numId w:val="2"/>
        </w:numPr>
        <w:spacing w:line="480" w:lineRule="auto"/>
        <w:ind w:left="110" w:hanging="110"/>
        <w:rPr>
          <w:rStyle w:val="EndnoteReference"/>
          <w:vertAlign w:val="baseline"/>
        </w:rPr>
      </w:pPr>
      <w:r>
        <w:rPr>
          <w:rStyle w:val="EndnoteReference"/>
          <w:vertAlign w:val="baseline"/>
        </w:rPr>
        <w:t xml:space="preserve">Reenskaug, </w:t>
      </w:r>
      <w:proofErr w:type="spellStart"/>
      <w:r>
        <w:rPr>
          <w:rStyle w:val="EndnoteReference"/>
          <w:vertAlign w:val="baseline"/>
        </w:rPr>
        <w:t>Trygve</w:t>
      </w:r>
      <w:proofErr w:type="spellEnd"/>
      <w:r>
        <w:rPr>
          <w:rStyle w:val="EndnoteReference"/>
          <w:vertAlign w:val="baseline"/>
        </w:rPr>
        <w:t>. </w:t>
      </w:r>
      <w:hyperlink r:id="rId3" w:history="1">
        <w:r>
          <w:rPr>
            <w:rStyle w:val="EndnoteReference"/>
            <w:vertAlign w:val="baseline"/>
          </w:rPr>
          <w:t xml:space="preserve">THING-MODEL-VIEW-EDITOR: an Example from a </w:t>
        </w:r>
        <w:proofErr w:type="spellStart"/>
        <w:r>
          <w:rPr>
            <w:rStyle w:val="EndnoteReference"/>
            <w:vertAlign w:val="baseline"/>
          </w:rPr>
          <w:t>planningsystem</w:t>
        </w:r>
        <w:proofErr w:type="spellEnd"/>
      </w:hyperlink>
      <w:r>
        <w:rPr>
          <w:rStyle w:val="EndnoteReference"/>
          <w:vertAlign w:val="baseline"/>
        </w:rPr>
        <w:t>, 12 MAY 1979</w:t>
      </w:r>
    </w:p>
  </w:endnote>
  <w:endnote w:id="10">
    <w:p w14:paraId="792AA9A8" w14:textId="77777777" w:rsidR="00171FD7" w:rsidRDefault="00171FD7">
      <w:pPr>
        <w:pStyle w:val="EndnoteText"/>
        <w:numPr>
          <w:ilvl w:val="0"/>
          <w:numId w:val="2"/>
        </w:numPr>
        <w:spacing w:line="480" w:lineRule="auto"/>
        <w:ind w:left="110" w:hanging="110"/>
        <w:rPr>
          <w:rStyle w:val="EndnoteReference"/>
          <w:vertAlign w:val="baseline"/>
        </w:rPr>
      </w:pPr>
      <w:r>
        <w:rPr>
          <w:rStyle w:val="EndnoteReference"/>
          <w:vertAlign w:val="baseline"/>
        </w:rPr>
        <w:t>Sullivan, Danny. </w:t>
      </w:r>
      <w:hyperlink r:id="rId4">
        <w:r>
          <w:rPr>
            <w:rStyle w:val="EndnoteReference"/>
            <w:vertAlign w:val="baseline"/>
          </w:rPr>
          <w:t>"Google: 100 Billion Searches Per Month, Search To Integrate Gmail, Launching Enhanced Search App For iOS."</w:t>
        </w:r>
      </w:hyperlink>
      <w:r>
        <w:rPr>
          <w:rStyle w:val="EndnoteReference"/>
          <w:vertAlign w:val="baseline"/>
        </w:rPr>
        <w:t> Search Engine Land. August 8, 2012</w:t>
      </w:r>
    </w:p>
  </w:endnote>
  <w:endnote w:id="11">
    <w:p w14:paraId="74BB82A5" w14:textId="77777777" w:rsidR="00171FD7" w:rsidRDefault="00171FD7">
      <w:pPr>
        <w:pStyle w:val="EndnoteText"/>
        <w:numPr>
          <w:ilvl w:val="0"/>
          <w:numId w:val="2"/>
        </w:numPr>
        <w:spacing w:line="480" w:lineRule="auto"/>
        <w:ind w:left="110" w:hanging="110"/>
        <w:rPr>
          <w:rStyle w:val="EndnoteReference"/>
          <w:vertAlign w:val="baseline"/>
        </w:rPr>
      </w:pPr>
      <w:r>
        <w:rPr>
          <w:rStyle w:val="EndnoteReference"/>
          <w:vertAlign w:val="baseline"/>
        </w:rPr>
        <w:t>Natasha Singer. How Google Took Over the Classroom. The New York Times, May 13, 2017</w:t>
      </w:r>
    </w:p>
  </w:endnote>
  <w:endnote w:id="12">
    <w:p w14:paraId="588FF471" w14:textId="77777777" w:rsidR="00171FD7" w:rsidRDefault="00171FD7">
      <w:pPr>
        <w:pStyle w:val="EndnoteText"/>
        <w:numPr>
          <w:ilvl w:val="0"/>
          <w:numId w:val="2"/>
        </w:numPr>
        <w:spacing w:line="480" w:lineRule="auto"/>
        <w:ind w:left="110" w:hanging="110"/>
        <w:rPr>
          <w:rStyle w:val="EndnoteReference"/>
          <w:vertAlign w:val="baseline"/>
        </w:rPr>
      </w:pPr>
      <w:r>
        <w:rPr>
          <w:rStyle w:val="EndnoteReference"/>
          <w:vertAlign w:val="baseline"/>
          <w:lang w:val="en-US"/>
        </w:rPr>
        <w:t>Collier, Ken W. (2011). Agile Analytics: A Value-Driven Approach to Business Intelligence and Data Warehousing. Pearson Education.</w:t>
      </w:r>
      <w:r>
        <w:rPr>
          <w:rStyle w:val="EndnoteReference"/>
          <w:vertAlign w:val="baseline"/>
        </w:rPr>
        <w:t xml:space="preserve"> </w:t>
      </w:r>
      <w:r>
        <w:rPr>
          <w:rStyle w:val="EndnoteReference"/>
          <w:vertAlign w:val="baseline"/>
          <w:lang w:val="en-US"/>
        </w:rPr>
        <w:t>pp. 121 ff. </w:t>
      </w:r>
      <w:hyperlink r:id="rId5" w:tooltip="ISBN (identifier)" w:history="1">
        <w:r>
          <w:rPr>
            <w:rStyle w:val="EndnoteReference"/>
            <w:vertAlign w:val="baseline"/>
          </w:rPr>
          <w:t>ISBN</w:t>
        </w:r>
      </w:hyperlink>
      <w:r>
        <w:rPr>
          <w:rStyle w:val="EndnoteReference"/>
          <w:vertAlign w:val="baseline"/>
          <w:lang w:val="en-US"/>
        </w:rPr>
        <w:t> </w:t>
      </w:r>
      <w:hyperlink r:id="rId6" w:tooltip="Special:BookSources/9780321669544" w:history="1">
        <w:r>
          <w:rPr>
            <w:rStyle w:val="EndnoteReference"/>
            <w:vertAlign w:val="baseline"/>
          </w:rPr>
          <w:t>9780321669544</w:t>
        </w:r>
      </w:hyperlink>
      <w:r>
        <w:rPr>
          <w:rStyle w:val="EndnoteReference"/>
          <w:vertAlign w:val="baseline"/>
          <w:lang w:val="en-US"/>
        </w:rPr>
        <w:t>.</w:t>
      </w:r>
    </w:p>
  </w:endnote>
  <w:endnote w:id="13">
    <w:p w14:paraId="25A180AC" w14:textId="77777777" w:rsidR="00171FD7" w:rsidRDefault="00171FD7">
      <w:pPr>
        <w:pStyle w:val="EndnoteText"/>
        <w:numPr>
          <w:ilvl w:val="0"/>
          <w:numId w:val="2"/>
        </w:numPr>
        <w:spacing w:line="480" w:lineRule="auto"/>
        <w:ind w:left="110" w:hanging="110"/>
        <w:rPr>
          <w:rStyle w:val="EndnoteReference"/>
          <w:vertAlign w:val="baseline"/>
        </w:rPr>
      </w:pPr>
      <w:r>
        <w:rPr>
          <w:rStyle w:val="EndnoteReference"/>
          <w:vertAlign w:val="baseline"/>
        </w:rPr>
        <w:t xml:space="preserve">Anonymous, </w:t>
      </w:r>
      <w:hyperlink r:id="rId7" w:history="1">
        <w:r>
          <w:rPr>
            <w:rStyle w:val="EndnoteReference"/>
            <w:vertAlign w:val="baseline"/>
            <w:lang w:val="en-US"/>
          </w:rPr>
          <w:t>"What is Agile Software Development?"</w:t>
        </w:r>
      </w:hyperlink>
      <w:r>
        <w:rPr>
          <w:rStyle w:val="EndnoteReference"/>
          <w:vertAlign w:val="baseline"/>
          <w:lang w:val="en-US"/>
        </w:rPr>
        <w:t>. Agile Alliance. 8 June 2013. Retrieved 4 April 2015.</w:t>
      </w:r>
    </w:p>
  </w:endnote>
  <w:endnote w:id="14">
    <w:p w14:paraId="3FD2165C" w14:textId="77777777" w:rsidR="00171FD7" w:rsidRDefault="00171FD7">
      <w:pPr>
        <w:pStyle w:val="EndnoteText"/>
        <w:numPr>
          <w:ilvl w:val="0"/>
          <w:numId w:val="2"/>
        </w:numPr>
        <w:spacing w:line="480" w:lineRule="auto"/>
        <w:ind w:left="100" w:hanging="100"/>
      </w:pPr>
      <w:r>
        <w:t xml:space="preserve">Dilley, J. et al. “Globally Distributed Content Delivery.” IEEE Internet </w:t>
      </w:r>
      <w:proofErr w:type="spellStart"/>
      <w:r>
        <w:t>Comput</w:t>
      </w:r>
      <w:proofErr w:type="spellEnd"/>
      <w:r>
        <w:t>. 6 (2002): 50-58.</w:t>
      </w:r>
    </w:p>
  </w:endnote>
  <w:endnote w:id="15">
    <w:p w14:paraId="79B09305" w14:textId="77777777" w:rsidR="00171FD7" w:rsidRDefault="00171FD7">
      <w:pPr>
        <w:pStyle w:val="EndnoteText"/>
        <w:numPr>
          <w:ilvl w:val="0"/>
          <w:numId w:val="2"/>
        </w:numPr>
        <w:spacing w:line="480" w:lineRule="auto"/>
        <w:ind w:left="110" w:hanging="110"/>
        <w:rPr>
          <w:rStyle w:val="EndnoteReference"/>
          <w:vertAlign w:val="baseline"/>
        </w:rPr>
      </w:pPr>
      <w:r>
        <w:rPr>
          <w:rStyle w:val="EndnoteReference"/>
          <w:vertAlign w:val="baseline"/>
        </w:rPr>
        <w:t>Anonym</w:t>
      </w:r>
      <w:r>
        <w:rPr>
          <w:rStyle w:val="EndnoteReference"/>
          <w:rFonts w:cs="Times New Roman"/>
          <w:vertAlign w:val="baseline"/>
        </w:rPr>
        <w:t>ous, OMG™ U</w:t>
      </w:r>
      <w:r>
        <w:rPr>
          <w:rStyle w:val="EndnoteReference"/>
          <w:vertAlign w:val="baseline"/>
        </w:rPr>
        <w:t>nified Modeling Language™ (OMG UML®) specifications</w:t>
      </w:r>
      <w:r>
        <w:rPr>
          <w:rStyle w:val="EndnoteReference"/>
          <w:vertAlign w:val="baseline"/>
          <w:lang w:val="en-US"/>
        </w:rPr>
        <w:t xml:space="preserve">, </w:t>
      </w:r>
      <w:r>
        <w:rPr>
          <w:rStyle w:val="EndnoteReference"/>
          <w:vertAlign w:val="baseline"/>
        </w:rPr>
        <w:t xml:space="preserve">Kirill </w:t>
      </w:r>
      <w:proofErr w:type="spellStart"/>
      <w:r>
        <w:rPr>
          <w:rStyle w:val="EndnoteReference"/>
          <w:vertAlign w:val="baseline"/>
        </w:rPr>
        <w:t>Fakhroutdinov</w:t>
      </w:r>
      <w:proofErr w:type="spellEnd"/>
      <w:r>
        <w:rPr>
          <w:rStyle w:val="EndnoteReference"/>
          <w:vertAlign w:val="baseline"/>
          <w:lang w:val="en-US"/>
        </w:rPr>
        <w:t xml:space="preserve"> 2007-2016</w:t>
      </w:r>
    </w:p>
  </w:endnote>
  <w:endnote w:id="16">
    <w:p w14:paraId="06053196" w14:textId="77777777" w:rsidR="00171FD7" w:rsidRDefault="00171FD7">
      <w:pPr>
        <w:pStyle w:val="EndnoteText"/>
        <w:numPr>
          <w:ilvl w:val="0"/>
          <w:numId w:val="2"/>
        </w:numPr>
        <w:spacing w:line="480" w:lineRule="auto"/>
        <w:ind w:left="110" w:hanging="110"/>
        <w:rPr>
          <w:rStyle w:val="EndnoteReference"/>
          <w:vertAlign w:val="baseline"/>
          <w:lang w:val="en-US"/>
        </w:rPr>
      </w:pPr>
      <w:r>
        <w:rPr>
          <w:rStyle w:val="EndnoteReference"/>
          <w:vertAlign w:val="baseline"/>
          <w:lang w:val="en-US"/>
        </w:rPr>
        <w:t>Burbeck, S.. “Applications programming in smalltalk-80: how to use model-view-controller (</w:t>
      </w:r>
      <w:proofErr w:type="spellStart"/>
      <w:r>
        <w:rPr>
          <w:rStyle w:val="EndnoteReference"/>
          <w:vertAlign w:val="baseline"/>
          <w:lang w:val="en-US"/>
        </w:rPr>
        <w:t>mvc</w:t>
      </w:r>
      <w:proofErr w:type="spellEnd"/>
      <w:r>
        <w:rPr>
          <w:rStyle w:val="EndnoteReference"/>
          <w:vertAlign w:val="baseline"/>
          <w:lang w:val="en-US"/>
        </w:rPr>
        <w:t>).” (1987).</w:t>
      </w:r>
    </w:p>
  </w:endnote>
  <w:endnote w:id="17">
    <w:p w14:paraId="104C0A42" w14:textId="77777777" w:rsidR="00171FD7" w:rsidRDefault="00171FD7">
      <w:pPr>
        <w:pStyle w:val="EndnoteText"/>
        <w:numPr>
          <w:ilvl w:val="0"/>
          <w:numId w:val="2"/>
        </w:numPr>
        <w:spacing w:line="480" w:lineRule="auto"/>
        <w:ind w:left="100" w:hanging="100"/>
        <w:rPr>
          <w:rStyle w:val="EndnoteReference"/>
          <w:vertAlign w:val="baseline"/>
        </w:rPr>
      </w:pPr>
      <w:hyperlink r:id="rId8" w:tooltip="Doug Kaye (page does not exist)" w:history="1">
        <w:r>
          <w:rPr>
            <w:rStyle w:val="EndnoteReference"/>
            <w:vertAlign w:val="baseline"/>
          </w:rPr>
          <w:t>Doug Kaye</w:t>
        </w:r>
      </w:hyperlink>
      <w:r>
        <w:rPr>
          <w:rStyle w:val="EndnoteReference"/>
          <w:vertAlign w:val="baseline"/>
        </w:rPr>
        <w:t xml:space="preserve">, </w:t>
      </w:r>
      <w:r>
        <w:rPr>
          <w:rStyle w:val="EndnoteReference"/>
          <w:vertAlign w:val="baseline"/>
          <w:lang w:val="en-US"/>
        </w:rPr>
        <w:t>Loosely Coupled: The Missing Pieces of Web Services</w:t>
      </w:r>
      <w:r>
        <w:rPr>
          <w:rStyle w:val="EndnoteReference"/>
          <w:vertAlign w:val="baseline"/>
        </w:rPr>
        <w:t xml:space="preserve">, </w:t>
      </w:r>
      <w:r>
        <w:rPr>
          <w:rStyle w:val="EndnoteReference"/>
          <w:vertAlign w:val="baseline"/>
          <w:lang w:val="en-US"/>
        </w:rPr>
        <w:t>RDS Strategies LLC, 2003</w:t>
      </w:r>
      <w:r>
        <w:rPr>
          <w:rStyle w:val="EndnoteReference"/>
          <w:vertAlign w:val="baseline"/>
        </w:rPr>
        <w:t xml:space="preserve">, ISBN </w:t>
      </w:r>
      <w:r>
        <w:rPr>
          <w:rStyle w:val="EndnoteReference"/>
          <w:vertAlign w:val="baseline"/>
          <w:lang w:val="en-US"/>
        </w:rPr>
        <w:t>1881378241, 9781881378242</w:t>
      </w:r>
    </w:p>
  </w:endnote>
  <w:endnote w:id="18">
    <w:p w14:paraId="50323362" w14:textId="77777777" w:rsidR="00171FD7" w:rsidRDefault="00171FD7">
      <w:pPr>
        <w:pStyle w:val="EndnoteText"/>
        <w:numPr>
          <w:ilvl w:val="0"/>
          <w:numId w:val="2"/>
        </w:numPr>
        <w:spacing w:line="480" w:lineRule="auto"/>
        <w:ind w:left="110" w:hanging="110"/>
        <w:rPr>
          <w:rStyle w:val="EndnoteReference"/>
          <w:vertAlign w:val="baseline"/>
        </w:rPr>
      </w:pPr>
      <w:r>
        <w:rPr>
          <w:rStyle w:val="EndnoteReference"/>
          <w:vertAlign w:val="baseline"/>
          <w:lang w:val="en-US"/>
        </w:rPr>
        <w:t>Codd, E. F.. “A relational model of data for large shared data banks.” M.D. computing : computers in medical practice 15 3 (1970): 162-6 .</w:t>
      </w:r>
    </w:p>
  </w:endnote>
  <w:endnote w:id="19">
    <w:p w14:paraId="30EA134A" w14:textId="77777777" w:rsidR="00171FD7" w:rsidRDefault="00171FD7">
      <w:pPr>
        <w:pStyle w:val="EndnoteText"/>
        <w:numPr>
          <w:ilvl w:val="0"/>
          <w:numId w:val="2"/>
        </w:numPr>
        <w:spacing w:line="480" w:lineRule="auto"/>
        <w:ind w:left="110" w:hanging="110"/>
        <w:rPr>
          <w:rStyle w:val="EndnoteReference"/>
          <w:vertAlign w:val="baseline"/>
        </w:rPr>
      </w:pPr>
      <w:r>
        <w:rPr>
          <w:rStyle w:val="EndnoteReference"/>
          <w:vertAlign w:val="baseline"/>
          <w:lang w:val="en-US"/>
        </w:rPr>
        <w:t xml:space="preserve">Čerešňák, Roman and Michal </w:t>
      </w:r>
      <w:proofErr w:type="spellStart"/>
      <w:r>
        <w:rPr>
          <w:rStyle w:val="EndnoteReference"/>
          <w:vertAlign w:val="baseline"/>
          <w:lang w:val="en-US"/>
        </w:rPr>
        <w:t>Kvet</w:t>
      </w:r>
      <w:proofErr w:type="spellEnd"/>
      <w:r>
        <w:rPr>
          <w:rStyle w:val="EndnoteReference"/>
          <w:vertAlign w:val="baseline"/>
          <w:lang w:val="en-US"/>
        </w:rPr>
        <w:t xml:space="preserve">. “Comparison of query performance in relational a non-relation databases.” Transportation research </w:t>
      </w:r>
      <w:proofErr w:type="spellStart"/>
      <w:r>
        <w:rPr>
          <w:rStyle w:val="EndnoteReference"/>
          <w:vertAlign w:val="baseline"/>
          <w:lang w:val="en-US"/>
        </w:rPr>
        <w:t>procedia</w:t>
      </w:r>
      <w:proofErr w:type="spellEnd"/>
      <w:r>
        <w:rPr>
          <w:rStyle w:val="EndnoteReference"/>
          <w:vertAlign w:val="baseline"/>
          <w:lang w:val="en-US"/>
        </w:rPr>
        <w:t> 40 (2019): 170-177.</w:t>
      </w:r>
    </w:p>
  </w:endnote>
  <w:endnote w:id="20">
    <w:p w14:paraId="1EF2CBD0" w14:textId="77777777" w:rsidR="00171FD7" w:rsidRDefault="00171FD7">
      <w:pPr>
        <w:pStyle w:val="EndnoteText"/>
        <w:numPr>
          <w:ilvl w:val="0"/>
          <w:numId w:val="2"/>
        </w:numPr>
        <w:spacing w:line="480" w:lineRule="auto"/>
        <w:ind w:left="110" w:hanging="110"/>
        <w:rPr>
          <w:rStyle w:val="EndnoteReference"/>
          <w:vertAlign w:val="baseline"/>
        </w:rPr>
      </w:pPr>
      <w:r>
        <w:rPr>
          <w:rStyle w:val="EndnoteReference"/>
          <w:vertAlign w:val="baseline"/>
        </w:rPr>
        <w:t xml:space="preserve">Anonymous, </w:t>
      </w:r>
      <w:hyperlink r:id="rId9" w:history="1">
        <w:r>
          <w:rPr>
            <w:rStyle w:val="EndnoteReference"/>
            <w:vertAlign w:val="baseline"/>
            <w:lang w:val="en-US"/>
          </w:rPr>
          <w:t xml:space="preserve">RAM, virtual memory, </w:t>
        </w:r>
        <w:proofErr w:type="spellStart"/>
        <w:r>
          <w:rPr>
            <w:rStyle w:val="EndnoteReference"/>
            <w:vertAlign w:val="baseline"/>
            <w:lang w:val="en-US"/>
          </w:rPr>
          <w:t>pagefile</w:t>
        </w:r>
        <w:proofErr w:type="spellEnd"/>
        <w:r>
          <w:rPr>
            <w:rStyle w:val="EndnoteReference"/>
            <w:vertAlign w:val="baseline"/>
            <w:lang w:val="en-US"/>
          </w:rPr>
          <w:t>, and memory management in Windows</w:t>
        </w:r>
      </w:hyperlink>
      <w:r>
        <w:rPr>
          <w:rStyle w:val="EndnoteReference"/>
          <w:vertAlign w:val="baseline"/>
          <w:lang w:val="en-US"/>
        </w:rPr>
        <w:t>. Microsoft. [2012-11-26].</w:t>
      </w:r>
    </w:p>
  </w:endnote>
  <w:endnote w:id="21">
    <w:p w14:paraId="63819A71" w14:textId="77777777" w:rsidR="00171FD7" w:rsidRDefault="00171FD7">
      <w:pPr>
        <w:pStyle w:val="EndnoteText"/>
        <w:numPr>
          <w:ilvl w:val="0"/>
          <w:numId w:val="2"/>
        </w:numPr>
        <w:spacing w:line="480" w:lineRule="auto"/>
        <w:ind w:left="110" w:hanging="110"/>
        <w:rPr>
          <w:rStyle w:val="EndnoteReference"/>
          <w:vertAlign w:val="baseline"/>
          <w:lang w:val="en-US"/>
        </w:rPr>
      </w:pPr>
      <w:r>
        <w:rPr>
          <w:rStyle w:val="EndnoteReference"/>
          <w:vertAlign w:val="baseline"/>
          <w:lang w:val="en-US"/>
        </w:rPr>
        <w:t>Lee, D. et al. “LRFU: A Spectrum of Policies that Subsumes the Least Recently Used and Least Frequently Used Policies.” IEEE Trans. Computers 50 (2001): 1352-1361.</w:t>
      </w:r>
    </w:p>
  </w:endnote>
  <w:endnote w:id="22">
    <w:p w14:paraId="7E0EBD82" w14:textId="77777777" w:rsidR="00171FD7" w:rsidRDefault="00171FD7">
      <w:pPr>
        <w:pStyle w:val="EndnoteText"/>
        <w:numPr>
          <w:ilvl w:val="0"/>
          <w:numId w:val="2"/>
        </w:numPr>
        <w:spacing w:line="480" w:lineRule="auto"/>
        <w:ind w:left="110" w:hanging="110"/>
        <w:rPr>
          <w:rStyle w:val="EndnoteReference"/>
          <w:vertAlign w:val="baseline"/>
          <w:lang w:val="en-US"/>
        </w:rPr>
      </w:pPr>
      <w:r>
        <w:rPr>
          <w:rStyle w:val="EndnoteReference"/>
          <w:vertAlign w:val="baseline"/>
          <w:lang w:val="en-US"/>
        </w:rPr>
        <w:t>Patton, Ron. </w:t>
      </w:r>
      <w:hyperlink r:id="rId10" w:history="1">
        <w:r>
          <w:rPr>
            <w:rStyle w:val="EndnoteReference"/>
            <w:vertAlign w:val="baseline"/>
            <w:lang w:val="en-US"/>
          </w:rPr>
          <w:t>Software Testing</w:t>
        </w:r>
      </w:hyperlink>
      <w:r>
        <w:rPr>
          <w:rStyle w:val="EndnoteReference"/>
          <w:vertAlign w:val="baseline"/>
          <w:lang w:val="en-US"/>
        </w:rPr>
        <w:t xml:space="preserve"> (2nd ed.). Indianapolis: </w:t>
      </w:r>
      <w:proofErr w:type="spellStart"/>
      <w:r>
        <w:rPr>
          <w:rStyle w:val="EndnoteReference"/>
          <w:vertAlign w:val="baseline"/>
          <w:lang w:val="en-US"/>
        </w:rPr>
        <w:t>Sams</w:t>
      </w:r>
      <w:proofErr w:type="spellEnd"/>
      <w:r>
        <w:rPr>
          <w:rStyle w:val="EndnoteReference"/>
          <w:vertAlign w:val="baseline"/>
          <w:lang w:val="en-US"/>
        </w:rPr>
        <w:t xml:space="preserve"> Publishing (2005). </w:t>
      </w:r>
      <w:hyperlink r:id="rId11" w:tooltip="ISBN (identifier)" w:history="1">
        <w:r>
          <w:rPr>
            <w:rStyle w:val="EndnoteReference"/>
            <w:vertAlign w:val="baseline"/>
            <w:lang w:val="en-US"/>
          </w:rPr>
          <w:t>ISBN</w:t>
        </w:r>
      </w:hyperlink>
      <w:r>
        <w:rPr>
          <w:rStyle w:val="EndnoteReference"/>
          <w:vertAlign w:val="baseline"/>
          <w:lang w:val="en-US"/>
        </w:rPr>
        <w:t> </w:t>
      </w:r>
      <w:hyperlink r:id="rId12" w:tooltip="Special:BookSources/978-0672327988" w:history="1">
        <w:r>
          <w:rPr>
            <w:rStyle w:val="EndnoteReference"/>
            <w:vertAlign w:val="baseline"/>
            <w:lang w:val="en-US"/>
          </w:rPr>
          <w:t>978-0672327988</w:t>
        </w:r>
      </w:hyperlink>
      <w:r>
        <w:rPr>
          <w:rStyle w:val="EndnoteReference"/>
          <w:vertAlign w:val="baseline"/>
          <w:lang w:val="en-US"/>
        </w:rPr>
        <w:t>.</w:t>
      </w:r>
    </w:p>
  </w:endnote>
  <w:endnote w:id="23">
    <w:p w14:paraId="168929FA" w14:textId="77777777" w:rsidR="00171FD7" w:rsidRDefault="00171FD7">
      <w:pPr>
        <w:pStyle w:val="EndnoteText"/>
        <w:numPr>
          <w:ilvl w:val="0"/>
          <w:numId w:val="2"/>
        </w:numPr>
        <w:spacing w:line="480" w:lineRule="auto"/>
        <w:ind w:left="110" w:hanging="110"/>
        <w:rPr>
          <w:rStyle w:val="EndnoteReference"/>
          <w:vertAlign w:val="baseline"/>
        </w:rPr>
      </w:pPr>
      <w:r>
        <w:rPr>
          <w:rStyle w:val="EndnoteReference"/>
          <w:vertAlign w:val="baseline"/>
          <w:lang w:val="en-US"/>
        </w:rPr>
        <w:t>Limaye, M.G.. </w:t>
      </w:r>
      <w:hyperlink r:id="rId13" w:history="1">
        <w:r>
          <w:rPr>
            <w:rStyle w:val="EndnoteReference"/>
            <w:vertAlign w:val="baseline"/>
          </w:rPr>
          <w:t>Software Testing</w:t>
        </w:r>
      </w:hyperlink>
      <w:r>
        <w:rPr>
          <w:rStyle w:val="EndnoteReference"/>
          <w:vertAlign w:val="baseline"/>
          <w:lang w:val="en-US"/>
        </w:rPr>
        <w:t>. Tata McGraw-Hill Education (2009). pp. 108–11. </w:t>
      </w:r>
      <w:hyperlink r:id="rId14" w:tooltip="ISBN (identifier)" w:history="1">
        <w:r>
          <w:rPr>
            <w:rStyle w:val="EndnoteReference"/>
            <w:vertAlign w:val="baseline"/>
          </w:rPr>
          <w:t>ISBN</w:t>
        </w:r>
      </w:hyperlink>
      <w:r>
        <w:rPr>
          <w:rStyle w:val="EndnoteReference"/>
          <w:vertAlign w:val="baseline"/>
          <w:lang w:val="en-US"/>
        </w:rPr>
        <w:t> </w:t>
      </w:r>
      <w:hyperlink r:id="rId15" w:tooltip="Special:BookSources/9780070139909" w:history="1">
        <w:r>
          <w:rPr>
            <w:rStyle w:val="EndnoteReference"/>
            <w:vertAlign w:val="baseline"/>
          </w:rPr>
          <w:t>9780070139909</w:t>
        </w:r>
      </w:hyperlink>
      <w:r>
        <w:rPr>
          <w:rStyle w:val="EndnoteReference"/>
          <w:vertAlign w:val="baseline"/>
          <w:lang w:val="en-US"/>
        </w:rPr>
        <w:t>.</w:t>
      </w:r>
    </w:p>
  </w:endnote>
  <w:endnote w:id="24">
    <w:p w14:paraId="271C1824" w14:textId="77777777" w:rsidR="00171FD7" w:rsidRDefault="00171FD7">
      <w:pPr>
        <w:pStyle w:val="EndnoteText"/>
        <w:numPr>
          <w:ilvl w:val="0"/>
          <w:numId w:val="2"/>
        </w:numPr>
        <w:spacing w:line="480" w:lineRule="auto"/>
        <w:ind w:left="110" w:hanging="110"/>
        <w:rPr>
          <w:rStyle w:val="EndnoteReference"/>
          <w:vertAlign w:val="baseline"/>
        </w:rPr>
      </w:pPr>
      <w:r>
        <w:rPr>
          <w:rStyle w:val="EndnoteReference"/>
          <w:vertAlign w:val="baseline"/>
          <w:lang w:val="en-US"/>
        </w:rPr>
        <w:t>Saleh, K.A.. </w:t>
      </w:r>
      <w:hyperlink r:id="rId16" w:history="1">
        <w:r>
          <w:rPr>
            <w:rStyle w:val="EndnoteReference"/>
            <w:vertAlign w:val="baseline"/>
          </w:rPr>
          <w:t>Software Engineering</w:t>
        </w:r>
      </w:hyperlink>
      <w:r>
        <w:rPr>
          <w:rStyle w:val="EndnoteReference"/>
          <w:vertAlign w:val="baseline"/>
          <w:lang w:val="en-US"/>
        </w:rPr>
        <w:t>. J. Ross Publishing (2009). pp. 224–41. </w:t>
      </w:r>
      <w:hyperlink r:id="rId17" w:tooltip="ISBN (identifier)" w:history="1">
        <w:r>
          <w:rPr>
            <w:rStyle w:val="EndnoteReference"/>
            <w:vertAlign w:val="baseline"/>
          </w:rPr>
          <w:t>ISBN</w:t>
        </w:r>
      </w:hyperlink>
      <w:r>
        <w:rPr>
          <w:rStyle w:val="EndnoteReference"/>
          <w:vertAlign w:val="baseline"/>
          <w:lang w:val="en-US"/>
        </w:rPr>
        <w:t> </w:t>
      </w:r>
      <w:hyperlink r:id="rId18" w:tooltip="Special:BookSources/9781932159943" w:history="1">
        <w:r>
          <w:rPr>
            <w:rStyle w:val="EndnoteReference"/>
            <w:vertAlign w:val="baseline"/>
          </w:rPr>
          <w:t>9781932159943</w:t>
        </w:r>
      </w:hyperlink>
      <w:r>
        <w:rPr>
          <w:rStyle w:val="EndnoteReference"/>
          <w:vertAlign w:val="baseline"/>
          <w:lang w:val="en-US"/>
        </w:rPr>
        <w:t>.</w:t>
      </w:r>
    </w:p>
  </w:endnote>
  <w:endnote w:id="25">
    <w:p w14:paraId="7BD6D904" w14:textId="77777777" w:rsidR="00171FD7" w:rsidRDefault="00171FD7">
      <w:pPr>
        <w:pStyle w:val="EndnoteText"/>
        <w:numPr>
          <w:ilvl w:val="0"/>
          <w:numId w:val="2"/>
        </w:numPr>
        <w:spacing w:line="480" w:lineRule="auto"/>
        <w:ind w:left="110" w:hanging="110"/>
        <w:rPr>
          <w:rStyle w:val="EndnoteReference"/>
          <w:vertAlign w:val="baseline"/>
          <w:lang w:val="en-US"/>
        </w:rPr>
      </w:pPr>
      <w:r>
        <w:rPr>
          <w:rStyle w:val="EndnoteReference"/>
          <w:vertAlign w:val="baseline"/>
          <w:lang w:val="en-US"/>
        </w:rPr>
        <w:t>LaMonica, Martin. </w:t>
      </w:r>
      <w:hyperlink r:id="rId19" w:history="1">
        <w:r>
          <w:rPr>
            <w:rStyle w:val="EndnoteReference"/>
            <w:vertAlign w:val="baseline"/>
            <w:lang w:val="en-US"/>
          </w:rPr>
          <w:t>"Amazon Web Services adds 'resiliency' to EC2 compute service"</w:t>
        </w:r>
      </w:hyperlink>
      <w:r>
        <w:rPr>
          <w:rStyle w:val="EndnoteReference"/>
          <w:vertAlign w:val="baseline"/>
          <w:lang w:val="en-US"/>
        </w:rPr>
        <w:t>. </w:t>
      </w:r>
      <w:hyperlink r:id="rId20" w:tooltip="CNET" w:history="1">
        <w:r>
          <w:rPr>
            <w:rStyle w:val="EndnoteReference"/>
            <w:vertAlign w:val="baseline"/>
            <w:lang w:val="en-US"/>
          </w:rPr>
          <w:t>CNET</w:t>
        </w:r>
      </w:hyperlink>
      <w:r>
        <w:rPr>
          <w:rStyle w:val="EndnoteReference"/>
          <w:vertAlign w:val="baseline"/>
          <w:lang w:val="en-US"/>
        </w:rPr>
        <w:t>. Retrieved August 1, 2009.</w:t>
      </w:r>
    </w:p>
    <w:p w14:paraId="7C507AA4" w14:textId="77777777" w:rsidR="00171FD7" w:rsidRDefault="00171FD7">
      <w:pPr>
        <w:pStyle w:val="EndnoteText"/>
        <w:ind w:left="0" w:firstLineChars="0" w:firstLine="0"/>
        <w:rPr>
          <w:rStyle w:val="EndnoteReference"/>
          <w:vertAlign w:val="baselin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ohit Devanagari">
    <w:altName w:val="Mangal"/>
    <w:charset w:val="00"/>
    <w:family w:val="auto"/>
    <w:pitch w:val="default"/>
    <w:sig w:usb0="80008023" w:usb1="00002042" w:usb2="00000000" w:usb3="00000000" w:csb0="00000001" w:csb1="00000000"/>
  </w:font>
  <w:font w:name="Liberation Sans">
    <w:altName w:val="Arial"/>
    <w:charset w:val="01"/>
    <w:family w:val="roman"/>
    <w:pitch w:val="default"/>
    <w:sig w:usb0="E0000AFF" w:usb1="500078FF" w:usb2="00000021" w:usb3="00000000" w:csb0="600001BF" w:csb1="DFF70000"/>
  </w:font>
  <w:font w:name="Noto Sans CJK SC">
    <w:altName w:val="Microsoft YaHei"/>
    <w:charset w:val="86"/>
    <w:family w:val="auto"/>
    <w:pitch w:val="default"/>
    <w:sig w:usb0="30000083" w:usb1="2BDF3C10" w:usb2="00000016" w:usb3="00000000" w:csb0="602E0107" w:csb1="00000000"/>
  </w:font>
  <w:font w:name="Microsoft YaHei UI">
    <w:altName w:val="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2F01C" w14:textId="77777777" w:rsidR="00171FD7" w:rsidRDefault="00171FD7">
    <w:pPr>
      <w:pStyle w:val="Footer"/>
    </w:pPr>
    <w:r>
      <w:rPr>
        <w:noProof/>
        <w:lang w:val="en-US" w:eastAsia="en-US"/>
      </w:rPr>
      <mc:AlternateContent>
        <mc:Choice Requires="wps">
          <w:drawing>
            <wp:anchor distT="0" distB="0" distL="114300" distR="114300" simplePos="0" relativeHeight="251685888" behindDoc="0" locked="0" layoutInCell="1" allowOverlap="1" wp14:anchorId="569531DE" wp14:editId="34A7009E">
              <wp:simplePos x="0" y="0"/>
              <wp:positionH relativeFrom="margin">
                <wp:align>right</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851276" w14:textId="721A33E5" w:rsidR="00171FD7" w:rsidRDefault="00171FD7">
                          <w:pPr>
                            <w:pStyle w:val="Footer"/>
                          </w:pPr>
                          <w:r>
                            <w:fldChar w:fldCharType="begin"/>
                          </w:r>
                          <w:r>
                            <w:instrText xml:space="preserve"> PAGE  \* MERGEFORMAT </w:instrText>
                          </w:r>
                          <w:r>
                            <w:fldChar w:fldCharType="separate"/>
                          </w:r>
                          <w:r w:rsidR="00983021">
                            <w:rPr>
                              <w:noProof/>
                            </w:rP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69531DE" id="_x0000_t202" coordsize="21600,21600" o:spt="202" path="m,l,21600r21600,l21600,xe">
              <v:stroke joinstyle="miter"/>
              <v:path gradientshapeok="t" o:connecttype="rect"/>
            </v:shapetype>
            <v:shape id="Text Box 39" o:spid="_x0000_s1026" type="#_x0000_t202" style="position:absolute;left:0;text-align:left;margin-left:92.8pt;margin-top:0;width:2in;height:2in;z-index:2516858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3Ou22FQCAAALBQAADgAAAAAAAAAAAAAAAAAuAgAAZHJzL2Uyb0RvYy54bWxQSwECLQAUAAYACAAA&#10;ACEAcarRudcAAAAFAQAADwAAAAAAAAAAAAAAAACuBAAAZHJzL2Rvd25yZXYueG1sUEsFBgAAAAAE&#10;AAQA8wAAALIFAAAAAA==&#10;" filled="f" stroked="f" strokeweight=".5pt">
              <v:textbox style="mso-fit-shape-to-text:t" inset="0,0,0,0">
                <w:txbxContent>
                  <w:p w14:paraId="11851276" w14:textId="721A33E5" w:rsidR="00171FD7" w:rsidRDefault="00171FD7">
                    <w:pPr>
                      <w:pStyle w:val="Footer"/>
                    </w:pPr>
                    <w:r>
                      <w:fldChar w:fldCharType="begin"/>
                    </w:r>
                    <w:r>
                      <w:instrText xml:space="preserve"> PAGE  \* MERGEFORMAT </w:instrText>
                    </w:r>
                    <w:r>
                      <w:fldChar w:fldCharType="separate"/>
                    </w:r>
                    <w:r w:rsidR="00983021">
                      <w:rPr>
                        <w:noProof/>
                      </w:rPr>
                      <w:t>I</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81300E" w14:textId="77777777" w:rsidR="00171FD7" w:rsidRDefault="00171FD7">
    <w:pPr>
      <w:jc w:val="right"/>
    </w:pPr>
    <w:r>
      <w:rPr>
        <w:noProof/>
        <w:lang w:val="en-US" w:eastAsia="en-US"/>
      </w:rPr>
      <mc:AlternateContent>
        <mc:Choice Requires="wps">
          <w:drawing>
            <wp:anchor distT="0" distB="0" distL="114300" distR="114300" simplePos="0" relativeHeight="251686912" behindDoc="0" locked="0" layoutInCell="1" allowOverlap="1" wp14:anchorId="05CF879E" wp14:editId="05926030">
              <wp:simplePos x="0" y="0"/>
              <wp:positionH relativeFrom="margin">
                <wp:align>right</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28647BD" w14:textId="4D647797" w:rsidR="00171FD7" w:rsidRDefault="00171FD7">
                          <w:pPr>
                            <w:pStyle w:val="Footer"/>
                          </w:pPr>
                          <w:r>
                            <w:fldChar w:fldCharType="begin"/>
                          </w:r>
                          <w:r>
                            <w:instrText xml:space="preserve"> PAGE  \* MERGEFORMAT </w:instrText>
                          </w:r>
                          <w:r>
                            <w:fldChar w:fldCharType="separate"/>
                          </w:r>
                          <w:r w:rsidR="00983021">
                            <w:rPr>
                              <w:noProof/>
                            </w:rPr>
                            <w:t xml:space="preserve"> </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5CF879E" id="_x0000_t202" coordsize="21600,21600" o:spt="202" path="m,l,21600r21600,l21600,xe">
              <v:stroke joinstyle="miter"/>
              <v:path gradientshapeok="t" o:connecttype="rect"/>
            </v:shapetype>
            <v:shape id="Text Box 40" o:spid="_x0000_s1027" type="#_x0000_t202" style="position:absolute;left:0;text-align:left;margin-left:92.8pt;margin-top:0;width:2in;height:2in;z-index:2516869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D9&#10;lgJGUwIAABIFAAAOAAAAAAAAAAAAAAAAAC4CAABkcnMvZTJvRG9jLnhtbFBLAQItABQABgAIAAAA&#10;IQBxqtG51wAAAAUBAAAPAAAAAAAAAAAAAAAAAK0EAABkcnMvZG93bnJldi54bWxQSwUGAAAAAAQA&#10;BADzAAAAsQUAAAAA&#10;" filled="f" stroked="f" strokeweight=".5pt">
              <v:textbox style="mso-fit-shape-to-text:t" inset="0,0,0,0">
                <w:txbxContent>
                  <w:p w14:paraId="528647BD" w14:textId="4D647797" w:rsidR="00171FD7" w:rsidRDefault="00171FD7">
                    <w:pPr>
                      <w:pStyle w:val="Footer"/>
                    </w:pPr>
                    <w:r>
                      <w:fldChar w:fldCharType="begin"/>
                    </w:r>
                    <w:r>
                      <w:instrText xml:space="preserve"> PAGE  \* MERGEFORMAT </w:instrText>
                    </w:r>
                    <w:r>
                      <w:fldChar w:fldCharType="separate"/>
                    </w:r>
                    <w:r w:rsidR="00983021">
                      <w:rPr>
                        <w:noProof/>
                      </w:rPr>
                      <w:t xml:space="preserve"> </w:t>
                    </w:r>
                    <w:r>
                      <w:fldChar w:fldCharType="end"/>
                    </w:r>
                  </w:p>
                </w:txbxContent>
              </v:textbox>
              <w10:wrap anchorx="margin"/>
            </v:shape>
          </w:pict>
        </mc:Fallback>
      </mc:AlternateContent>
    </w:r>
    <w:r>
      <w:rPr>
        <w:noProof/>
        <w:lang w:val="en-US" w:eastAsia="en-US"/>
      </w:rPr>
      <w:drawing>
        <wp:anchor distT="0" distB="0" distL="0" distR="0" simplePos="0" relativeHeight="251658240" behindDoc="1" locked="0" layoutInCell="1" allowOverlap="1" wp14:anchorId="5B80D638" wp14:editId="78A718CD">
          <wp:simplePos x="0" y="0"/>
          <wp:positionH relativeFrom="column">
            <wp:posOffset>-914400</wp:posOffset>
          </wp:positionH>
          <wp:positionV relativeFrom="paragraph">
            <wp:posOffset>895350</wp:posOffset>
          </wp:positionV>
          <wp:extent cx="10692130" cy="0"/>
          <wp:effectExtent l="0" t="0" r="0" b="0"/>
          <wp:wrapTopAndBottom/>
          <wp:docPr id="2" name="Image2"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horizontal line"/>
                  <pic:cNvPicPr>
                    <a:picLocks noChangeAspect="1" noChangeArrowheads="1"/>
                  </pic:cNvPicPr>
                </pic:nvPicPr>
                <pic:blipFill>
                  <a:blip r:embed="rId1"/>
                  <a:stretch>
                    <a:fillRect/>
                  </a:stretch>
                </pic:blipFill>
                <pic:spPr>
                  <a:xfrm>
                    <a:off x="0" y="0"/>
                    <a:ext cx="10692130" cy="2147011200"/>
                  </a:xfrm>
                  <a:prstGeom prst="rect">
                    <a:avLst/>
                  </a:prstGeom>
                </pic:spPr>
              </pic:pic>
            </a:graphicData>
          </a:graphic>
        </wp:anchor>
      </w:drawing>
    </w:r>
    <w:r>
      <w:rPr>
        <w:noProof/>
        <w:lang w:val="en-US" w:eastAsia="en-US"/>
      </w:rPr>
      <w:drawing>
        <wp:anchor distT="0" distB="0" distL="0" distR="0" simplePos="0" relativeHeight="251659264" behindDoc="1" locked="0" layoutInCell="1" allowOverlap="1" wp14:anchorId="3D6F7758" wp14:editId="78424302">
          <wp:simplePos x="0" y="0"/>
          <wp:positionH relativeFrom="column">
            <wp:posOffset>-914400</wp:posOffset>
          </wp:positionH>
          <wp:positionV relativeFrom="paragraph">
            <wp:posOffset>657225</wp:posOffset>
          </wp:positionV>
          <wp:extent cx="10692130" cy="0"/>
          <wp:effectExtent l="0" t="0" r="0" b="0"/>
          <wp:wrapTopAndBottom/>
          <wp:docPr id="27" name="Image1"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 descr="footer"/>
                  <pic:cNvPicPr>
                    <a:picLocks noChangeAspect="1" noChangeArrowheads="1"/>
                  </pic:cNvPicPr>
                </pic:nvPicPr>
                <pic:blipFill>
                  <a:blip r:embed="rId1"/>
                  <a:stretch>
                    <a:fillRect/>
                  </a:stretch>
                </pic:blipFill>
                <pic:spPr>
                  <a:xfrm>
                    <a:off x="0" y="0"/>
                    <a:ext cx="10692130" cy="2147011200"/>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B0B2F3" w14:textId="77777777" w:rsidR="00171FD7" w:rsidRDefault="00171FD7">
    <w:r>
      <w:rPr>
        <w:noProof/>
        <w:lang w:val="en-US" w:eastAsia="en-US"/>
      </w:rPr>
      <mc:AlternateContent>
        <mc:Choice Requires="wps">
          <w:drawing>
            <wp:anchor distT="0" distB="0" distL="114300" distR="114300" simplePos="0" relativeHeight="251687936" behindDoc="0" locked="0" layoutInCell="1" allowOverlap="1" wp14:anchorId="21118DFA" wp14:editId="3980792D">
              <wp:simplePos x="0" y="0"/>
              <wp:positionH relativeFrom="margin">
                <wp:align>right</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01DA640" w14:textId="39D47CA2" w:rsidR="00171FD7" w:rsidRDefault="00171FD7">
                          <w:pPr>
                            <w:pStyle w:val="Footer"/>
                          </w:pPr>
                          <w:r>
                            <w:fldChar w:fldCharType="begin"/>
                          </w:r>
                          <w:r>
                            <w:instrText xml:space="preserve"> PAGE  \* MERGEFORMAT </w:instrText>
                          </w:r>
                          <w:r>
                            <w:fldChar w:fldCharType="separate"/>
                          </w:r>
                          <w:r w:rsidR="007B6103">
                            <w:rPr>
                              <w:noProof/>
                            </w:rPr>
                            <w:t>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1118DFA" id="_x0000_t202" coordsize="21600,21600" o:spt="202" path="m,l,21600r21600,l21600,xe">
              <v:stroke joinstyle="miter"/>
              <v:path gradientshapeok="t" o:connecttype="rect"/>
            </v:shapetype>
            <v:shape id="Text Box 41" o:spid="_x0000_s1028" type="#_x0000_t202" style="position:absolute;left:0;text-align:left;margin-left:92.8pt;margin-top:0;width:2in;height:2in;z-index:25168793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A8JIUMVgIAABIFAAAOAAAAAAAAAAAAAAAAAC4CAABkcnMvZTJvRG9jLnhtbFBLAQItABQABgAI&#10;AAAAIQBxqtG51wAAAAUBAAAPAAAAAAAAAAAAAAAAALAEAABkcnMvZG93bnJldi54bWxQSwUGAAAA&#10;AAQABADzAAAAtAUAAAAA&#10;" filled="f" stroked="f" strokeweight=".5pt">
              <v:textbox style="mso-fit-shape-to-text:t" inset="0,0,0,0">
                <w:txbxContent>
                  <w:p w14:paraId="301DA640" w14:textId="39D47CA2" w:rsidR="00171FD7" w:rsidRDefault="00171FD7">
                    <w:pPr>
                      <w:pStyle w:val="Footer"/>
                    </w:pPr>
                    <w:r>
                      <w:fldChar w:fldCharType="begin"/>
                    </w:r>
                    <w:r>
                      <w:instrText xml:space="preserve"> PAGE  \* MERGEFORMAT </w:instrText>
                    </w:r>
                    <w:r>
                      <w:fldChar w:fldCharType="separate"/>
                    </w:r>
                    <w:r w:rsidR="007B6103">
                      <w:rPr>
                        <w:noProof/>
                      </w:rPr>
                      <w:t>V</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845C42" w14:textId="77777777" w:rsidR="00171FD7" w:rsidRDefault="00171FD7">
    <w:pPr>
      <w:jc w:val="right"/>
    </w:pPr>
    <w:r>
      <w:rPr>
        <w:noProof/>
        <w:lang w:val="en-US" w:eastAsia="en-US"/>
      </w:rPr>
      <mc:AlternateContent>
        <mc:Choice Requires="wps">
          <w:drawing>
            <wp:anchor distT="0" distB="0" distL="114300" distR="114300" simplePos="0" relativeHeight="251688960" behindDoc="0" locked="0" layoutInCell="1" allowOverlap="1" wp14:anchorId="10B58685" wp14:editId="1EF6679F">
              <wp:simplePos x="0" y="0"/>
              <wp:positionH relativeFrom="margin">
                <wp:align>right</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0418187" w14:textId="09D70866" w:rsidR="00171FD7" w:rsidRDefault="00171FD7">
                          <w:pPr>
                            <w:pStyle w:val="Footer"/>
                          </w:pPr>
                          <w:r>
                            <w:fldChar w:fldCharType="begin"/>
                          </w:r>
                          <w:r>
                            <w:instrText xml:space="preserve"> PAGE  \* MERGEFORMAT </w:instrText>
                          </w:r>
                          <w:r>
                            <w:fldChar w:fldCharType="separate"/>
                          </w:r>
                          <w:r w:rsidR="00983021">
                            <w:rPr>
                              <w:noProof/>
                            </w:rP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0B58685" id="_x0000_t202" coordsize="21600,21600" o:spt="202" path="m,l,21600r21600,l21600,xe">
              <v:stroke joinstyle="miter"/>
              <v:path gradientshapeok="t" o:connecttype="rect"/>
            </v:shapetype>
            <v:shape id="Text Box 42" o:spid="_x0000_s1029" type="#_x0000_t202" style="position:absolute;left:0;text-align:left;margin-left:92.8pt;margin-top:0;width:2in;height:2in;z-index:2516889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P3i8YpVAgAAEgUAAA4AAAAAAAAAAAAAAAAALgIAAGRycy9lMm9Eb2MueG1sUEsBAi0AFAAGAAgA&#10;AAAhAHGq0bnXAAAABQEAAA8AAAAAAAAAAAAAAAAArwQAAGRycy9kb3ducmV2LnhtbFBLBQYAAAAA&#10;BAAEAPMAAACzBQAAAAA=&#10;" filled="f" stroked="f" strokeweight=".5pt">
              <v:textbox style="mso-fit-shape-to-text:t" inset="0,0,0,0">
                <w:txbxContent>
                  <w:p w14:paraId="60418187" w14:textId="09D70866" w:rsidR="00171FD7" w:rsidRDefault="00171FD7">
                    <w:pPr>
                      <w:pStyle w:val="Footer"/>
                    </w:pPr>
                    <w:r>
                      <w:fldChar w:fldCharType="begin"/>
                    </w:r>
                    <w:r>
                      <w:instrText xml:space="preserve"> PAGE  \* MERGEFORMAT </w:instrText>
                    </w:r>
                    <w:r>
                      <w:fldChar w:fldCharType="separate"/>
                    </w:r>
                    <w:r w:rsidR="00983021">
                      <w:rPr>
                        <w:noProof/>
                      </w:rPr>
                      <w:t>II</w:t>
                    </w:r>
                    <w:r>
                      <w:fldChar w:fldCharType="end"/>
                    </w:r>
                  </w:p>
                </w:txbxContent>
              </v:textbox>
              <w10:wrap anchorx="margin"/>
            </v:shape>
          </w:pict>
        </mc:Fallback>
      </mc:AlternateContent>
    </w:r>
    <w:r>
      <w:rPr>
        <w:noProof/>
        <w:lang w:val="en-US" w:eastAsia="en-US"/>
      </w:rPr>
      <w:drawing>
        <wp:anchor distT="0" distB="0" distL="0" distR="0" simplePos="0" relativeHeight="251664384" behindDoc="1" locked="0" layoutInCell="1" allowOverlap="1" wp14:anchorId="6DF2074A" wp14:editId="790E9B7D">
          <wp:simplePos x="0" y="0"/>
          <wp:positionH relativeFrom="column">
            <wp:posOffset>-914400</wp:posOffset>
          </wp:positionH>
          <wp:positionV relativeFrom="paragraph">
            <wp:posOffset>895350</wp:posOffset>
          </wp:positionV>
          <wp:extent cx="10692130" cy="0"/>
          <wp:effectExtent l="0" t="0" r="0" b="0"/>
          <wp:wrapTopAndBottom/>
          <wp:docPr id="34" name="Image2"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 descr="horizontal line"/>
                  <pic:cNvPicPr>
                    <a:picLocks noChangeAspect="1" noChangeArrowheads="1"/>
                  </pic:cNvPicPr>
                </pic:nvPicPr>
                <pic:blipFill>
                  <a:blip r:embed="rId1"/>
                  <a:stretch>
                    <a:fillRect/>
                  </a:stretch>
                </pic:blipFill>
                <pic:spPr>
                  <a:xfrm>
                    <a:off x="0" y="0"/>
                    <a:ext cx="10692130" cy="2147011200"/>
                  </a:xfrm>
                  <a:prstGeom prst="rect">
                    <a:avLst/>
                  </a:prstGeom>
                </pic:spPr>
              </pic:pic>
            </a:graphicData>
          </a:graphic>
        </wp:anchor>
      </w:drawing>
    </w:r>
    <w:r>
      <w:rPr>
        <w:noProof/>
        <w:lang w:val="en-US" w:eastAsia="en-US"/>
      </w:rPr>
      <w:drawing>
        <wp:anchor distT="0" distB="0" distL="0" distR="0" simplePos="0" relativeHeight="251665408" behindDoc="1" locked="0" layoutInCell="1" allowOverlap="1" wp14:anchorId="4070031F" wp14:editId="243487B7">
          <wp:simplePos x="0" y="0"/>
          <wp:positionH relativeFrom="column">
            <wp:posOffset>-914400</wp:posOffset>
          </wp:positionH>
          <wp:positionV relativeFrom="paragraph">
            <wp:posOffset>657225</wp:posOffset>
          </wp:positionV>
          <wp:extent cx="10692130" cy="0"/>
          <wp:effectExtent l="0" t="0" r="0" b="0"/>
          <wp:wrapTopAndBottom/>
          <wp:docPr id="35" name="Image1"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 descr="footer"/>
                  <pic:cNvPicPr>
                    <a:picLocks noChangeAspect="1" noChangeArrowheads="1"/>
                  </pic:cNvPicPr>
                </pic:nvPicPr>
                <pic:blipFill>
                  <a:blip r:embed="rId1"/>
                  <a:stretch>
                    <a:fillRect/>
                  </a:stretch>
                </pic:blipFill>
                <pic:spPr>
                  <a:xfrm>
                    <a:off x="0" y="0"/>
                    <a:ext cx="10692130" cy="2147011200"/>
                  </a:xfrm>
                  <a:prstGeom prst="rect">
                    <a:avLst/>
                  </a:prstGeom>
                </pic:spPr>
              </pic:pic>
            </a:graphicData>
          </a:graphic>
        </wp:anchor>
      </w:drawing>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848FB" w14:textId="77777777" w:rsidR="00171FD7" w:rsidRDefault="00171FD7">
    <w:pPr>
      <w:jc w:val="right"/>
    </w:pPr>
    <w:r>
      <w:rPr>
        <w:noProof/>
        <w:lang w:val="en-US" w:eastAsia="en-US"/>
      </w:rPr>
      <mc:AlternateContent>
        <mc:Choice Requires="wps">
          <w:drawing>
            <wp:anchor distT="0" distB="0" distL="114300" distR="114300" simplePos="0" relativeHeight="251683840" behindDoc="0" locked="0" layoutInCell="1" allowOverlap="1" wp14:anchorId="0E474DF3" wp14:editId="60862E47">
              <wp:simplePos x="0" y="0"/>
              <wp:positionH relativeFrom="margin">
                <wp:align>right</wp:align>
              </wp:positionH>
              <wp:positionV relativeFrom="paragraph">
                <wp:posOffset>0</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C105327" w14:textId="0CC904DC" w:rsidR="00171FD7" w:rsidRDefault="00171FD7">
                          <w:pPr>
                            <w:jc w:val="right"/>
                          </w:pPr>
                          <w:r>
                            <w:fldChar w:fldCharType="begin"/>
                          </w:r>
                          <w:r>
                            <w:instrText xml:space="preserve"> PAGE  \* MERGEFORMAT </w:instrText>
                          </w:r>
                          <w:r>
                            <w:fldChar w:fldCharType="separate"/>
                          </w:r>
                          <w:r w:rsidR="007B6103">
                            <w:rPr>
                              <w:noProof/>
                            </w:rPr>
                            <w:t>16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E474DF3" id="_x0000_t202" coordsize="21600,21600" o:spt="202" path="m,l,21600r21600,l21600,xe">
              <v:stroke joinstyle="miter"/>
              <v:path gradientshapeok="t" o:connecttype="rect"/>
            </v:shapetype>
            <v:shape id="Text Box 48" o:spid="_x0000_s1030" type="#_x0000_t202" style="position:absolute;left:0;text-align:left;margin-left:92.8pt;margin-top:0;width:2in;height:2in;z-index:2516838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uf/u0lQCAAASBQAADgAAAAAAAAAAAAAAAAAuAgAAZHJzL2Uyb0RvYy54bWxQSwECLQAUAAYACAAA&#10;ACEAcarRudcAAAAFAQAADwAAAAAAAAAAAAAAAACuBAAAZHJzL2Rvd25yZXYueG1sUEsFBgAAAAAE&#10;AAQA8wAAALIFAAAAAA==&#10;" filled="f" stroked="f" strokeweight=".5pt">
              <v:textbox style="mso-fit-shape-to-text:t" inset="0,0,0,0">
                <w:txbxContent>
                  <w:p w14:paraId="3C105327" w14:textId="0CC904DC" w:rsidR="00171FD7" w:rsidRDefault="00171FD7">
                    <w:pPr>
                      <w:jc w:val="right"/>
                    </w:pPr>
                    <w:r>
                      <w:fldChar w:fldCharType="begin"/>
                    </w:r>
                    <w:r>
                      <w:instrText xml:space="preserve"> PAGE  \* MERGEFORMAT </w:instrText>
                    </w:r>
                    <w:r>
                      <w:fldChar w:fldCharType="separate"/>
                    </w:r>
                    <w:r w:rsidR="007B6103">
                      <w:rPr>
                        <w:noProof/>
                      </w:rPr>
                      <w:t>16</w:t>
                    </w:r>
                    <w: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29ADC9" w14:textId="77777777" w:rsidR="00171FD7" w:rsidRDefault="00171FD7">
    <w:pPr>
      <w:jc w:val="right"/>
    </w:pPr>
    <w:r>
      <w:rPr>
        <w:noProof/>
        <w:lang w:val="en-US" w:eastAsia="en-US"/>
      </w:rPr>
      <mc:AlternateContent>
        <mc:Choice Requires="wps">
          <w:drawing>
            <wp:anchor distT="0" distB="0" distL="114300" distR="114300" simplePos="0" relativeHeight="251684864" behindDoc="0" locked="0" layoutInCell="1" allowOverlap="1" wp14:anchorId="16AA532E" wp14:editId="1F45C914">
              <wp:simplePos x="0" y="0"/>
              <wp:positionH relativeFrom="margin">
                <wp:align>right</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C12D4A" w14:textId="1590FF06" w:rsidR="00171FD7" w:rsidRDefault="00171FD7">
                          <w:pPr>
                            <w:pStyle w:val="Footer"/>
                          </w:pPr>
                          <w:r>
                            <w:fldChar w:fldCharType="begin"/>
                          </w:r>
                          <w:r>
                            <w:instrText xml:space="preserve"> PAGE  \* MERGEFORMAT </w:instrText>
                          </w:r>
                          <w:r>
                            <w:fldChar w:fldCharType="separate"/>
                          </w:r>
                          <w:r w:rsidR="00983021">
                            <w:rPr>
                              <w:noProof/>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6AA532E" id="_x0000_t202" coordsize="21600,21600" o:spt="202" path="m,l,21600r21600,l21600,xe">
              <v:stroke joinstyle="miter"/>
              <v:path gradientshapeok="t" o:connecttype="rect"/>
            </v:shapetype>
            <v:shape id="Text Box 49" o:spid="_x0000_s1031" type="#_x0000_t202" style="position:absolute;left:0;text-align:left;margin-left:92.8pt;margin-top:0;width:2in;height:2in;z-index:2516848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C5RZe0VgIAABIFAAAOAAAAAAAAAAAAAAAAAC4CAABkcnMvZTJvRG9jLnhtbFBLAQItABQABgAI&#10;AAAAIQBxqtG51wAAAAUBAAAPAAAAAAAAAAAAAAAAALAEAABkcnMvZG93bnJldi54bWxQSwUGAAAA&#10;AAQABADzAAAAtAUAAAAA&#10;" filled="f" stroked="f" strokeweight=".5pt">
              <v:textbox style="mso-fit-shape-to-text:t" inset="0,0,0,0">
                <w:txbxContent>
                  <w:p w14:paraId="54C12D4A" w14:textId="1590FF06" w:rsidR="00171FD7" w:rsidRDefault="00171FD7">
                    <w:pPr>
                      <w:pStyle w:val="Footer"/>
                    </w:pPr>
                    <w:r>
                      <w:fldChar w:fldCharType="begin"/>
                    </w:r>
                    <w:r>
                      <w:instrText xml:space="preserve"> PAGE  \* MERGEFORMAT </w:instrText>
                    </w:r>
                    <w:r>
                      <w:fldChar w:fldCharType="separate"/>
                    </w:r>
                    <w:r w:rsidR="00983021">
                      <w:rPr>
                        <w:noProof/>
                      </w:rPr>
                      <w:t>1</w:t>
                    </w:r>
                    <w:r>
                      <w:fldChar w:fldCharType="end"/>
                    </w:r>
                  </w:p>
                </w:txbxContent>
              </v:textbox>
              <w10:wrap anchorx="margin"/>
            </v:shape>
          </w:pict>
        </mc:Fallback>
      </mc:AlternateContent>
    </w:r>
    <w:r>
      <w:rPr>
        <w:noProof/>
        <w:lang w:val="en-US" w:eastAsia="en-US"/>
      </w:rPr>
      <w:drawing>
        <wp:anchor distT="0" distB="0" distL="0" distR="0" simplePos="0" relativeHeight="251672576" behindDoc="1" locked="0" layoutInCell="1" allowOverlap="1" wp14:anchorId="533FD50A" wp14:editId="52DCB321">
          <wp:simplePos x="0" y="0"/>
          <wp:positionH relativeFrom="column">
            <wp:posOffset>-914400</wp:posOffset>
          </wp:positionH>
          <wp:positionV relativeFrom="paragraph">
            <wp:posOffset>895350</wp:posOffset>
          </wp:positionV>
          <wp:extent cx="10692130" cy="0"/>
          <wp:effectExtent l="0" t="0" r="0" b="0"/>
          <wp:wrapTopAndBottom/>
          <wp:docPr id="36" name="Image2"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 descr="horizontal line"/>
                  <pic:cNvPicPr>
                    <a:picLocks noChangeAspect="1" noChangeArrowheads="1"/>
                  </pic:cNvPicPr>
                </pic:nvPicPr>
                <pic:blipFill>
                  <a:blip r:embed="rId1"/>
                  <a:stretch>
                    <a:fillRect/>
                  </a:stretch>
                </pic:blipFill>
                <pic:spPr>
                  <a:xfrm>
                    <a:off x="0" y="0"/>
                    <a:ext cx="10692130" cy="2147011200"/>
                  </a:xfrm>
                  <a:prstGeom prst="rect">
                    <a:avLst/>
                  </a:prstGeom>
                </pic:spPr>
              </pic:pic>
            </a:graphicData>
          </a:graphic>
        </wp:anchor>
      </w:drawing>
    </w:r>
    <w:r>
      <w:rPr>
        <w:noProof/>
        <w:lang w:val="en-US" w:eastAsia="en-US"/>
      </w:rPr>
      <w:drawing>
        <wp:anchor distT="0" distB="0" distL="0" distR="0" simplePos="0" relativeHeight="251673600" behindDoc="1" locked="0" layoutInCell="1" allowOverlap="1" wp14:anchorId="77D0D24D" wp14:editId="2120C198">
          <wp:simplePos x="0" y="0"/>
          <wp:positionH relativeFrom="column">
            <wp:posOffset>-914400</wp:posOffset>
          </wp:positionH>
          <wp:positionV relativeFrom="paragraph">
            <wp:posOffset>657225</wp:posOffset>
          </wp:positionV>
          <wp:extent cx="10692130" cy="0"/>
          <wp:effectExtent l="0" t="0" r="0" b="0"/>
          <wp:wrapTopAndBottom/>
          <wp:docPr id="37" name="Image1"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 descr="footer"/>
                  <pic:cNvPicPr>
                    <a:picLocks noChangeAspect="1" noChangeArrowheads="1"/>
                  </pic:cNvPicPr>
                </pic:nvPicPr>
                <pic:blipFill>
                  <a:blip r:embed="rId1"/>
                  <a:stretch>
                    <a:fillRect/>
                  </a:stretch>
                </pic:blipFill>
                <pic:spPr>
                  <a:xfrm>
                    <a:off x="0" y="0"/>
                    <a:ext cx="10692130" cy="214701120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0A271A" w14:textId="77777777" w:rsidR="00171FD7" w:rsidRDefault="00171FD7">
      <w:pPr>
        <w:spacing w:line="240" w:lineRule="auto"/>
      </w:pPr>
      <w:r>
        <w:separator/>
      </w:r>
    </w:p>
  </w:footnote>
  <w:footnote w:type="continuationSeparator" w:id="0">
    <w:p w14:paraId="4BBB0AA8" w14:textId="77777777" w:rsidR="00171FD7" w:rsidRDefault="00171FD7">
      <w:pPr>
        <w:spacing w:line="240" w:lineRule="auto"/>
      </w:pPr>
      <w:r>
        <w:continuationSeparator/>
      </w:r>
    </w:p>
  </w:footnote>
  <w:footnote w:id="1">
    <w:p w14:paraId="009683C3" w14:textId="77777777" w:rsidR="00171FD7" w:rsidRDefault="00171FD7">
      <w:pPr>
        <w:pStyle w:val="FootnoteText"/>
      </w:pPr>
      <w:r>
        <w:rPr>
          <w:rStyle w:val="FootnoteReference"/>
        </w:rPr>
        <w:footnoteRef/>
      </w:r>
      <w:r>
        <w:t xml:space="preserve"> https://www.google.com</w:t>
      </w:r>
    </w:p>
  </w:footnote>
  <w:footnote w:id="2">
    <w:p w14:paraId="29498065" w14:textId="77777777" w:rsidR="00171FD7" w:rsidRDefault="00171FD7">
      <w:pPr>
        <w:pStyle w:val="FootnoteText"/>
      </w:pPr>
      <w:r>
        <w:rPr>
          <w:rStyle w:val="FootnoteReference"/>
        </w:rPr>
        <w:footnoteRef/>
      </w:r>
      <w:r>
        <w:t xml:space="preserve"> https://www.bing.com</w:t>
      </w:r>
    </w:p>
  </w:footnote>
  <w:footnote w:id="3">
    <w:p w14:paraId="03CF7126" w14:textId="77777777" w:rsidR="00171FD7" w:rsidRDefault="00171FD7">
      <w:pPr>
        <w:pStyle w:val="FootnoteText"/>
      </w:pPr>
      <w:r>
        <w:rPr>
          <w:rStyle w:val="FootnoteReference"/>
        </w:rPr>
        <w:footnoteRef/>
      </w:r>
      <w:r>
        <w:t xml:space="preserve"> https://www.baidu.com</w:t>
      </w:r>
    </w:p>
  </w:footnote>
  <w:footnote w:id="4">
    <w:p w14:paraId="48345E3D" w14:textId="77777777" w:rsidR="00171FD7" w:rsidRDefault="00171FD7">
      <w:pPr>
        <w:pStyle w:val="FootnoteText"/>
      </w:pPr>
      <w:r>
        <w:rPr>
          <w:rStyle w:val="FootnoteReference"/>
        </w:rPr>
        <w:footnoteRef/>
      </w:r>
      <w:r>
        <w:t xml:space="preserve"> https://www.youtube.com</w:t>
      </w:r>
    </w:p>
  </w:footnote>
  <w:footnote w:id="5">
    <w:p w14:paraId="1C10186D" w14:textId="77777777" w:rsidR="00171FD7" w:rsidRDefault="00171FD7">
      <w:pPr>
        <w:pStyle w:val="FootnoteText"/>
      </w:pPr>
      <w:r>
        <w:rPr>
          <w:rStyle w:val="FootnoteReference"/>
        </w:rPr>
        <w:footnoteRef/>
      </w:r>
      <w:r>
        <w:t xml:space="preserve"> Collection in our system are all the resources in our database. For the general search engine system, collection are the entire Web resources.</w:t>
      </w:r>
    </w:p>
  </w:footnote>
  <w:footnote w:id="6">
    <w:p w14:paraId="3085C9B1" w14:textId="77777777" w:rsidR="00171FD7" w:rsidRDefault="00171FD7">
      <w:pPr>
        <w:pStyle w:val="FootnoteText"/>
      </w:pPr>
      <w:r>
        <w:rPr>
          <w:rStyle w:val="FootnoteReference"/>
        </w:rPr>
        <w:footnoteRef/>
      </w:r>
      <w:r>
        <w:t xml:space="preserve"> </w:t>
      </w:r>
      <w:r>
        <w:rPr>
          <w:rFonts w:eastAsia="Times New Roman"/>
          <w:szCs w:val="24"/>
          <w:shd w:val="clear" w:color="auto" w:fill="FFFFFF"/>
          <w:lang w:val="en-US" w:eastAsia="en-US"/>
        </w:rPr>
        <w:t>A modern front-end programming framework, which combines</w:t>
      </w:r>
      <w:r>
        <w:rPr>
          <w:rFonts w:eastAsia="Times New Roman"/>
          <w:szCs w:val="24"/>
          <w:shd w:val="clear" w:color="auto" w:fill="FFFFFF"/>
          <w:lang w:eastAsia="en-US"/>
        </w:rPr>
        <w:t xml:space="preserve"> and compiles</w:t>
      </w:r>
      <w:r>
        <w:rPr>
          <w:rFonts w:eastAsia="Times New Roman"/>
          <w:szCs w:val="24"/>
          <w:shd w:val="clear" w:color="auto" w:fill="FFFFFF"/>
          <w:lang w:val="en-US" w:eastAsia="en-US"/>
        </w:rPr>
        <w:t xml:space="preserve"> JS, CSS</w:t>
      </w:r>
      <w:r>
        <w:rPr>
          <w:rFonts w:eastAsia="Times New Roman"/>
          <w:szCs w:val="24"/>
          <w:shd w:val="clear" w:color="auto" w:fill="FFFFFF"/>
          <w:lang w:eastAsia="en-US"/>
        </w:rPr>
        <w:t xml:space="preserve">, </w:t>
      </w:r>
      <w:r>
        <w:rPr>
          <w:rFonts w:eastAsia="Times New Roman"/>
          <w:szCs w:val="24"/>
          <w:shd w:val="clear" w:color="auto" w:fill="FFFFFF"/>
          <w:lang w:val="en-US" w:eastAsia="en-US"/>
        </w:rPr>
        <w:t>and HTM</w:t>
      </w:r>
      <w:r>
        <w:rPr>
          <w:rFonts w:eastAsia="Times New Roman"/>
          <w:szCs w:val="24"/>
          <w:shd w:val="clear" w:color="auto" w:fill="FFFFFF"/>
          <w:lang w:eastAsia="en-US"/>
        </w:rPr>
        <w:t>L to display the views on the browser.</w:t>
      </w:r>
    </w:p>
  </w:footnote>
  <w:footnote w:id="7">
    <w:p w14:paraId="179758B4" w14:textId="77777777" w:rsidR="00171FD7" w:rsidRDefault="00171FD7">
      <w:pPr>
        <w:pStyle w:val="FootnoteText"/>
      </w:pPr>
      <w:r>
        <w:rPr>
          <w:rStyle w:val="FootnoteReference"/>
        </w:rPr>
        <w:footnoteRef/>
      </w:r>
      <w:r>
        <w:t xml:space="preserve"> Cluster, or server cluster. It is a kind of deployment method that combines multiple servers into a server group to provide different services. The servers in the cluster can exchange data through API.</w:t>
      </w:r>
    </w:p>
  </w:footnote>
  <w:footnote w:id="8">
    <w:p w14:paraId="2432BD38" w14:textId="77777777" w:rsidR="00171FD7" w:rsidRDefault="00171FD7">
      <w:pPr>
        <w:pStyle w:val="FootnoteText"/>
      </w:pPr>
      <w:r>
        <w:rPr>
          <w:rStyle w:val="FootnoteReference"/>
        </w:rPr>
        <w:footnoteRef/>
      </w:r>
      <w:r>
        <w:t xml:space="preserve"> The database performance table is from Roman </w:t>
      </w:r>
      <w:proofErr w:type="spellStart"/>
      <w:r>
        <w:t>Čerešňák</w:t>
      </w:r>
      <w:proofErr w:type="spellEnd"/>
      <w:r>
        <w:t xml:space="preserve">, Michal </w:t>
      </w:r>
      <w:proofErr w:type="spellStart"/>
      <w:r>
        <w:t>Kvet</w:t>
      </w:r>
      <w:proofErr w:type="spellEnd"/>
      <w:r>
        <w:t>, Comparison of query performance in relational a non-relation databases, Transportation Research Procedia, Volume 40, 2019, Pages 170-177, ISSN 2352-1465,</w:t>
      </w:r>
    </w:p>
  </w:footnote>
  <w:footnote w:id="9">
    <w:p w14:paraId="4991E04A" w14:textId="77777777" w:rsidR="00171FD7" w:rsidRDefault="00171FD7">
      <w:pPr>
        <w:pStyle w:val="FootnoteText"/>
      </w:pPr>
      <w:r>
        <w:rPr>
          <w:rStyle w:val="FootnoteReference"/>
        </w:rPr>
        <w:footnoteRef/>
      </w:r>
      <w:r>
        <w:t xml:space="preserve"> MongoDB is an example here, any non-relational database which can store simple “key-value</w:t>
      </w:r>
      <w:proofErr w:type="gramStart"/>
      <w:r>
        <w:t>”  like</w:t>
      </w:r>
      <w:proofErr w:type="gramEnd"/>
      <w:r>
        <w:t xml:space="preserve"> Mongo can be used in the second layer.</w:t>
      </w:r>
    </w:p>
  </w:footnote>
  <w:footnote w:id="10">
    <w:p w14:paraId="7C5653A4" w14:textId="77777777" w:rsidR="00171FD7" w:rsidRDefault="00171FD7">
      <w:pPr>
        <w:pStyle w:val="FootnoteText"/>
      </w:pPr>
      <w:r>
        <w:rPr>
          <w:rStyle w:val="FootnoteReference"/>
        </w:rPr>
        <w:footnoteRef/>
      </w:r>
      <w:r>
        <w:t xml:space="preserve"> In computer science, a B-tree is a self-balancing tree data structure that maintains sorted data and allows searches, sequential access, insertions, and deletions in logarithmic time. B-tree storage is default used in Mongo (a kind of non-relational database)</w:t>
      </w:r>
    </w:p>
  </w:footnote>
  <w:footnote w:id="11">
    <w:p w14:paraId="16D3B5D7" w14:textId="77777777" w:rsidR="00171FD7" w:rsidRDefault="00171FD7">
      <w:pPr>
        <w:pStyle w:val="FootnoteText"/>
      </w:pPr>
      <w:r>
        <w:rPr>
          <w:rStyle w:val="FootnoteReference"/>
        </w:rPr>
        <w:footnoteRef/>
      </w:r>
      <w:r>
        <w:t xml:space="preserve"> Although most relational databases also support index like B-tree or Hash, but to match the sentences here by using LIKE, index is not supported well any more.</w:t>
      </w:r>
    </w:p>
  </w:footnote>
  <w:footnote w:id="12">
    <w:p w14:paraId="52F3A4F0" w14:textId="77777777" w:rsidR="00171FD7" w:rsidRDefault="00171FD7">
      <w:pPr>
        <w:pStyle w:val="FootnoteText"/>
      </w:pPr>
      <w:r>
        <w:rPr>
          <w:rStyle w:val="FootnoteReference"/>
        </w:rPr>
        <w:footnoteRef/>
      </w:r>
      <w:r>
        <w:t xml:space="preserve"> Primary key in relational databases, for example, MySQL will use B-tree or Hash index to enhance the searching speed.</w:t>
      </w:r>
    </w:p>
  </w:footnote>
  <w:footnote w:id="13">
    <w:p w14:paraId="680B6EFD" w14:textId="77777777" w:rsidR="00171FD7" w:rsidRDefault="00171FD7">
      <w:pPr>
        <w:pStyle w:val="FootnoteText"/>
      </w:pPr>
      <w:r>
        <w:rPr>
          <w:rStyle w:val="FootnoteReference"/>
        </w:rPr>
        <w:footnoteRef/>
      </w:r>
      <w:r>
        <w:t xml:space="preserve"> https://redis.io/topics/data-types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EB69C7" w14:textId="77777777" w:rsidR="00171FD7" w:rsidRDefault="00171FD7">
    <w:pPr>
      <w:spacing w:before="640"/>
      <w:rPr>
        <w:rFonts w:eastAsia="Microsoft YaHei UI"/>
        <w:i/>
        <w:szCs w:val="24"/>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1DB6D5" w14:textId="77777777" w:rsidR="00171FD7" w:rsidRDefault="00171FD7">
    <w:pPr>
      <w:spacing w:before="640"/>
      <w:rPr>
        <w:rFonts w:eastAsia="Microsoft YaHei UI"/>
        <w:i/>
        <w:szCs w:val="24"/>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B05162" w14:textId="77777777" w:rsidR="00171FD7" w:rsidRDefault="00171FD7">
    <w:pPr>
      <w:spacing w:before="640"/>
      <w:rPr>
        <w:rFonts w:eastAsia="Microsoft YaHei UI"/>
        <w:i/>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BFC2399"/>
    <w:multiLevelType w:val="singleLevel"/>
    <w:tmpl w:val="ABFC2399"/>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AFDFD5B2"/>
    <w:multiLevelType w:val="singleLevel"/>
    <w:tmpl w:val="AFDFD5B2"/>
    <w:lvl w:ilvl="0">
      <w:start w:val="1"/>
      <w:numFmt w:val="decimal"/>
      <w:lvlText w:val="%1)"/>
      <w:lvlJc w:val="left"/>
      <w:pPr>
        <w:tabs>
          <w:tab w:val="left" w:pos="425"/>
        </w:tabs>
        <w:ind w:left="425" w:hanging="425"/>
      </w:pPr>
      <w:rPr>
        <w:rFonts w:hint="default"/>
      </w:rPr>
    </w:lvl>
  </w:abstractNum>
  <w:abstractNum w:abstractNumId="2" w15:restartNumberingAfterBreak="0">
    <w:nsid w:val="B4BDCA25"/>
    <w:multiLevelType w:val="singleLevel"/>
    <w:tmpl w:val="B4BDCA25"/>
    <w:lvl w:ilvl="0">
      <w:start w:val="1"/>
      <w:numFmt w:val="decimal"/>
      <w:lvlText w:val="%1)"/>
      <w:lvlJc w:val="left"/>
      <w:pPr>
        <w:tabs>
          <w:tab w:val="left" w:pos="425"/>
        </w:tabs>
        <w:ind w:left="425" w:hanging="425"/>
      </w:pPr>
      <w:rPr>
        <w:rFonts w:hint="default"/>
      </w:rPr>
    </w:lvl>
  </w:abstractNum>
  <w:abstractNum w:abstractNumId="3" w15:restartNumberingAfterBreak="0">
    <w:nsid w:val="BFFE7EDB"/>
    <w:multiLevelType w:val="singleLevel"/>
    <w:tmpl w:val="BFFE7EDB"/>
    <w:lvl w:ilvl="0">
      <w:start w:val="1"/>
      <w:numFmt w:val="upperLetter"/>
      <w:suff w:val="space"/>
      <w:lvlText w:val="%1."/>
      <w:lvlJc w:val="left"/>
    </w:lvl>
  </w:abstractNum>
  <w:abstractNum w:abstractNumId="4" w15:restartNumberingAfterBreak="0">
    <w:nsid w:val="BFFFBB18"/>
    <w:multiLevelType w:val="singleLevel"/>
    <w:tmpl w:val="BFFFBB18"/>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BFFFE196"/>
    <w:multiLevelType w:val="multilevel"/>
    <w:tmpl w:val="BFFFE196"/>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 w15:restartNumberingAfterBreak="0">
    <w:nsid w:val="D65394C9"/>
    <w:multiLevelType w:val="singleLevel"/>
    <w:tmpl w:val="D65394C9"/>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DBF2BE52"/>
    <w:multiLevelType w:val="singleLevel"/>
    <w:tmpl w:val="DBF2BE52"/>
    <w:lvl w:ilvl="0">
      <w:start w:val="1"/>
      <w:numFmt w:val="decimal"/>
      <w:lvlText w:val="%1."/>
      <w:lvlJc w:val="left"/>
      <w:pPr>
        <w:tabs>
          <w:tab w:val="left" w:pos="425"/>
        </w:tabs>
        <w:ind w:left="425" w:hanging="425"/>
      </w:pPr>
      <w:rPr>
        <w:rFonts w:hint="default"/>
      </w:rPr>
    </w:lvl>
  </w:abstractNum>
  <w:abstractNum w:abstractNumId="8" w15:restartNumberingAfterBreak="0">
    <w:nsid w:val="DFBC3406"/>
    <w:multiLevelType w:val="singleLevel"/>
    <w:tmpl w:val="DFBC3406"/>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DFFE5D4F"/>
    <w:multiLevelType w:val="singleLevel"/>
    <w:tmpl w:val="DFFE5D4F"/>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E5FBB80B"/>
    <w:multiLevelType w:val="singleLevel"/>
    <w:tmpl w:val="E5FBB80B"/>
    <w:lvl w:ilvl="0">
      <w:start w:val="1"/>
      <w:numFmt w:val="decimal"/>
      <w:lvlText w:val="%1."/>
      <w:lvlJc w:val="left"/>
      <w:pPr>
        <w:tabs>
          <w:tab w:val="left" w:pos="425"/>
        </w:tabs>
        <w:ind w:left="425" w:hanging="425"/>
      </w:pPr>
      <w:rPr>
        <w:rFonts w:hint="default"/>
      </w:rPr>
    </w:lvl>
  </w:abstractNum>
  <w:abstractNum w:abstractNumId="11" w15:restartNumberingAfterBreak="0">
    <w:nsid w:val="F6ABA44A"/>
    <w:multiLevelType w:val="singleLevel"/>
    <w:tmpl w:val="F6ABA44A"/>
    <w:lvl w:ilvl="0">
      <w:start w:val="1"/>
      <w:numFmt w:val="decimal"/>
      <w:suff w:val="space"/>
      <w:lvlText w:val="(%1)"/>
      <w:lvlJc w:val="left"/>
    </w:lvl>
  </w:abstractNum>
  <w:abstractNum w:abstractNumId="12" w15:restartNumberingAfterBreak="0">
    <w:nsid w:val="F6AD16EF"/>
    <w:multiLevelType w:val="singleLevel"/>
    <w:tmpl w:val="F6AD16EF"/>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F78907E0"/>
    <w:multiLevelType w:val="singleLevel"/>
    <w:tmpl w:val="F78907E0"/>
    <w:lvl w:ilvl="0">
      <w:start w:val="1"/>
      <w:numFmt w:val="decimal"/>
      <w:suff w:val="space"/>
      <w:lvlText w:val="%1."/>
      <w:lvlJc w:val="left"/>
    </w:lvl>
  </w:abstractNum>
  <w:abstractNum w:abstractNumId="14" w15:restartNumberingAfterBreak="0">
    <w:nsid w:val="FA7996F5"/>
    <w:multiLevelType w:val="singleLevel"/>
    <w:tmpl w:val="FA7996F5"/>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FB3D34FC"/>
    <w:multiLevelType w:val="singleLevel"/>
    <w:tmpl w:val="FB3D34FC"/>
    <w:lvl w:ilvl="0">
      <w:start w:val="1"/>
      <w:numFmt w:val="decimal"/>
      <w:lvlText w:val="%1)"/>
      <w:lvlJc w:val="left"/>
      <w:pPr>
        <w:tabs>
          <w:tab w:val="left" w:pos="425"/>
        </w:tabs>
        <w:ind w:left="425" w:hanging="425"/>
      </w:pPr>
      <w:rPr>
        <w:rFonts w:hint="default"/>
      </w:rPr>
    </w:lvl>
  </w:abstractNum>
  <w:abstractNum w:abstractNumId="16" w15:restartNumberingAfterBreak="0">
    <w:nsid w:val="FCEE4CED"/>
    <w:multiLevelType w:val="singleLevel"/>
    <w:tmpl w:val="FCEE4CED"/>
    <w:lvl w:ilvl="0">
      <w:start w:val="1"/>
      <w:numFmt w:val="bullet"/>
      <w:lvlText w:val=""/>
      <w:lvlJc w:val="left"/>
      <w:pPr>
        <w:ind w:left="360" w:hanging="360"/>
      </w:pPr>
      <w:rPr>
        <w:rFonts w:ascii="Symbol" w:hAnsi="Symbol" w:hint="default"/>
      </w:rPr>
    </w:lvl>
  </w:abstractNum>
  <w:abstractNum w:abstractNumId="17" w15:restartNumberingAfterBreak="0">
    <w:nsid w:val="FEF75004"/>
    <w:multiLevelType w:val="singleLevel"/>
    <w:tmpl w:val="FEF75004"/>
    <w:lvl w:ilvl="0">
      <w:start w:val="1"/>
      <w:numFmt w:val="upperLetter"/>
      <w:suff w:val="space"/>
      <w:lvlText w:val="%1."/>
      <w:lvlJc w:val="left"/>
    </w:lvl>
  </w:abstractNum>
  <w:abstractNum w:abstractNumId="18" w15:restartNumberingAfterBreak="0">
    <w:nsid w:val="FFC2C784"/>
    <w:multiLevelType w:val="multilevel"/>
    <w:tmpl w:val="FFC2C7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FFDD5859"/>
    <w:multiLevelType w:val="singleLevel"/>
    <w:tmpl w:val="FFDD5859"/>
    <w:lvl w:ilvl="0">
      <w:start w:val="1"/>
      <w:numFmt w:val="bullet"/>
      <w:lvlText w:val=""/>
      <w:lvlJc w:val="left"/>
      <w:pPr>
        <w:tabs>
          <w:tab w:val="left" w:pos="420"/>
        </w:tabs>
        <w:ind w:left="420" w:hanging="420"/>
      </w:pPr>
      <w:rPr>
        <w:rFonts w:ascii="Wingdings" w:hAnsi="Wingdings" w:hint="default"/>
      </w:rPr>
    </w:lvl>
  </w:abstractNum>
  <w:abstractNum w:abstractNumId="20" w15:restartNumberingAfterBreak="0">
    <w:nsid w:val="FFEEB878"/>
    <w:multiLevelType w:val="singleLevel"/>
    <w:tmpl w:val="FFEEB878"/>
    <w:lvl w:ilvl="0">
      <w:start w:val="1"/>
      <w:numFmt w:val="decimal"/>
      <w:lvlText w:val="%1)"/>
      <w:lvlJc w:val="left"/>
      <w:pPr>
        <w:tabs>
          <w:tab w:val="left" w:pos="425"/>
        </w:tabs>
        <w:ind w:left="425" w:hanging="425"/>
      </w:pPr>
      <w:rPr>
        <w:rFonts w:hint="default"/>
      </w:rPr>
    </w:lvl>
  </w:abstractNum>
  <w:abstractNum w:abstractNumId="21" w15:restartNumberingAfterBreak="0">
    <w:nsid w:val="FFFD45E8"/>
    <w:multiLevelType w:val="singleLevel"/>
    <w:tmpl w:val="FFFD45E8"/>
    <w:lvl w:ilvl="0">
      <w:start w:val="1"/>
      <w:numFmt w:val="bullet"/>
      <w:lvlText w:val=""/>
      <w:lvlJc w:val="left"/>
      <w:pPr>
        <w:tabs>
          <w:tab w:val="left" w:pos="420"/>
        </w:tabs>
        <w:ind w:left="420" w:hanging="420"/>
      </w:pPr>
      <w:rPr>
        <w:rFonts w:ascii="Wingdings" w:hAnsi="Wingdings" w:hint="default"/>
      </w:rPr>
    </w:lvl>
  </w:abstractNum>
  <w:abstractNum w:abstractNumId="22" w15:restartNumberingAfterBreak="0">
    <w:nsid w:val="FFFEBE40"/>
    <w:multiLevelType w:val="singleLevel"/>
    <w:tmpl w:val="FFFEBE40"/>
    <w:lvl w:ilvl="0">
      <w:start w:val="1"/>
      <w:numFmt w:val="bullet"/>
      <w:lvlText w:val=""/>
      <w:lvlJc w:val="left"/>
      <w:pPr>
        <w:tabs>
          <w:tab w:val="left" w:pos="420"/>
        </w:tabs>
        <w:ind w:left="420" w:hanging="420"/>
      </w:pPr>
      <w:rPr>
        <w:rFonts w:ascii="Wingdings" w:hAnsi="Wingdings" w:hint="default"/>
      </w:rPr>
    </w:lvl>
  </w:abstractNum>
  <w:abstractNum w:abstractNumId="23" w15:restartNumberingAfterBreak="0">
    <w:nsid w:val="FFFF7A97"/>
    <w:multiLevelType w:val="singleLevel"/>
    <w:tmpl w:val="FFFF7A97"/>
    <w:lvl w:ilvl="0">
      <w:start w:val="1"/>
      <w:numFmt w:val="decimal"/>
      <w:lvlText w:val="%1."/>
      <w:lvlJc w:val="left"/>
      <w:pPr>
        <w:tabs>
          <w:tab w:val="left" w:pos="425"/>
        </w:tabs>
        <w:ind w:left="425" w:hanging="425"/>
      </w:pPr>
      <w:rPr>
        <w:rFonts w:hint="default"/>
      </w:rPr>
    </w:lvl>
  </w:abstractNum>
  <w:abstractNum w:abstractNumId="24" w15:restartNumberingAfterBreak="0">
    <w:nsid w:val="FFFFCC94"/>
    <w:multiLevelType w:val="singleLevel"/>
    <w:tmpl w:val="FFFFCC94"/>
    <w:lvl w:ilvl="0">
      <w:start w:val="1"/>
      <w:numFmt w:val="bullet"/>
      <w:lvlText w:val=""/>
      <w:lvlJc w:val="left"/>
      <w:pPr>
        <w:tabs>
          <w:tab w:val="left" w:pos="420"/>
        </w:tabs>
        <w:ind w:left="420" w:hanging="420"/>
      </w:pPr>
      <w:rPr>
        <w:rFonts w:ascii="Wingdings" w:hAnsi="Wingdings" w:hint="default"/>
      </w:rPr>
    </w:lvl>
  </w:abstractNum>
  <w:abstractNum w:abstractNumId="25" w15:restartNumberingAfterBreak="0">
    <w:nsid w:val="0ED11DF2"/>
    <w:multiLevelType w:val="multilevel"/>
    <w:tmpl w:val="0ED11DF2"/>
    <w:lvl w:ilvl="0">
      <w:start w:val="1"/>
      <w:numFmt w:val="upperRoman"/>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6" w15:restartNumberingAfterBreak="0">
    <w:nsid w:val="1D7B4036"/>
    <w:multiLevelType w:val="multilevel"/>
    <w:tmpl w:val="1D7B403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2A217731"/>
    <w:multiLevelType w:val="multilevel"/>
    <w:tmpl w:val="2A217731"/>
    <w:lvl w:ilvl="0">
      <w:start w:val="1"/>
      <w:numFmt w:val="upp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4BB24E57"/>
    <w:multiLevelType w:val="singleLevel"/>
    <w:tmpl w:val="4BB24E57"/>
    <w:lvl w:ilvl="0">
      <w:start w:val="1"/>
      <w:numFmt w:val="decimal"/>
      <w:lvlText w:val="(%1)"/>
      <w:lvlJc w:val="left"/>
      <w:pPr>
        <w:ind w:left="420" w:hanging="420"/>
      </w:pPr>
      <w:rPr>
        <w:rFonts w:ascii="Arial" w:eastAsiaTheme="minorEastAsia" w:hAnsi="Arial" w:cs="Arial"/>
      </w:rPr>
    </w:lvl>
  </w:abstractNum>
  <w:abstractNum w:abstractNumId="29" w15:restartNumberingAfterBreak="0">
    <w:nsid w:val="4FFBE951"/>
    <w:multiLevelType w:val="singleLevel"/>
    <w:tmpl w:val="4FFBE951"/>
    <w:lvl w:ilvl="0">
      <w:start w:val="1"/>
      <w:numFmt w:val="upperLetter"/>
      <w:suff w:val="space"/>
      <w:lvlText w:val="%1."/>
      <w:lvlJc w:val="left"/>
    </w:lvl>
  </w:abstractNum>
  <w:abstractNum w:abstractNumId="30" w15:restartNumberingAfterBreak="0">
    <w:nsid w:val="53BF14CB"/>
    <w:multiLevelType w:val="hybridMultilevel"/>
    <w:tmpl w:val="C810BC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363868"/>
    <w:multiLevelType w:val="singleLevel"/>
    <w:tmpl w:val="5D363868"/>
    <w:lvl w:ilvl="0">
      <w:start w:val="1"/>
      <w:numFmt w:val="upperLetter"/>
      <w:suff w:val="space"/>
      <w:lvlText w:val="%1."/>
      <w:lvlJc w:val="left"/>
    </w:lvl>
  </w:abstractNum>
  <w:abstractNum w:abstractNumId="32" w15:restartNumberingAfterBreak="0">
    <w:nsid w:val="5DAE8A95"/>
    <w:multiLevelType w:val="singleLevel"/>
    <w:tmpl w:val="5DAE8A95"/>
    <w:lvl w:ilvl="0">
      <w:start w:val="1"/>
      <w:numFmt w:val="bullet"/>
      <w:lvlText w:val=""/>
      <w:lvlJc w:val="left"/>
      <w:pPr>
        <w:tabs>
          <w:tab w:val="left" w:pos="420"/>
        </w:tabs>
        <w:ind w:left="420" w:hanging="420"/>
      </w:pPr>
      <w:rPr>
        <w:rFonts w:ascii="Wingdings" w:hAnsi="Wingdings" w:hint="default"/>
      </w:rPr>
    </w:lvl>
  </w:abstractNum>
  <w:abstractNum w:abstractNumId="33" w15:restartNumberingAfterBreak="0">
    <w:nsid w:val="6BB7C34F"/>
    <w:multiLevelType w:val="singleLevel"/>
    <w:tmpl w:val="6BB7C34F"/>
    <w:lvl w:ilvl="0">
      <w:start w:val="1"/>
      <w:numFmt w:val="bullet"/>
      <w:lvlText w:val=""/>
      <w:lvlJc w:val="left"/>
      <w:pPr>
        <w:tabs>
          <w:tab w:val="left" w:pos="420"/>
        </w:tabs>
        <w:ind w:left="420" w:hanging="420"/>
      </w:pPr>
      <w:rPr>
        <w:rFonts w:ascii="Wingdings" w:hAnsi="Wingdings" w:hint="default"/>
      </w:rPr>
    </w:lvl>
  </w:abstractNum>
  <w:abstractNum w:abstractNumId="34" w15:restartNumberingAfterBreak="0">
    <w:nsid w:val="6DDD3D9F"/>
    <w:multiLevelType w:val="singleLevel"/>
    <w:tmpl w:val="6DDD3D9F"/>
    <w:lvl w:ilvl="0">
      <w:start w:val="1"/>
      <w:numFmt w:val="bullet"/>
      <w:lvlText w:val=""/>
      <w:lvlJc w:val="left"/>
      <w:pPr>
        <w:ind w:left="360" w:hanging="360"/>
      </w:pPr>
      <w:rPr>
        <w:rFonts w:ascii="Symbol" w:hAnsi="Symbol" w:hint="default"/>
      </w:rPr>
    </w:lvl>
  </w:abstractNum>
  <w:abstractNum w:abstractNumId="35" w15:restartNumberingAfterBreak="0">
    <w:nsid w:val="7BFB6570"/>
    <w:multiLevelType w:val="singleLevel"/>
    <w:tmpl w:val="7BFB6570"/>
    <w:lvl w:ilvl="0">
      <w:start w:val="1"/>
      <w:numFmt w:val="bullet"/>
      <w:lvlText w:val=""/>
      <w:lvlJc w:val="left"/>
      <w:pPr>
        <w:tabs>
          <w:tab w:val="left" w:pos="420"/>
        </w:tabs>
        <w:ind w:left="420" w:hanging="420"/>
      </w:pPr>
      <w:rPr>
        <w:rFonts w:ascii="Wingdings" w:hAnsi="Wingdings" w:hint="default"/>
      </w:rPr>
    </w:lvl>
  </w:abstractNum>
  <w:abstractNum w:abstractNumId="36" w15:restartNumberingAfterBreak="0">
    <w:nsid w:val="7EFF0892"/>
    <w:multiLevelType w:val="singleLevel"/>
    <w:tmpl w:val="7EFF0892"/>
    <w:lvl w:ilvl="0">
      <w:start w:val="1"/>
      <w:numFmt w:val="bullet"/>
      <w:lvlText w:val=""/>
      <w:lvlJc w:val="left"/>
      <w:pPr>
        <w:tabs>
          <w:tab w:val="left" w:pos="420"/>
        </w:tabs>
        <w:ind w:left="420" w:hanging="420"/>
      </w:pPr>
      <w:rPr>
        <w:rFonts w:ascii="Wingdings" w:hAnsi="Wingdings" w:hint="default"/>
      </w:rPr>
    </w:lvl>
  </w:abstractNum>
  <w:num w:numId="1">
    <w:abstractNumId w:val="13"/>
  </w:num>
  <w:num w:numId="2">
    <w:abstractNumId w:val="23"/>
  </w:num>
  <w:num w:numId="3">
    <w:abstractNumId w:val="11"/>
  </w:num>
  <w:num w:numId="4">
    <w:abstractNumId w:val="27"/>
  </w:num>
  <w:num w:numId="5">
    <w:abstractNumId w:val="28"/>
  </w:num>
  <w:num w:numId="6">
    <w:abstractNumId w:val="24"/>
  </w:num>
  <w:num w:numId="7">
    <w:abstractNumId w:val="33"/>
  </w:num>
  <w:num w:numId="8">
    <w:abstractNumId w:val="9"/>
  </w:num>
  <w:num w:numId="9">
    <w:abstractNumId w:val="6"/>
  </w:num>
  <w:num w:numId="10">
    <w:abstractNumId w:val="21"/>
  </w:num>
  <w:num w:numId="11">
    <w:abstractNumId w:val="3"/>
  </w:num>
  <w:num w:numId="12">
    <w:abstractNumId w:val="14"/>
  </w:num>
  <w:num w:numId="13">
    <w:abstractNumId w:val="31"/>
  </w:num>
  <w:num w:numId="14">
    <w:abstractNumId w:val="35"/>
  </w:num>
  <w:num w:numId="15">
    <w:abstractNumId w:val="22"/>
  </w:num>
  <w:num w:numId="16">
    <w:abstractNumId w:val="34"/>
  </w:num>
  <w:num w:numId="17">
    <w:abstractNumId w:val="17"/>
  </w:num>
  <w:num w:numId="18">
    <w:abstractNumId w:val="0"/>
  </w:num>
  <w:num w:numId="19">
    <w:abstractNumId w:val="8"/>
  </w:num>
  <w:num w:numId="20">
    <w:abstractNumId w:val="29"/>
  </w:num>
  <w:num w:numId="21">
    <w:abstractNumId w:val="16"/>
  </w:num>
  <w:num w:numId="22">
    <w:abstractNumId w:val="7"/>
  </w:num>
  <w:num w:numId="23">
    <w:abstractNumId w:val="12"/>
  </w:num>
  <w:num w:numId="24">
    <w:abstractNumId w:val="26"/>
  </w:num>
  <w:num w:numId="25">
    <w:abstractNumId w:val="4"/>
  </w:num>
  <w:num w:numId="26">
    <w:abstractNumId w:val="32"/>
  </w:num>
  <w:num w:numId="27">
    <w:abstractNumId w:val="19"/>
  </w:num>
  <w:num w:numId="28">
    <w:abstractNumId w:val="36"/>
  </w:num>
  <w:num w:numId="29">
    <w:abstractNumId w:val="15"/>
  </w:num>
  <w:num w:numId="30">
    <w:abstractNumId w:val="20"/>
  </w:num>
  <w:num w:numId="31">
    <w:abstractNumId w:val="1"/>
  </w:num>
  <w:num w:numId="32">
    <w:abstractNumId w:val="2"/>
  </w:num>
  <w:num w:numId="33">
    <w:abstractNumId w:val="5"/>
  </w:num>
  <w:num w:numId="34">
    <w:abstractNumId w:val="25"/>
  </w:num>
  <w:num w:numId="35">
    <w:abstractNumId w:val="10"/>
  </w:num>
  <w:num w:numId="36">
    <w:abstractNumId w:val="18"/>
  </w:num>
  <w:num w:numId="37">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ung, Joseph">
    <w15:presenceInfo w15:providerId="AD" w15:userId="S-1-5-21-57989841-507921405-725345543-45326"/>
  </w15:person>
  <w15:person w15:author="Microsoft Office User">
    <w15:presenceInfo w15:providerId="None" w15:userId="Microsoft Office User"/>
  </w15:person>
  <w15:person w15:author="Chung, Joseph [2]">
    <w15:presenceInfo w15:providerId="AD" w15:userId="S-1-5-21-57989841-507921405-725345543-45326"/>
  </w15:person>
  <w15:person w15:author="Joseph Chung">
    <w15:presenceInfo w15:providerId="AD" w15:userId="S-1-5-21-57989841-507921405-725345543-453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trackRevisions/>
  <w:defaultTabStop w:val="720"/>
  <w:autoHyphenation/>
  <w:noPunctuationKerning/>
  <w:characterSpacingControl w:val="doNotCompress"/>
  <w:footnotePr>
    <w:footnote w:id="-1"/>
    <w:footnote w:id="0"/>
  </w:footnotePr>
  <w:endnotePr>
    <w:numFmt w:val="decimal"/>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0C9"/>
    <w:rsid w:val="EFEF854E"/>
    <w:rsid w:val="EFEFF5A9"/>
    <w:rsid w:val="EFF3CA95"/>
    <w:rsid w:val="EFF47A74"/>
    <w:rsid w:val="EFF60AAD"/>
    <w:rsid w:val="EFF66349"/>
    <w:rsid w:val="EFF74665"/>
    <w:rsid w:val="EFF74AED"/>
    <w:rsid w:val="EFF7B162"/>
    <w:rsid w:val="EFF7C801"/>
    <w:rsid w:val="EFF7C847"/>
    <w:rsid w:val="EFF83DEB"/>
    <w:rsid w:val="EFF964A5"/>
    <w:rsid w:val="EFFA25FE"/>
    <w:rsid w:val="EFFA6E0F"/>
    <w:rsid w:val="EFFA8F67"/>
    <w:rsid w:val="EFFB0BD4"/>
    <w:rsid w:val="EFFB27F2"/>
    <w:rsid w:val="EFFB6254"/>
    <w:rsid w:val="EFFB6DA6"/>
    <w:rsid w:val="EFFBB3A2"/>
    <w:rsid w:val="EFFC5480"/>
    <w:rsid w:val="EFFC7A82"/>
    <w:rsid w:val="EFFD042B"/>
    <w:rsid w:val="EFFD78B2"/>
    <w:rsid w:val="EFFDAFAA"/>
    <w:rsid w:val="EFFE1DD1"/>
    <w:rsid w:val="EFFE4635"/>
    <w:rsid w:val="EFFE4CC1"/>
    <w:rsid w:val="EFFEFC66"/>
    <w:rsid w:val="EFFF0420"/>
    <w:rsid w:val="EFFF1D14"/>
    <w:rsid w:val="EFFF200D"/>
    <w:rsid w:val="EFFF2EDE"/>
    <w:rsid w:val="EFFF466C"/>
    <w:rsid w:val="EFFF50C6"/>
    <w:rsid w:val="EFFF5373"/>
    <w:rsid w:val="EFFF5603"/>
    <w:rsid w:val="EFFF5855"/>
    <w:rsid w:val="EFFF6AF8"/>
    <w:rsid w:val="EFFF70EF"/>
    <w:rsid w:val="EFFF7FC4"/>
    <w:rsid w:val="EFFF8304"/>
    <w:rsid w:val="EFFFB1A4"/>
    <w:rsid w:val="EFFFBEF1"/>
    <w:rsid w:val="EFFFC4AB"/>
    <w:rsid w:val="EFFFE53E"/>
    <w:rsid w:val="EFFFFBEC"/>
    <w:rsid w:val="F04FDC74"/>
    <w:rsid w:val="F062C3BC"/>
    <w:rsid w:val="F0DD562E"/>
    <w:rsid w:val="F0DF3468"/>
    <w:rsid w:val="F0F77B0B"/>
    <w:rsid w:val="F0FFE93A"/>
    <w:rsid w:val="F1182F0E"/>
    <w:rsid w:val="F11BBAFA"/>
    <w:rsid w:val="F15FCD5A"/>
    <w:rsid w:val="F17F867B"/>
    <w:rsid w:val="F1B7274B"/>
    <w:rsid w:val="F1F626A0"/>
    <w:rsid w:val="F1FDF3F7"/>
    <w:rsid w:val="F21E61EE"/>
    <w:rsid w:val="F25EAD43"/>
    <w:rsid w:val="F25F7E1B"/>
    <w:rsid w:val="F2E7F5A1"/>
    <w:rsid w:val="F2ED6CAD"/>
    <w:rsid w:val="F2F77E54"/>
    <w:rsid w:val="F2FA7C39"/>
    <w:rsid w:val="F2FF66E8"/>
    <w:rsid w:val="F2FF931D"/>
    <w:rsid w:val="F2FFFAC5"/>
    <w:rsid w:val="F35F78DE"/>
    <w:rsid w:val="F36C86BA"/>
    <w:rsid w:val="F36D2CDC"/>
    <w:rsid w:val="F36EF15E"/>
    <w:rsid w:val="F376A060"/>
    <w:rsid w:val="F377F882"/>
    <w:rsid w:val="F37C3A21"/>
    <w:rsid w:val="F37DC64D"/>
    <w:rsid w:val="F37EFFFD"/>
    <w:rsid w:val="F3850384"/>
    <w:rsid w:val="F39BE870"/>
    <w:rsid w:val="F3AC955E"/>
    <w:rsid w:val="F3B714BE"/>
    <w:rsid w:val="F3B74407"/>
    <w:rsid w:val="F3B86835"/>
    <w:rsid w:val="F3BFA1E6"/>
    <w:rsid w:val="F3BFD99B"/>
    <w:rsid w:val="F3CF2FE9"/>
    <w:rsid w:val="F3CF7F23"/>
    <w:rsid w:val="F3CFCD43"/>
    <w:rsid w:val="F3D74BEE"/>
    <w:rsid w:val="F3DA2A7D"/>
    <w:rsid w:val="F3DB0CC9"/>
    <w:rsid w:val="F3DE4667"/>
    <w:rsid w:val="F3DE5D17"/>
    <w:rsid w:val="F3DF36CA"/>
    <w:rsid w:val="F3DFF47E"/>
    <w:rsid w:val="F3E7C0E8"/>
    <w:rsid w:val="F3EB5551"/>
    <w:rsid w:val="F3ED45ED"/>
    <w:rsid w:val="F3EDFD6E"/>
    <w:rsid w:val="F3EE7953"/>
    <w:rsid w:val="F3EFCF6E"/>
    <w:rsid w:val="F3F39FEF"/>
    <w:rsid w:val="F3F7691F"/>
    <w:rsid w:val="F3F778D0"/>
    <w:rsid w:val="F3FAA5AB"/>
    <w:rsid w:val="F3FB2DDB"/>
    <w:rsid w:val="F3FDDB2F"/>
    <w:rsid w:val="F3FF7BE5"/>
    <w:rsid w:val="F3FF7E8C"/>
    <w:rsid w:val="F3FFA1ED"/>
    <w:rsid w:val="F47F60C2"/>
    <w:rsid w:val="F4ABFF66"/>
    <w:rsid w:val="F4ED728C"/>
    <w:rsid w:val="F4F2D1D7"/>
    <w:rsid w:val="F4F71A4C"/>
    <w:rsid w:val="F4FB5C21"/>
    <w:rsid w:val="F4FD7862"/>
    <w:rsid w:val="F51A405E"/>
    <w:rsid w:val="F51E848F"/>
    <w:rsid w:val="F52E5F82"/>
    <w:rsid w:val="F53F4555"/>
    <w:rsid w:val="F55F0F33"/>
    <w:rsid w:val="F5674A93"/>
    <w:rsid w:val="F57219BE"/>
    <w:rsid w:val="F578A941"/>
    <w:rsid w:val="F57B24E4"/>
    <w:rsid w:val="F57CC62B"/>
    <w:rsid w:val="F57D0215"/>
    <w:rsid w:val="F57D1E8C"/>
    <w:rsid w:val="F57DFCCB"/>
    <w:rsid w:val="F57EF636"/>
    <w:rsid w:val="F57F8ED5"/>
    <w:rsid w:val="F58F9110"/>
    <w:rsid w:val="F59364AB"/>
    <w:rsid w:val="F59B6B4A"/>
    <w:rsid w:val="F59F3D79"/>
    <w:rsid w:val="F5AD038D"/>
    <w:rsid w:val="F5AD89F5"/>
    <w:rsid w:val="F5ADF56A"/>
    <w:rsid w:val="F5AFCDE8"/>
    <w:rsid w:val="F5BE18EF"/>
    <w:rsid w:val="F5BF3C59"/>
    <w:rsid w:val="F5BF5082"/>
    <w:rsid w:val="F5CFC2D4"/>
    <w:rsid w:val="F5DBDBE3"/>
    <w:rsid w:val="F5DD28CF"/>
    <w:rsid w:val="F5DD9292"/>
    <w:rsid w:val="F5DEA2A2"/>
    <w:rsid w:val="F5E36F39"/>
    <w:rsid w:val="F5E67488"/>
    <w:rsid w:val="F5E6E5F1"/>
    <w:rsid w:val="F5E78CAE"/>
    <w:rsid w:val="F5E92B96"/>
    <w:rsid w:val="F5EA0C42"/>
    <w:rsid w:val="F5EBD193"/>
    <w:rsid w:val="F5EF3FD7"/>
    <w:rsid w:val="F5F3F387"/>
    <w:rsid w:val="F5F9E3D8"/>
    <w:rsid w:val="F5FB78AD"/>
    <w:rsid w:val="F5FD2621"/>
    <w:rsid w:val="F5FD3599"/>
    <w:rsid w:val="F5FDD6C3"/>
    <w:rsid w:val="F5FDEB83"/>
    <w:rsid w:val="F5FDF6C3"/>
    <w:rsid w:val="F5FE23B2"/>
    <w:rsid w:val="F5FF18D1"/>
    <w:rsid w:val="F5FF1A2E"/>
    <w:rsid w:val="F5FF4152"/>
    <w:rsid w:val="F5FFC023"/>
    <w:rsid w:val="F5FFE28D"/>
    <w:rsid w:val="F6478413"/>
    <w:rsid w:val="F6580445"/>
    <w:rsid w:val="F65C934F"/>
    <w:rsid w:val="F65DB269"/>
    <w:rsid w:val="F66DCB90"/>
    <w:rsid w:val="F67F4577"/>
    <w:rsid w:val="F67F6DB4"/>
    <w:rsid w:val="F67FFA3F"/>
    <w:rsid w:val="F686638A"/>
    <w:rsid w:val="F69FE2DB"/>
    <w:rsid w:val="F6A79926"/>
    <w:rsid w:val="F6AE14B7"/>
    <w:rsid w:val="F6AF9A09"/>
    <w:rsid w:val="F6BEE237"/>
    <w:rsid w:val="F6BF2D9B"/>
    <w:rsid w:val="F6BF73B7"/>
    <w:rsid w:val="F6BFAC32"/>
    <w:rsid w:val="F6BFE3E2"/>
    <w:rsid w:val="F6CE8E61"/>
    <w:rsid w:val="F6CFF15C"/>
    <w:rsid w:val="F6D54E78"/>
    <w:rsid w:val="F6D7ED54"/>
    <w:rsid w:val="F6DB334E"/>
    <w:rsid w:val="F6DDBC10"/>
    <w:rsid w:val="F6DF498A"/>
    <w:rsid w:val="F6DF8A4B"/>
    <w:rsid w:val="F6DF90C7"/>
    <w:rsid w:val="F6E7EA29"/>
    <w:rsid w:val="F6EB7D61"/>
    <w:rsid w:val="F6EE5ECD"/>
    <w:rsid w:val="F6F1827A"/>
    <w:rsid w:val="F6F4F08D"/>
    <w:rsid w:val="F6F64159"/>
    <w:rsid w:val="F6FC8D7A"/>
    <w:rsid w:val="F6FCF375"/>
    <w:rsid w:val="F6FE0061"/>
    <w:rsid w:val="F6FF2C04"/>
    <w:rsid w:val="F6FF6B9E"/>
    <w:rsid w:val="F6FFBD5A"/>
    <w:rsid w:val="F6FFBFD7"/>
    <w:rsid w:val="F6FFD6F6"/>
    <w:rsid w:val="F737265D"/>
    <w:rsid w:val="F73B60C1"/>
    <w:rsid w:val="F73C56C8"/>
    <w:rsid w:val="F73E3BB3"/>
    <w:rsid w:val="F73EE5E5"/>
    <w:rsid w:val="F73F9550"/>
    <w:rsid w:val="F747C569"/>
    <w:rsid w:val="F74F0FEE"/>
    <w:rsid w:val="F74F8A52"/>
    <w:rsid w:val="F753545D"/>
    <w:rsid w:val="F75BBB72"/>
    <w:rsid w:val="F75F7AF2"/>
    <w:rsid w:val="F76A9D39"/>
    <w:rsid w:val="F76B204D"/>
    <w:rsid w:val="F76E5EC1"/>
    <w:rsid w:val="F76F0A76"/>
    <w:rsid w:val="F76F0E6E"/>
    <w:rsid w:val="F76FB81A"/>
    <w:rsid w:val="F7731FAF"/>
    <w:rsid w:val="F7754325"/>
    <w:rsid w:val="F77752C2"/>
    <w:rsid w:val="F7775D62"/>
    <w:rsid w:val="F777F654"/>
    <w:rsid w:val="F77AF74F"/>
    <w:rsid w:val="F77ECE1C"/>
    <w:rsid w:val="F77ECFCD"/>
    <w:rsid w:val="F77F04E3"/>
    <w:rsid w:val="F77F2000"/>
    <w:rsid w:val="F77F41F0"/>
    <w:rsid w:val="F77F4675"/>
    <w:rsid w:val="F77F94F5"/>
    <w:rsid w:val="F77FA397"/>
    <w:rsid w:val="F77FE90D"/>
    <w:rsid w:val="F7936FA0"/>
    <w:rsid w:val="F7937E82"/>
    <w:rsid w:val="F79507B5"/>
    <w:rsid w:val="F7974F17"/>
    <w:rsid w:val="F79E190A"/>
    <w:rsid w:val="F79E7D52"/>
    <w:rsid w:val="F79EDCC1"/>
    <w:rsid w:val="F79FA1DA"/>
    <w:rsid w:val="F7A743DE"/>
    <w:rsid w:val="F7A7CC1F"/>
    <w:rsid w:val="F7AB4050"/>
    <w:rsid w:val="F7ABDA14"/>
    <w:rsid w:val="F7AD8F69"/>
    <w:rsid w:val="F7AF96EA"/>
    <w:rsid w:val="F7AFCEF8"/>
    <w:rsid w:val="F7B30819"/>
    <w:rsid w:val="F7B5DC82"/>
    <w:rsid w:val="F7B7D3CB"/>
    <w:rsid w:val="F7BB3A43"/>
    <w:rsid w:val="F7BBE37C"/>
    <w:rsid w:val="F7BCB974"/>
    <w:rsid w:val="F7BDDE45"/>
    <w:rsid w:val="F7BE6E45"/>
    <w:rsid w:val="F7BF0524"/>
    <w:rsid w:val="F7BF3C49"/>
    <w:rsid w:val="F7BF41F1"/>
    <w:rsid w:val="F7BF5601"/>
    <w:rsid w:val="F7BF7357"/>
    <w:rsid w:val="F7BF8682"/>
    <w:rsid w:val="F7BFDD46"/>
    <w:rsid w:val="F7C6185F"/>
    <w:rsid w:val="F7C62B38"/>
    <w:rsid w:val="F7CA68D0"/>
    <w:rsid w:val="F7CDBC26"/>
    <w:rsid w:val="F7CF4E18"/>
    <w:rsid w:val="F7CF5E7B"/>
    <w:rsid w:val="F7D27AD2"/>
    <w:rsid w:val="F7D38878"/>
    <w:rsid w:val="F7D50453"/>
    <w:rsid w:val="F7DC727B"/>
    <w:rsid w:val="F7DE38C2"/>
    <w:rsid w:val="F7DE455A"/>
    <w:rsid w:val="F7DEDB26"/>
    <w:rsid w:val="F7DF63FC"/>
    <w:rsid w:val="F7DF9189"/>
    <w:rsid w:val="F7DFCD59"/>
    <w:rsid w:val="F7E34242"/>
    <w:rsid w:val="F7E5C3BE"/>
    <w:rsid w:val="F7E7D24B"/>
    <w:rsid w:val="F7E96B45"/>
    <w:rsid w:val="F7EADDD3"/>
    <w:rsid w:val="F7EBC7F4"/>
    <w:rsid w:val="F7ECA344"/>
    <w:rsid w:val="F7EDB6CC"/>
    <w:rsid w:val="F7EF2853"/>
    <w:rsid w:val="F7EF99EC"/>
    <w:rsid w:val="F7EFAED7"/>
    <w:rsid w:val="F7EFD54C"/>
    <w:rsid w:val="F7EFEF2B"/>
    <w:rsid w:val="F7F237C8"/>
    <w:rsid w:val="F7F31406"/>
    <w:rsid w:val="F7F5768A"/>
    <w:rsid w:val="F7F64BAD"/>
    <w:rsid w:val="F7F723AE"/>
    <w:rsid w:val="F7F72EE8"/>
    <w:rsid w:val="F7F7A07A"/>
    <w:rsid w:val="F7F7A2A0"/>
    <w:rsid w:val="F7F7B4F8"/>
    <w:rsid w:val="F7F7CE3E"/>
    <w:rsid w:val="F7F7E650"/>
    <w:rsid w:val="F7F7FA57"/>
    <w:rsid w:val="F7F95AD8"/>
    <w:rsid w:val="F7F9749B"/>
    <w:rsid w:val="F7F9D8B4"/>
    <w:rsid w:val="F7FA1A59"/>
    <w:rsid w:val="F7FA999A"/>
    <w:rsid w:val="F7FB0AEB"/>
    <w:rsid w:val="F7FB5E38"/>
    <w:rsid w:val="F7FB97E1"/>
    <w:rsid w:val="F7FB98F1"/>
    <w:rsid w:val="F7FBACF0"/>
    <w:rsid w:val="F7FBAD60"/>
    <w:rsid w:val="F7FBF0B3"/>
    <w:rsid w:val="F7FBF304"/>
    <w:rsid w:val="F7FC0723"/>
    <w:rsid w:val="F7FC8EDF"/>
    <w:rsid w:val="F7FC950D"/>
    <w:rsid w:val="F7FCABD5"/>
    <w:rsid w:val="F7FD4B66"/>
    <w:rsid w:val="F7FD6767"/>
    <w:rsid w:val="F7FDB05B"/>
    <w:rsid w:val="F7FE6246"/>
    <w:rsid w:val="F7FE6FEB"/>
    <w:rsid w:val="F7FECAB3"/>
    <w:rsid w:val="F7FEDE31"/>
    <w:rsid w:val="F7FF142C"/>
    <w:rsid w:val="F7FF3A85"/>
    <w:rsid w:val="F7FF6280"/>
    <w:rsid w:val="F7FF86CA"/>
    <w:rsid w:val="F7FF86DB"/>
    <w:rsid w:val="F7FF8E38"/>
    <w:rsid w:val="F7FFA754"/>
    <w:rsid w:val="F7FFA814"/>
    <w:rsid w:val="F7FFBD01"/>
    <w:rsid w:val="F7FFBD90"/>
    <w:rsid w:val="F7FFC065"/>
    <w:rsid w:val="F80B3988"/>
    <w:rsid w:val="F85FD9C8"/>
    <w:rsid w:val="F88FF7F5"/>
    <w:rsid w:val="F8D99D21"/>
    <w:rsid w:val="F8DCC044"/>
    <w:rsid w:val="F8DF8469"/>
    <w:rsid w:val="F8EAC5F8"/>
    <w:rsid w:val="F8EFC4F5"/>
    <w:rsid w:val="F8FF8483"/>
    <w:rsid w:val="F90D6996"/>
    <w:rsid w:val="F93EA1F1"/>
    <w:rsid w:val="F93F08F2"/>
    <w:rsid w:val="F943B53C"/>
    <w:rsid w:val="F94CE75C"/>
    <w:rsid w:val="F963C809"/>
    <w:rsid w:val="F96E8B05"/>
    <w:rsid w:val="F9725316"/>
    <w:rsid w:val="F977C883"/>
    <w:rsid w:val="F97C538E"/>
    <w:rsid w:val="F97E4B55"/>
    <w:rsid w:val="F98D9305"/>
    <w:rsid w:val="F98DE734"/>
    <w:rsid w:val="F99DEAB8"/>
    <w:rsid w:val="F99F1F64"/>
    <w:rsid w:val="F99FC349"/>
    <w:rsid w:val="F9A9CA3E"/>
    <w:rsid w:val="F9AAFC1F"/>
    <w:rsid w:val="F9B242FC"/>
    <w:rsid w:val="F9B50B8F"/>
    <w:rsid w:val="F9B67F36"/>
    <w:rsid w:val="F9B719EA"/>
    <w:rsid w:val="F9BA9C67"/>
    <w:rsid w:val="F9C7E350"/>
    <w:rsid w:val="F9CF09D6"/>
    <w:rsid w:val="F9D75E48"/>
    <w:rsid w:val="F9DE8C53"/>
    <w:rsid w:val="F9DEB127"/>
    <w:rsid w:val="F9E76636"/>
    <w:rsid w:val="F9E7D93E"/>
    <w:rsid w:val="F9EF04FC"/>
    <w:rsid w:val="F9EF8040"/>
    <w:rsid w:val="F9EFB832"/>
    <w:rsid w:val="F9F7EEAF"/>
    <w:rsid w:val="F9F963ED"/>
    <w:rsid w:val="F9FAFA6B"/>
    <w:rsid w:val="F9FD4A8D"/>
    <w:rsid w:val="F9FDB011"/>
    <w:rsid w:val="F9FE4A24"/>
    <w:rsid w:val="F9FEBB17"/>
    <w:rsid w:val="F9FEE67F"/>
    <w:rsid w:val="F9FF226F"/>
    <w:rsid w:val="F9FF3191"/>
    <w:rsid w:val="F9FF6CD3"/>
    <w:rsid w:val="FA2EAAB3"/>
    <w:rsid w:val="FA3F0656"/>
    <w:rsid w:val="FA3F0AF2"/>
    <w:rsid w:val="FA67EC98"/>
    <w:rsid w:val="FA6FD56C"/>
    <w:rsid w:val="FA772D93"/>
    <w:rsid w:val="FA7941D7"/>
    <w:rsid w:val="FA7A4AD9"/>
    <w:rsid w:val="FA8E6E48"/>
    <w:rsid w:val="FA8F9BFF"/>
    <w:rsid w:val="FA8FD3B3"/>
    <w:rsid w:val="FA9B9127"/>
    <w:rsid w:val="FAA56AA8"/>
    <w:rsid w:val="FAA6E41C"/>
    <w:rsid w:val="FABB21F3"/>
    <w:rsid w:val="FABBAB81"/>
    <w:rsid w:val="FABD881E"/>
    <w:rsid w:val="FABEB8DD"/>
    <w:rsid w:val="FACF7311"/>
    <w:rsid w:val="FACF7728"/>
    <w:rsid w:val="FACF9C66"/>
    <w:rsid w:val="FACFEA0D"/>
    <w:rsid w:val="FAD1E611"/>
    <w:rsid w:val="FAD300F6"/>
    <w:rsid w:val="FAD73DDE"/>
    <w:rsid w:val="FADA0C6E"/>
    <w:rsid w:val="FADB948A"/>
    <w:rsid w:val="FADE3A5F"/>
    <w:rsid w:val="FADF425F"/>
    <w:rsid w:val="FADFD608"/>
    <w:rsid w:val="FAE3D389"/>
    <w:rsid w:val="FAE67D6A"/>
    <w:rsid w:val="FAEE519F"/>
    <w:rsid w:val="FAEE9919"/>
    <w:rsid w:val="FAEF72C2"/>
    <w:rsid w:val="FAEFCAB4"/>
    <w:rsid w:val="FAF3DACD"/>
    <w:rsid w:val="FAF3F93C"/>
    <w:rsid w:val="FAF65B0A"/>
    <w:rsid w:val="FAF7CC46"/>
    <w:rsid w:val="FAF89EF9"/>
    <w:rsid w:val="FAFBC854"/>
    <w:rsid w:val="FAFCA413"/>
    <w:rsid w:val="FAFD3E88"/>
    <w:rsid w:val="FAFD54CE"/>
    <w:rsid w:val="FAFE14BC"/>
    <w:rsid w:val="FAFE6108"/>
    <w:rsid w:val="FAFE7CE4"/>
    <w:rsid w:val="FAFF2A20"/>
    <w:rsid w:val="FAFF348A"/>
    <w:rsid w:val="FAFF4E13"/>
    <w:rsid w:val="FAFF7A0B"/>
    <w:rsid w:val="FB156559"/>
    <w:rsid w:val="FB1E78D4"/>
    <w:rsid w:val="FB27ED61"/>
    <w:rsid w:val="FB36F567"/>
    <w:rsid w:val="FB3FD052"/>
    <w:rsid w:val="FB4E9112"/>
    <w:rsid w:val="FB4F42B8"/>
    <w:rsid w:val="FB57463C"/>
    <w:rsid w:val="FB5B46B8"/>
    <w:rsid w:val="FB5D3097"/>
    <w:rsid w:val="FB5F77AC"/>
    <w:rsid w:val="FB5F8180"/>
    <w:rsid w:val="FB5F9A0A"/>
    <w:rsid w:val="FB5FCA99"/>
    <w:rsid w:val="FB60B6AA"/>
    <w:rsid w:val="FB6B83EE"/>
    <w:rsid w:val="FB6BA000"/>
    <w:rsid w:val="FB755DE5"/>
    <w:rsid w:val="FB758A23"/>
    <w:rsid w:val="FB75E31D"/>
    <w:rsid w:val="FB7629DD"/>
    <w:rsid w:val="FB782E44"/>
    <w:rsid w:val="FB7AFADD"/>
    <w:rsid w:val="FB7B0187"/>
    <w:rsid w:val="FB7B4EFA"/>
    <w:rsid w:val="FB7BE6BE"/>
    <w:rsid w:val="FB7C14FE"/>
    <w:rsid w:val="FB7D9A7D"/>
    <w:rsid w:val="FB7E2D24"/>
    <w:rsid w:val="FB7E8370"/>
    <w:rsid w:val="FB7EACC8"/>
    <w:rsid w:val="FB7F2102"/>
    <w:rsid w:val="FB7F4042"/>
    <w:rsid w:val="FB7F8499"/>
    <w:rsid w:val="FB7FD899"/>
    <w:rsid w:val="FB9DE529"/>
    <w:rsid w:val="FB9E8944"/>
    <w:rsid w:val="FB9EDC4A"/>
    <w:rsid w:val="FBAC3E57"/>
    <w:rsid w:val="FBAF9A4D"/>
    <w:rsid w:val="FBB3F762"/>
    <w:rsid w:val="FBB7DCA4"/>
    <w:rsid w:val="FBBA0A45"/>
    <w:rsid w:val="FBBA26C4"/>
    <w:rsid w:val="FBBB495B"/>
    <w:rsid w:val="FBBCCE96"/>
    <w:rsid w:val="FBBDBD02"/>
    <w:rsid w:val="FBBDE7DF"/>
    <w:rsid w:val="FBBF1E50"/>
    <w:rsid w:val="FBBF7EC8"/>
    <w:rsid w:val="FBBFD37F"/>
    <w:rsid w:val="FBBFF31F"/>
    <w:rsid w:val="FBCF5968"/>
    <w:rsid w:val="FBCFB0EB"/>
    <w:rsid w:val="FBCFEDCE"/>
    <w:rsid w:val="FBD17ED8"/>
    <w:rsid w:val="FBD7787E"/>
    <w:rsid w:val="FBD894FB"/>
    <w:rsid w:val="FBD97A24"/>
    <w:rsid w:val="FBDB3F84"/>
    <w:rsid w:val="FBDB8FAC"/>
    <w:rsid w:val="FBDCE3CE"/>
    <w:rsid w:val="FBDD21AD"/>
    <w:rsid w:val="FBDEEA84"/>
    <w:rsid w:val="FBDF27B6"/>
    <w:rsid w:val="FBDF3111"/>
    <w:rsid w:val="FBDF5C3F"/>
    <w:rsid w:val="FBDF8BA0"/>
    <w:rsid w:val="FBDF8E95"/>
    <w:rsid w:val="FBDFD1AB"/>
    <w:rsid w:val="FBE3577F"/>
    <w:rsid w:val="FBE3C88E"/>
    <w:rsid w:val="FBE3DC01"/>
    <w:rsid w:val="FBE7B14C"/>
    <w:rsid w:val="FBE7EC29"/>
    <w:rsid w:val="FBE972B0"/>
    <w:rsid w:val="FBEDC413"/>
    <w:rsid w:val="FBEF44BC"/>
    <w:rsid w:val="FBEFA81B"/>
    <w:rsid w:val="FBEFF2DA"/>
    <w:rsid w:val="FBEFFA5B"/>
    <w:rsid w:val="FBF08E86"/>
    <w:rsid w:val="FBF0D6E0"/>
    <w:rsid w:val="FBF25A1D"/>
    <w:rsid w:val="FBF30DE1"/>
    <w:rsid w:val="FBF37301"/>
    <w:rsid w:val="FBF3F2E0"/>
    <w:rsid w:val="FBF5A985"/>
    <w:rsid w:val="FBF6246C"/>
    <w:rsid w:val="FBF713A7"/>
    <w:rsid w:val="FBF75DB9"/>
    <w:rsid w:val="FBF7C81C"/>
    <w:rsid w:val="FBF7E0E6"/>
    <w:rsid w:val="FBF7FE6F"/>
    <w:rsid w:val="FBF8FCED"/>
    <w:rsid w:val="FBFAB9BD"/>
    <w:rsid w:val="FBFB452E"/>
    <w:rsid w:val="FBFCD922"/>
    <w:rsid w:val="FBFD2905"/>
    <w:rsid w:val="FBFDBEF9"/>
    <w:rsid w:val="FBFDC8F8"/>
    <w:rsid w:val="FBFE4F58"/>
    <w:rsid w:val="FBFE7D74"/>
    <w:rsid w:val="FBFEABD9"/>
    <w:rsid w:val="FBFEBB80"/>
    <w:rsid w:val="FBFEC90F"/>
    <w:rsid w:val="FBFED0FB"/>
    <w:rsid w:val="FBFF0072"/>
    <w:rsid w:val="FBFF05DD"/>
    <w:rsid w:val="FBFF06E4"/>
    <w:rsid w:val="FBFF46CD"/>
    <w:rsid w:val="FBFF4E22"/>
    <w:rsid w:val="FBFF582E"/>
    <w:rsid w:val="FBFF68C2"/>
    <w:rsid w:val="FBFF6ABC"/>
    <w:rsid w:val="FBFF6E7E"/>
    <w:rsid w:val="FBFF7A28"/>
    <w:rsid w:val="FBFF8528"/>
    <w:rsid w:val="FBFF85EF"/>
    <w:rsid w:val="FBFF8D94"/>
    <w:rsid w:val="FBFF90B3"/>
    <w:rsid w:val="FBFFD902"/>
    <w:rsid w:val="FC660F72"/>
    <w:rsid w:val="FC6D2F02"/>
    <w:rsid w:val="FC75828B"/>
    <w:rsid w:val="FC773A9C"/>
    <w:rsid w:val="FC7AB7B1"/>
    <w:rsid w:val="FC7E13D5"/>
    <w:rsid w:val="FC7F4472"/>
    <w:rsid w:val="FC7F99A1"/>
    <w:rsid w:val="FC7FAF74"/>
    <w:rsid w:val="FC8F8638"/>
    <w:rsid w:val="FC9FD85C"/>
    <w:rsid w:val="FCB0CACA"/>
    <w:rsid w:val="FCB74DFE"/>
    <w:rsid w:val="FCBB6787"/>
    <w:rsid w:val="FCBE487E"/>
    <w:rsid w:val="FCBF1E7F"/>
    <w:rsid w:val="FCBF2D1A"/>
    <w:rsid w:val="FCC3A779"/>
    <w:rsid w:val="FCCF8554"/>
    <w:rsid w:val="FCD3CB9E"/>
    <w:rsid w:val="FCD78E40"/>
    <w:rsid w:val="FCDBD4F4"/>
    <w:rsid w:val="FCDF05E3"/>
    <w:rsid w:val="FCDF4E6B"/>
    <w:rsid w:val="FCDF7670"/>
    <w:rsid w:val="FCE24E78"/>
    <w:rsid w:val="FCE7154F"/>
    <w:rsid w:val="FCE7F4B0"/>
    <w:rsid w:val="FCE8677B"/>
    <w:rsid w:val="FCE97956"/>
    <w:rsid w:val="FCEA382B"/>
    <w:rsid w:val="FCED4CC9"/>
    <w:rsid w:val="FCED9294"/>
    <w:rsid w:val="FCEFE8A7"/>
    <w:rsid w:val="FCF10B76"/>
    <w:rsid w:val="FCF3BE28"/>
    <w:rsid w:val="FCF541C3"/>
    <w:rsid w:val="FCF56108"/>
    <w:rsid w:val="FCF77601"/>
    <w:rsid w:val="FCF90403"/>
    <w:rsid w:val="FCFBA39C"/>
    <w:rsid w:val="FCFC448C"/>
    <w:rsid w:val="FCFDB243"/>
    <w:rsid w:val="FCFDB6DA"/>
    <w:rsid w:val="FCFE0B2D"/>
    <w:rsid w:val="FCFEBC3A"/>
    <w:rsid w:val="FCFFBE74"/>
    <w:rsid w:val="FD177D5C"/>
    <w:rsid w:val="FD1B0392"/>
    <w:rsid w:val="FD1B6F68"/>
    <w:rsid w:val="FD1F64E4"/>
    <w:rsid w:val="FD1FF1FA"/>
    <w:rsid w:val="FD2BA839"/>
    <w:rsid w:val="FD2E2258"/>
    <w:rsid w:val="FD3B53DE"/>
    <w:rsid w:val="FD48F4A9"/>
    <w:rsid w:val="FD4E9573"/>
    <w:rsid w:val="FD5EED17"/>
    <w:rsid w:val="FD5FFB72"/>
    <w:rsid w:val="FD691902"/>
    <w:rsid w:val="FD6A6CCA"/>
    <w:rsid w:val="FD6BEBF1"/>
    <w:rsid w:val="FD6DC82C"/>
    <w:rsid w:val="FD6E3869"/>
    <w:rsid w:val="FD6EA0DD"/>
    <w:rsid w:val="FD6FC140"/>
    <w:rsid w:val="FD72835F"/>
    <w:rsid w:val="FD76C77F"/>
    <w:rsid w:val="FD79C387"/>
    <w:rsid w:val="FD7B0D8E"/>
    <w:rsid w:val="FD7BA1D3"/>
    <w:rsid w:val="FD7D62EA"/>
    <w:rsid w:val="FD7F34B3"/>
    <w:rsid w:val="FD7F9979"/>
    <w:rsid w:val="FD7FB210"/>
    <w:rsid w:val="FD870AAC"/>
    <w:rsid w:val="FD8FA20F"/>
    <w:rsid w:val="FD9BBBBE"/>
    <w:rsid w:val="FD9DF424"/>
    <w:rsid w:val="FD9E5D1A"/>
    <w:rsid w:val="FD9F6448"/>
    <w:rsid w:val="FD9FD031"/>
    <w:rsid w:val="FDA75DCE"/>
    <w:rsid w:val="FDAD6191"/>
    <w:rsid w:val="FDAFFF24"/>
    <w:rsid w:val="FDBB6289"/>
    <w:rsid w:val="FDBB6BA9"/>
    <w:rsid w:val="FDBB86F2"/>
    <w:rsid w:val="FDBBCD95"/>
    <w:rsid w:val="FDBBDE92"/>
    <w:rsid w:val="FDBD9609"/>
    <w:rsid w:val="FDBE2C7D"/>
    <w:rsid w:val="FDBF253A"/>
    <w:rsid w:val="FDBF2C41"/>
    <w:rsid w:val="FDBF3A91"/>
    <w:rsid w:val="FDBF3B67"/>
    <w:rsid w:val="FDBF5E75"/>
    <w:rsid w:val="FDBF8158"/>
    <w:rsid w:val="FDBFBBFE"/>
    <w:rsid w:val="FDBFE7AE"/>
    <w:rsid w:val="FDBFF63F"/>
    <w:rsid w:val="FDCE3EAB"/>
    <w:rsid w:val="FDCF4F86"/>
    <w:rsid w:val="FDCF626F"/>
    <w:rsid w:val="FDCF80AC"/>
    <w:rsid w:val="FDD5E1D3"/>
    <w:rsid w:val="FDD5EB6A"/>
    <w:rsid w:val="FDD62026"/>
    <w:rsid w:val="FDDB2842"/>
    <w:rsid w:val="FDDD2F5A"/>
    <w:rsid w:val="FDDD9296"/>
    <w:rsid w:val="FDDF418C"/>
    <w:rsid w:val="FDDF8B7C"/>
    <w:rsid w:val="FDDFFD27"/>
    <w:rsid w:val="FDE31715"/>
    <w:rsid w:val="FDE93C77"/>
    <w:rsid w:val="FDEA9EC8"/>
    <w:rsid w:val="FDEBE0CA"/>
    <w:rsid w:val="FDEC46D7"/>
    <w:rsid w:val="FDED7137"/>
    <w:rsid w:val="FDEE8CC3"/>
    <w:rsid w:val="FDEF0082"/>
    <w:rsid w:val="FDEF21CB"/>
    <w:rsid w:val="FDEF2A92"/>
    <w:rsid w:val="FDEF309D"/>
    <w:rsid w:val="FDF103EE"/>
    <w:rsid w:val="FDF1EE82"/>
    <w:rsid w:val="FDF5F387"/>
    <w:rsid w:val="FDF63A3D"/>
    <w:rsid w:val="FDF65855"/>
    <w:rsid w:val="FDF6B221"/>
    <w:rsid w:val="FDF6D8CE"/>
    <w:rsid w:val="FDF77390"/>
    <w:rsid w:val="FDF7B280"/>
    <w:rsid w:val="FDFAB9D9"/>
    <w:rsid w:val="FDFB002F"/>
    <w:rsid w:val="FDFB00E6"/>
    <w:rsid w:val="FDFB7F01"/>
    <w:rsid w:val="FDFB8D78"/>
    <w:rsid w:val="FDFB9275"/>
    <w:rsid w:val="FDFB9B72"/>
    <w:rsid w:val="FDFC5BF8"/>
    <w:rsid w:val="FDFCBF4D"/>
    <w:rsid w:val="FDFD1CF4"/>
    <w:rsid w:val="FDFD88BD"/>
    <w:rsid w:val="FDFE19CA"/>
    <w:rsid w:val="FDFF1A51"/>
    <w:rsid w:val="FDFF1B28"/>
    <w:rsid w:val="FDFF49E0"/>
    <w:rsid w:val="FDFF5492"/>
    <w:rsid w:val="FDFF5DBE"/>
    <w:rsid w:val="FDFF6614"/>
    <w:rsid w:val="FDFF7411"/>
    <w:rsid w:val="FDFF7E70"/>
    <w:rsid w:val="FDFF8B07"/>
    <w:rsid w:val="FDFF932D"/>
    <w:rsid w:val="FDFFAB38"/>
    <w:rsid w:val="FDFFADB8"/>
    <w:rsid w:val="FDFFBF70"/>
    <w:rsid w:val="FDFFD4BE"/>
    <w:rsid w:val="FDFFE33E"/>
    <w:rsid w:val="FDFFF7A8"/>
    <w:rsid w:val="FDFFFA57"/>
    <w:rsid w:val="FE196054"/>
    <w:rsid w:val="FE1A5B56"/>
    <w:rsid w:val="FE1BD1EC"/>
    <w:rsid w:val="FE1BF2CD"/>
    <w:rsid w:val="FE2C409A"/>
    <w:rsid w:val="FE2C8920"/>
    <w:rsid w:val="FE2F012C"/>
    <w:rsid w:val="FE2FA72E"/>
    <w:rsid w:val="FE331CE9"/>
    <w:rsid w:val="FE3467AA"/>
    <w:rsid w:val="FE3EEB20"/>
    <w:rsid w:val="FE3F155E"/>
    <w:rsid w:val="FE3F4188"/>
    <w:rsid w:val="FE3F4903"/>
    <w:rsid w:val="FE3F50F1"/>
    <w:rsid w:val="FE3F546F"/>
    <w:rsid w:val="FE3F5A9D"/>
    <w:rsid w:val="FE3F6D75"/>
    <w:rsid w:val="FE47F3BB"/>
    <w:rsid w:val="FE5345B1"/>
    <w:rsid w:val="FE5A4658"/>
    <w:rsid w:val="FE5B75FF"/>
    <w:rsid w:val="FE5BAB92"/>
    <w:rsid w:val="FE5E3F46"/>
    <w:rsid w:val="FE67704E"/>
    <w:rsid w:val="FE6D1EBE"/>
    <w:rsid w:val="FE6D4167"/>
    <w:rsid w:val="FE6FB1E8"/>
    <w:rsid w:val="FE799A9C"/>
    <w:rsid w:val="FE79CAF7"/>
    <w:rsid w:val="FE7B1A63"/>
    <w:rsid w:val="FE7BF0DD"/>
    <w:rsid w:val="FE7DE385"/>
    <w:rsid w:val="FE7E5A69"/>
    <w:rsid w:val="FE7E9146"/>
    <w:rsid w:val="FE7ECFA3"/>
    <w:rsid w:val="FE7F01C6"/>
    <w:rsid w:val="FE7F03C8"/>
    <w:rsid w:val="FE7F343E"/>
    <w:rsid w:val="FE7F6149"/>
    <w:rsid w:val="FE7F9654"/>
    <w:rsid w:val="FE7FE5EA"/>
    <w:rsid w:val="FE85BB17"/>
    <w:rsid w:val="FE875475"/>
    <w:rsid w:val="FE8BE64F"/>
    <w:rsid w:val="FE8F9B93"/>
    <w:rsid w:val="FE97D8AB"/>
    <w:rsid w:val="FE999FA7"/>
    <w:rsid w:val="FEAC8B20"/>
    <w:rsid w:val="FEAE79AF"/>
    <w:rsid w:val="FEB3D4E7"/>
    <w:rsid w:val="FEB57B4A"/>
    <w:rsid w:val="FEB709A8"/>
    <w:rsid w:val="FEB7164D"/>
    <w:rsid w:val="FEBC1ABD"/>
    <w:rsid w:val="FEBDB9B1"/>
    <w:rsid w:val="FEBE459C"/>
    <w:rsid w:val="FEBF153D"/>
    <w:rsid w:val="FEBF466F"/>
    <w:rsid w:val="FEBF6EBF"/>
    <w:rsid w:val="FEBF9656"/>
    <w:rsid w:val="FEBFAD98"/>
    <w:rsid w:val="FEBFD909"/>
    <w:rsid w:val="FEBFDF45"/>
    <w:rsid w:val="FEC72036"/>
    <w:rsid w:val="FEC752B1"/>
    <w:rsid w:val="FECF3778"/>
    <w:rsid w:val="FECF5C10"/>
    <w:rsid w:val="FED55D25"/>
    <w:rsid w:val="FED85279"/>
    <w:rsid w:val="FEDB6E07"/>
    <w:rsid w:val="FEDC4187"/>
    <w:rsid w:val="FEDC5CE5"/>
    <w:rsid w:val="FEDC6F4D"/>
    <w:rsid w:val="FEDDEEBE"/>
    <w:rsid w:val="FEDE212E"/>
    <w:rsid w:val="FEDEEAF2"/>
    <w:rsid w:val="FEDEF7EC"/>
    <w:rsid w:val="FEDF1869"/>
    <w:rsid w:val="FEDF8BD0"/>
    <w:rsid w:val="FEDFA5D1"/>
    <w:rsid w:val="FEDFF9EA"/>
    <w:rsid w:val="FEE624C6"/>
    <w:rsid w:val="FEE690B9"/>
    <w:rsid w:val="FEE89766"/>
    <w:rsid w:val="FEEF2584"/>
    <w:rsid w:val="FEEF4E7C"/>
    <w:rsid w:val="FEF35A61"/>
    <w:rsid w:val="FEF36D62"/>
    <w:rsid w:val="FEF3DE16"/>
    <w:rsid w:val="FEF3EE77"/>
    <w:rsid w:val="FEF48544"/>
    <w:rsid w:val="FEF4CAE8"/>
    <w:rsid w:val="FEF5A632"/>
    <w:rsid w:val="FEF69BD9"/>
    <w:rsid w:val="FEF6ADBF"/>
    <w:rsid w:val="FEF6E333"/>
    <w:rsid w:val="FEF6FA70"/>
    <w:rsid w:val="FEF7035A"/>
    <w:rsid w:val="FEF74F7B"/>
    <w:rsid w:val="FEF795F8"/>
    <w:rsid w:val="FEF7E44C"/>
    <w:rsid w:val="FEF8CC4B"/>
    <w:rsid w:val="FEF9119D"/>
    <w:rsid w:val="FEF92754"/>
    <w:rsid w:val="FEF928B9"/>
    <w:rsid w:val="FEF97D06"/>
    <w:rsid w:val="FEFAEB9B"/>
    <w:rsid w:val="FEFAF5B1"/>
    <w:rsid w:val="FEFB33C1"/>
    <w:rsid w:val="FEFB4DE8"/>
    <w:rsid w:val="FEFB861C"/>
    <w:rsid w:val="FEFB8DA8"/>
    <w:rsid w:val="FEFB9885"/>
    <w:rsid w:val="FEFB98AE"/>
    <w:rsid w:val="FEFBA0F9"/>
    <w:rsid w:val="FEFBA826"/>
    <w:rsid w:val="FEFBAE9D"/>
    <w:rsid w:val="FEFBCA63"/>
    <w:rsid w:val="FEFBD638"/>
    <w:rsid w:val="FEFC0E65"/>
    <w:rsid w:val="FEFCD298"/>
    <w:rsid w:val="FEFD33C2"/>
    <w:rsid w:val="FEFD5F15"/>
    <w:rsid w:val="FEFDAE33"/>
    <w:rsid w:val="FEFE1A47"/>
    <w:rsid w:val="FEFE3C5E"/>
    <w:rsid w:val="FEFE9745"/>
    <w:rsid w:val="FEFEECCF"/>
    <w:rsid w:val="FEFF05C3"/>
    <w:rsid w:val="FEFF0B33"/>
    <w:rsid w:val="FEFF0BAC"/>
    <w:rsid w:val="FEFF1781"/>
    <w:rsid w:val="FEFF1E0E"/>
    <w:rsid w:val="FEFF240C"/>
    <w:rsid w:val="FEFF24BD"/>
    <w:rsid w:val="FEFF4AD6"/>
    <w:rsid w:val="FEFF4F38"/>
    <w:rsid w:val="FEFF50C7"/>
    <w:rsid w:val="FEFF5398"/>
    <w:rsid w:val="FEFF53C5"/>
    <w:rsid w:val="FEFF5A7C"/>
    <w:rsid w:val="FEFF7640"/>
    <w:rsid w:val="FEFF7E0C"/>
    <w:rsid w:val="FEFF891F"/>
    <w:rsid w:val="FEFF9495"/>
    <w:rsid w:val="FEFFA882"/>
    <w:rsid w:val="FEFFE104"/>
    <w:rsid w:val="FEFFE293"/>
    <w:rsid w:val="FEFFE307"/>
    <w:rsid w:val="FEFFF932"/>
    <w:rsid w:val="FF11850F"/>
    <w:rsid w:val="FF1D1741"/>
    <w:rsid w:val="FF1DB2F5"/>
    <w:rsid w:val="FF1F5615"/>
    <w:rsid w:val="FF1FD65C"/>
    <w:rsid w:val="FF238A99"/>
    <w:rsid w:val="FF2BD2DF"/>
    <w:rsid w:val="FF2BFA42"/>
    <w:rsid w:val="FF2D9677"/>
    <w:rsid w:val="FF2D9C37"/>
    <w:rsid w:val="FF2E14EB"/>
    <w:rsid w:val="FF2FDE65"/>
    <w:rsid w:val="FF332D76"/>
    <w:rsid w:val="FF3A73F3"/>
    <w:rsid w:val="FF3B0D8E"/>
    <w:rsid w:val="FF3B298B"/>
    <w:rsid w:val="FF3C0A6A"/>
    <w:rsid w:val="FF3C91D9"/>
    <w:rsid w:val="FF3D1AEA"/>
    <w:rsid w:val="FF3DD53A"/>
    <w:rsid w:val="FF3E0593"/>
    <w:rsid w:val="FF3E0C60"/>
    <w:rsid w:val="FF3E7A92"/>
    <w:rsid w:val="FF3F911A"/>
    <w:rsid w:val="FF3FD360"/>
    <w:rsid w:val="FF3FDB44"/>
    <w:rsid w:val="FF49D4C1"/>
    <w:rsid w:val="FF4E8022"/>
    <w:rsid w:val="FF4EC554"/>
    <w:rsid w:val="FF4F1983"/>
    <w:rsid w:val="FF4F4005"/>
    <w:rsid w:val="FF4F8490"/>
    <w:rsid w:val="FF5314A5"/>
    <w:rsid w:val="FF558C13"/>
    <w:rsid w:val="FF55D954"/>
    <w:rsid w:val="FF5715D5"/>
    <w:rsid w:val="FF5CFDE7"/>
    <w:rsid w:val="FF5DE75A"/>
    <w:rsid w:val="FF5F71A9"/>
    <w:rsid w:val="FF5F9C60"/>
    <w:rsid w:val="FF5FFF2A"/>
    <w:rsid w:val="FF620A0E"/>
    <w:rsid w:val="FF65B067"/>
    <w:rsid w:val="FF6731E9"/>
    <w:rsid w:val="FF673DBD"/>
    <w:rsid w:val="FF675608"/>
    <w:rsid w:val="FF675D58"/>
    <w:rsid w:val="FF67B23E"/>
    <w:rsid w:val="FF69A3BC"/>
    <w:rsid w:val="FF6B4928"/>
    <w:rsid w:val="FF6D8233"/>
    <w:rsid w:val="FF6E5366"/>
    <w:rsid w:val="FF6E88A8"/>
    <w:rsid w:val="FF6F065F"/>
    <w:rsid w:val="FF6F0C78"/>
    <w:rsid w:val="FF6F11D4"/>
    <w:rsid w:val="FF6F16B2"/>
    <w:rsid w:val="FF6F3DC2"/>
    <w:rsid w:val="FF6F4075"/>
    <w:rsid w:val="FF6F54EC"/>
    <w:rsid w:val="FF6FDF0F"/>
    <w:rsid w:val="FF6FF3F5"/>
    <w:rsid w:val="FF729E3D"/>
    <w:rsid w:val="FF75065A"/>
    <w:rsid w:val="FF7552B6"/>
    <w:rsid w:val="FF767FFA"/>
    <w:rsid w:val="FF76E2D8"/>
    <w:rsid w:val="FF770E95"/>
    <w:rsid w:val="FF772E96"/>
    <w:rsid w:val="FF777BC2"/>
    <w:rsid w:val="FF77B0D2"/>
    <w:rsid w:val="FF77C58E"/>
    <w:rsid w:val="FF77CE7B"/>
    <w:rsid w:val="FF7901C3"/>
    <w:rsid w:val="FF7A1918"/>
    <w:rsid w:val="FF7A2651"/>
    <w:rsid w:val="FF7A67A2"/>
    <w:rsid w:val="FF7B1662"/>
    <w:rsid w:val="FF7B4612"/>
    <w:rsid w:val="FF7B833D"/>
    <w:rsid w:val="FF7BC5CB"/>
    <w:rsid w:val="FF7BCA32"/>
    <w:rsid w:val="FF7C5C52"/>
    <w:rsid w:val="FF7C8A14"/>
    <w:rsid w:val="FF7CDFE2"/>
    <w:rsid w:val="FF7D0EC1"/>
    <w:rsid w:val="FF7D19DC"/>
    <w:rsid w:val="FF7D57FA"/>
    <w:rsid w:val="FF7D6C9E"/>
    <w:rsid w:val="FF7D770D"/>
    <w:rsid w:val="FF7E745D"/>
    <w:rsid w:val="FF7EB923"/>
    <w:rsid w:val="FF7EDFEE"/>
    <w:rsid w:val="FF7F0279"/>
    <w:rsid w:val="FF7F0678"/>
    <w:rsid w:val="FF7F0A6F"/>
    <w:rsid w:val="FF7F2B5A"/>
    <w:rsid w:val="FF7F381B"/>
    <w:rsid w:val="FF7F3A9F"/>
    <w:rsid w:val="FF7F3F36"/>
    <w:rsid w:val="FF7F42E2"/>
    <w:rsid w:val="FF7F4426"/>
    <w:rsid w:val="FF7F4DA5"/>
    <w:rsid w:val="FF7F5029"/>
    <w:rsid w:val="FF7F6072"/>
    <w:rsid w:val="FF7F76B0"/>
    <w:rsid w:val="FF7F7F8C"/>
    <w:rsid w:val="FF7F8628"/>
    <w:rsid w:val="FF7F8D67"/>
    <w:rsid w:val="FF7F986A"/>
    <w:rsid w:val="FF7F9AA9"/>
    <w:rsid w:val="FF7FA8E1"/>
    <w:rsid w:val="FF7FB177"/>
    <w:rsid w:val="FF7FB371"/>
    <w:rsid w:val="FF7FC4D0"/>
    <w:rsid w:val="FF7FE633"/>
    <w:rsid w:val="FF7FE658"/>
    <w:rsid w:val="FF7FE7F4"/>
    <w:rsid w:val="FF7FF0CA"/>
    <w:rsid w:val="FF82F57C"/>
    <w:rsid w:val="FF855E69"/>
    <w:rsid w:val="FF8724BC"/>
    <w:rsid w:val="FF896F7B"/>
    <w:rsid w:val="FF8F01B8"/>
    <w:rsid w:val="FF91847C"/>
    <w:rsid w:val="FF969142"/>
    <w:rsid w:val="FF97EEE2"/>
    <w:rsid w:val="FF9B9BC4"/>
    <w:rsid w:val="FF9C1EB5"/>
    <w:rsid w:val="FF9D867D"/>
    <w:rsid w:val="FF9D88AF"/>
    <w:rsid w:val="FF9E317B"/>
    <w:rsid w:val="FF9E4B9E"/>
    <w:rsid w:val="FF9EA0BF"/>
    <w:rsid w:val="FF9F8FD3"/>
    <w:rsid w:val="FF9FC020"/>
    <w:rsid w:val="FF9FC19A"/>
    <w:rsid w:val="FF9FC46D"/>
    <w:rsid w:val="FF9FEF9F"/>
    <w:rsid w:val="FFA106C1"/>
    <w:rsid w:val="FFA71F2C"/>
    <w:rsid w:val="FFA744E1"/>
    <w:rsid w:val="FFAB5E1B"/>
    <w:rsid w:val="FFAB84DD"/>
    <w:rsid w:val="FFACA4C1"/>
    <w:rsid w:val="FFADACD2"/>
    <w:rsid w:val="FFAEA3CF"/>
    <w:rsid w:val="FFAEEB74"/>
    <w:rsid w:val="FFAF143B"/>
    <w:rsid w:val="FFAF1881"/>
    <w:rsid w:val="FFAF1D48"/>
    <w:rsid w:val="FFAF4C1E"/>
    <w:rsid w:val="FFB28513"/>
    <w:rsid w:val="FFB2FBB9"/>
    <w:rsid w:val="FFB3DA09"/>
    <w:rsid w:val="FFB4B07B"/>
    <w:rsid w:val="FFB4C6BE"/>
    <w:rsid w:val="FFB5C8D9"/>
    <w:rsid w:val="FFB7148D"/>
    <w:rsid w:val="FFB787BA"/>
    <w:rsid w:val="FFB79ABF"/>
    <w:rsid w:val="FFB79E2A"/>
    <w:rsid w:val="FFB93170"/>
    <w:rsid w:val="FFB93665"/>
    <w:rsid w:val="FFB98F8E"/>
    <w:rsid w:val="FFB9E584"/>
    <w:rsid w:val="FFB9F172"/>
    <w:rsid w:val="FFBA0F6E"/>
    <w:rsid w:val="FFBB2F4E"/>
    <w:rsid w:val="FFBB8C38"/>
    <w:rsid w:val="FFBB9A8A"/>
    <w:rsid w:val="FFBBAE66"/>
    <w:rsid w:val="FFBBEA71"/>
    <w:rsid w:val="FFBBECA9"/>
    <w:rsid w:val="FFBCF1F7"/>
    <w:rsid w:val="FFBD1FB5"/>
    <w:rsid w:val="FFBD295E"/>
    <w:rsid w:val="FFBDCFC6"/>
    <w:rsid w:val="FFBDE276"/>
    <w:rsid w:val="FFBE0615"/>
    <w:rsid w:val="FFBE2511"/>
    <w:rsid w:val="FFBE2CAD"/>
    <w:rsid w:val="FFBEA955"/>
    <w:rsid w:val="FFBEE511"/>
    <w:rsid w:val="FFBF00BF"/>
    <w:rsid w:val="FFBF119D"/>
    <w:rsid w:val="FFBF2F1D"/>
    <w:rsid w:val="FFBF41B5"/>
    <w:rsid w:val="FFBF5DEF"/>
    <w:rsid w:val="FFBF7C22"/>
    <w:rsid w:val="FFBFACCE"/>
    <w:rsid w:val="FFBFAFCD"/>
    <w:rsid w:val="FFBFB046"/>
    <w:rsid w:val="FFBFBCAD"/>
    <w:rsid w:val="FFBFC7A5"/>
    <w:rsid w:val="FFBFF0C6"/>
    <w:rsid w:val="FFC3D7DA"/>
    <w:rsid w:val="FFC48C2D"/>
    <w:rsid w:val="FFC5DA97"/>
    <w:rsid w:val="FFCD1BCB"/>
    <w:rsid w:val="FFCE576D"/>
    <w:rsid w:val="FFCE62DC"/>
    <w:rsid w:val="FFCF11C0"/>
    <w:rsid w:val="FFCF4E42"/>
    <w:rsid w:val="FFCF5E32"/>
    <w:rsid w:val="FFD2A068"/>
    <w:rsid w:val="FFD4CA1B"/>
    <w:rsid w:val="FFD50ACA"/>
    <w:rsid w:val="FFD53E70"/>
    <w:rsid w:val="FFD6B530"/>
    <w:rsid w:val="FFD6DF3B"/>
    <w:rsid w:val="FFD724CE"/>
    <w:rsid w:val="FFD7458E"/>
    <w:rsid w:val="FFD76FCB"/>
    <w:rsid w:val="FFD776A2"/>
    <w:rsid w:val="FFD785F9"/>
    <w:rsid w:val="FFD7E392"/>
    <w:rsid w:val="FFD7E4E3"/>
    <w:rsid w:val="FFD923DE"/>
    <w:rsid w:val="FFD96524"/>
    <w:rsid w:val="FFDBAEDB"/>
    <w:rsid w:val="FFDBF432"/>
    <w:rsid w:val="FFDCD87D"/>
    <w:rsid w:val="FFDCEE9F"/>
    <w:rsid w:val="FFDD0CE2"/>
    <w:rsid w:val="FFDD44D3"/>
    <w:rsid w:val="FFDDA622"/>
    <w:rsid w:val="FFDDBE02"/>
    <w:rsid w:val="FFDDBF31"/>
    <w:rsid w:val="FFDE1807"/>
    <w:rsid w:val="FFDE3538"/>
    <w:rsid w:val="FFDE3BA0"/>
    <w:rsid w:val="FFDE83FF"/>
    <w:rsid w:val="FFDEAAD5"/>
    <w:rsid w:val="FFDEE5DC"/>
    <w:rsid w:val="FFDF0A0B"/>
    <w:rsid w:val="FFDF2B0F"/>
    <w:rsid w:val="FFDF357E"/>
    <w:rsid w:val="FFDF46C0"/>
    <w:rsid w:val="FFDF58B4"/>
    <w:rsid w:val="FFDF5C70"/>
    <w:rsid w:val="FFDF6A73"/>
    <w:rsid w:val="FFDF7BAA"/>
    <w:rsid w:val="FFDF97F6"/>
    <w:rsid w:val="FFDFB08D"/>
    <w:rsid w:val="FFDFD53A"/>
    <w:rsid w:val="FFDFD7D2"/>
    <w:rsid w:val="FFDFE102"/>
    <w:rsid w:val="FFE27FEA"/>
    <w:rsid w:val="FFE3B241"/>
    <w:rsid w:val="FFE3E125"/>
    <w:rsid w:val="FFE576A5"/>
    <w:rsid w:val="FFE5E428"/>
    <w:rsid w:val="FFE6154B"/>
    <w:rsid w:val="FFE6C636"/>
    <w:rsid w:val="FFE718CB"/>
    <w:rsid w:val="FFE72A11"/>
    <w:rsid w:val="FFE73BAF"/>
    <w:rsid w:val="FFE74152"/>
    <w:rsid w:val="FFE90DB2"/>
    <w:rsid w:val="FFE93412"/>
    <w:rsid w:val="FFE986D2"/>
    <w:rsid w:val="FFEA8FA6"/>
    <w:rsid w:val="FFEBD00D"/>
    <w:rsid w:val="FFEBF260"/>
    <w:rsid w:val="FFEC6726"/>
    <w:rsid w:val="FFED0437"/>
    <w:rsid w:val="FFED1044"/>
    <w:rsid w:val="FFED24CB"/>
    <w:rsid w:val="FFED2501"/>
    <w:rsid w:val="FFED4691"/>
    <w:rsid w:val="FFEDA0F7"/>
    <w:rsid w:val="FFEDBFFE"/>
    <w:rsid w:val="FFEDCF16"/>
    <w:rsid w:val="FFEDE2CF"/>
    <w:rsid w:val="FFEE0F41"/>
    <w:rsid w:val="FFEE6333"/>
    <w:rsid w:val="FFEEE3A9"/>
    <w:rsid w:val="FFEEEBD8"/>
    <w:rsid w:val="FFEF0F43"/>
    <w:rsid w:val="FFEF2BB8"/>
    <w:rsid w:val="FFEF478D"/>
    <w:rsid w:val="FFEF4858"/>
    <w:rsid w:val="FFEF5160"/>
    <w:rsid w:val="FFEF8E89"/>
    <w:rsid w:val="FFEFAB34"/>
    <w:rsid w:val="FFEFB1BC"/>
    <w:rsid w:val="FFEFB4F4"/>
    <w:rsid w:val="FFEFBAC2"/>
    <w:rsid w:val="FFEFE69D"/>
    <w:rsid w:val="FFEFF1F8"/>
    <w:rsid w:val="FFEFF3FD"/>
    <w:rsid w:val="FFF2AEF6"/>
    <w:rsid w:val="FFF33B8F"/>
    <w:rsid w:val="FFF34764"/>
    <w:rsid w:val="FFF3645A"/>
    <w:rsid w:val="FFF384B5"/>
    <w:rsid w:val="FFF3BCA9"/>
    <w:rsid w:val="FFF3C62F"/>
    <w:rsid w:val="FFF3DE47"/>
    <w:rsid w:val="FFF51763"/>
    <w:rsid w:val="FFF57B05"/>
    <w:rsid w:val="FFF5F6B6"/>
    <w:rsid w:val="FFF649AC"/>
    <w:rsid w:val="FFF652E6"/>
    <w:rsid w:val="FFF6C82D"/>
    <w:rsid w:val="FFF6FB07"/>
    <w:rsid w:val="FFF7054B"/>
    <w:rsid w:val="FFF71582"/>
    <w:rsid w:val="FFF717CD"/>
    <w:rsid w:val="FFF72376"/>
    <w:rsid w:val="FFF72CC0"/>
    <w:rsid w:val="FFF72D80"/>
    <w:rsid w:val="FFF7412E"/>
    <w:rsid w:val="FFF75DC6"/>
    <w:rsid w:val="FFF762A1"/>
    <w:rsid w:val="FFF7DA93"/>
    <w:rsid w:val="FFF7E87C"/>
    <w:rsid w:val="FFF7FA08"/>
    <w:rsid w:val="FFF87E8D"/>
    <w:rsid w:val="FFF8C875"/>
    <w:rsid w:val="FFF98F73"/>
    <w:rsid w:val="FFFA3F34"/>
    <w:rsid w:val="FFFA49EF"/>
    <w:rsid w:val="FFFA89A2"/>
    <w:rsid w:val="FFFAC6A9"/>
    <w:rsid w:val="FFFB17D0"/>
    <w:rsid w:val="FFFB1FDA"/>
    <w:rsid w:val="FFFB2948"/>
    <w:rsid w:val="FFFB2A44"/>
    <w:rsid w:val="FFFB2A5D"/>
    <w:rsid w:val="FFFB3BAB"/>
    <w:rsid w:val="FFFB3DC7"/>
    <w:rsid w:val="FFFB3EC4"/>
    <w:rsid w:val="FFFB75BA"/>
    <w:rsid w:val="FFFB7C0D"/>
    <w:rsid w:val="FFFB9A3E"/>
    <w:rsid w:val="FFFB9D75"/>
    <w:rsid w:val="FFFBA73C"/>
    <w:rsid w:val="FFFBB7BF"/>
    <w:rsid w:val="FFFBB9C8"/>
    <w:rsid w:val="FFFBBA23"/>
    <w:rsid w:val="FFFBC09C"/>
    <w:rsid w:val="FFFBCE06"/>
    <w:rsid w:val="FFFBE65A"/>
    <w:rsid w:val="FFFBF765"/>
    <w:rsid w:val="FFFBF7CB"/>
    <w:rsid w:val="FFFC8BFC"/>
    <w:rsid w:val="FFFCA12C"/>
    <w:rsid w:val="FFFCBCEA"/>
    <w:rsid w:val="FFFCD6EE"/>
    <w:rsid w:val="FFFD04C1"/>
    <w:rsid w:val="FFFD3530"/>
    <w:rsid w:val="FFFD4184"/>
    <w:rsid w:val="FFFD52A4"/>
    <w:rsid w:val="FFFD5F18"/>
    <w:rsid w:val="FFFD62EF"/>
    <w:rsid w:val="FFFD6585"/>
    <w:rsid w:val="FFFD65CB"/>
    <w:rsid w:val="FFFD6C9A"/>
    <w:rsid w:val="FFFD6EA2"/>
    <w:rsid w:val="FFFDA7AA"/>
    <w:rsid w:val="FFFDB1E7"/>
    <w:rsid w:val="FFFDB364"/>
    <w:rsid w:val="FFFDC059"/>
    <w:rsid w:val="FFFDD60C"/>
    <w:rsid w:val="FFFE02A1"/>
    <w:rsid w:val="FFFE090E"/>
    <w:rsid w:val="FFFE38B8"/>
    <w:rsid w:val="FFFE5453"/>
    <w:rsid w:val="FFFE72A8"/>
    <w:rsid w:val="FFFE7D1F"/>
    <w:rsid w:val="FFFEA014"/>
    <w:rsid w:val="FFFEAFCE"/>
    <w:rsid w:val="FFFEC8A4"/>
    <w:rsid w:val="FFFED2B2"/>
    <w:rsid w:val="FFFED2D9"/>
    <w:rsid w:val="FFFED9DE"/>
    <w:rsid w:val="FFFEE0C1"/>
    <w:rsid w:val="FFFEE2ED"/>
    <w:rsid w:val="FFFEE6F8"/>
    <w:rsid w:val="FFFF0A67"/>
    <w:rsid w:val="FFFF12CB"/>
    <w:rsid w:val="FFFF18BF"/>
    <w:rsid w:val="FFFF193A"/>
    <w:rsid w:val="FFFF1F79"/>
    <w:rsid w:val="FFFF23D5"/>
    <w:rsid w:val="FFFF26D2"/>
    <w:rsid w:val="FFFF2EEC"/>
    <w:rsid w:val="FFFF3691"/>
    <w:rsid w:val="FFFF3A39"/>
    <w:rsid w:val="FFFF3D1D"/>
    <w:rsid w:val="FFFF4246"/>
    <w:rsid w:val="FFFF43F7"/>
    <w:rsid w:val="FFFF4E1F"/>
    <w:rsid w:val="FFFF5011"/>
    <w:rsid w:val="FFFF546C"/>
    <w:rsid w:val="FFFF56F7"/>
    <w:rsid w:val="FFFF60AD"/>
    <w:rsid w:val="FFFF6192"/>
    <w:rsid w:val="FFFF6B48"/>
    <w:rsid w:val="FFFF6D34"/>
    <w:rsid w:val="FFFF74B6"/>
    <w:rsid w:val="FFFF7B95"/>
    <w:rsid w:val="FFFF7D99"/>
    <w:rsid w:val="FFFF83F2"/>
    <w:rsid w:val="FFFF8BD2"/>
    <w:rsid w:val="FFFF8CA7"/>
    <w:rsid w:val="FFFF90A5"/>
    <w:rsid w:val="FFFF9A84"/>
    <w:rsid w:val="FFFF9B46"/>
    <w:rsid w:val="FFFFA1FA"/>
    <w:rsid w:val="FFFFA386"/>
    <w:rsid w:val="FFFFA877"/>
    <w:rsid w:val="FFFFAC39"/>
    <w:rsid w:val="FFFFBB32"/>
    <w:rsid w:val="FFFFC41B"/>
    <w:rsid w:val="FFFFCCCD"/>
    <w:rsid w:val="FFFFD06E"/>
    <w:rsid w:val="FFFFD7EE"/>
    <w:rsid w:val="FFFFDA4B"/>
    <w:rsid w:val="FFFFE012"/>
    <w:rsid w:val="FFFFE2FB"/>
    <w:rsid w:val="FFFFE772"/>
    <w:rsid w:val="FFFFE897"/>
    <w:rsid w:val="FFFFF270"/>
    <w:rsid w:val="FFFFF33E"/>
    <w:rsid w:val="FFFFF360"/>
    <w:rsid w:val="FFFFFABD"/>
    <w:rsid w:val="FFFFFC29"/>
    <w:rsid w:val="00004179"/>
    <w:rsid w:val="000150C9"/>
    <w:rsid w:val="000252DA"/>
    <w:rsid w:val="0002563D"/>
    <w:rsid w:val="00026F9C"/>
    <w:rsid w:val="00032AA1"/>
    <w:rsid w:val="00033F2F"/>
    <w:rsid w:val="0003479A"/>
    <w:rsid w:val="000643B4"/>
    <w:rsid w:val="000677A6"/>
    <w:rsid w:val="00083657"/>
    <w:rsid w:val="000864DB"/>
    <w:rsid w:val="000950D5"/>
    <w:rsid w:val="000A690E"/>
    <w:rsid w:val="000B3585"/>
    <w:rsid w:val="000C322E"/>
    <w:rsid w:val="000D3296"/>
    <w:rsid w:val="000E0B1F"/>
    <w:rsid w:val="000E26A2"/>
    <w:rsid w:val="000F2BAF"/>
    <w:rsid w:val="000F3A52"/>
    <w:rsid w:val="001028D3"/>
    <w:rsid w:val="00103F58"/>
    <w:rsid w:val="00110213"/>
    <w:rsid w:val="00114DFE"/>
    <w:rsid w:val="00122F57"/>
    <w:rsid w:val="00150201"/>
    <w:rsid w:val="001532AF"/>
    <w:rsid w:val="00153A0D"/>
    <w:rsid w:val="0017048D"/>
    <w:rsid w:val="00171FD7"/>
    <w:rsid w:val="00174C97"/>
    <w:rsid w:val="00175501"/>
    <w:rsid w:val="00176D52"/>
    <w:rsid w:val="00177F46"/>
    <w:rsid w:val="00183E2F"/>
    <w:rsid w:val="00184FC1"/>
    <w:rsid w:val="00191E82"/>
    <w:rsid w:val="001A5414"/>
    <w:rsid w:val="001C0C65"/>
    <w:rsid w:val="001D1B28"/>
    <w:rsid w:val="001E0C50"/>
    <w:rsid w:val="001F491C"/>
    <w:rsid w:val="002057C8"/>
    <w:rsid w:val="002079B2"/>
    <w:rsid w:val="002107C1"/>
    <w:rsid w:val="002313DA"/>
    <w:rsid w:val="00233E34"/>
    <w:rsid w:val="00235F5A"/>
    <w:rsid w:val="00242DA5"/>
    <w:rsid w:val="00254328"/>
    <w:rsid w:val="002613BD"/>
    <w:rsid w:val="0027083D"/>
    <w:rsid w:val="00281CF8"/>
    <w:rsid w:val="002930F4"/>
    <w:rsid w:val="002957D1"/>
    <w:rsid w:val="002A2A6D"/>
    <w:rsid w:val="002A4E7E"/>
    <w:rsid w:val="002A6AB8"/>
    <w:rsid w:val="002B6845"/>
    <w:rsid w:val="002C4000"/>
    <w:rsid w:val="002D0C56"/>
    <w:rsid w:val="002D754E"/>
    <w:rsid w:val="002D7CBB"/>
    <w:rsid w:val="002E43AC"/>
    <w:rsid w:val="002E6D7E"/>
    <w:rsid w:val="002F0206"/>
    <w:rsid w:val="003023C2"/>
    <w:rsid w:val="00307E78"/>
    <w:rsid w:val="003169AA"/>
    <w:rsid w:val="00317D73"/>
    <w:rsid w:val="00327556"/>
    <w:rsid w:val="0034366F"/>
    <w:rsid w:val="003453C2"/>
    <w:rsid w:val="00347B81"/>
    <w:rsid w:val="003507BA"/>
    <w:rsid w:val="0036479A"/>
    <w:rsid w:val="0038449F"/>
    <w:rsid w:val="003850F1"/>
    <w:rsid w:val="0039314A"/>
    <w:rsid w:val="003957A6"/>
    <w:rsid w:val="003A2CC5"/>
    <w:rsid w:val="003B4DAA"/>
    <w:rsid w:val="003B5F51"/>
    <w:rsid w:val="003C0882"/>
    <w:rsid w:val="003C199F"/>
    <w:rsid w:val="003C49C3"/>
    <w:rsid w:val="003D14C5"/>
    <w:rsid w:val="003E1AD4"/>
    <w:rsid w:val="003E21D6"/>
    <w:rsid w:val="003E286E"/>
    <w:rsid w:val="003E4F70"/>
    <w:rsid w:val="003E6832"/>
    <w:rsid w:val="003E6D5C"/>
    <w:rsid w:val="003E6FDA"/>
    <w:rsid w:val="0040111F"/>
    <w:rsid w:val="00404B00"/>
    <w:rsid w:val="0040576C"/>
    <w:rsid w:val="00407320"/>
    <w:rsid w:val="0042026C"/>
    <w:rsid w:val="0043325A"/>
    <w:rsid w:val="004504C5"/>
    <w:rsid w:val="0046048A"/>
    <w:rsid w:val="004712A5"/>
    <w:rsid w:val="00475850"/>
    <w:rsid w:val="004762B0"/>
    <w:rsid w:val="004817E9"/>
    <w:rsid w:val="00482B02"/>
    <w:rsid w:val="00484ADA"/>
    <w:rsid w:val="004907F0"/>
    <w:rsid w:val="004A26D0"/>
    <w:rsid w:val="004A6FFE"/>
    <w:rsid w:val="004B1257"/>
    <w:rsid w:val="004B4D1D"/>
    <w:rsid w:val="004B4E5C"/>
    <w:rsid w:val="004C4EF9"/>
    <w:rsid w:val="004F74D1"/>
    <w:rsid w:val="00521A7B"/>
    <w:rsid w:val="005238D8"/>
    <w:rsid w:val="00524DF3"/>
    <w:rsid w:val="00530CDD"/>
    <w:rsid w:val="00533CD1"/>
    <w:rsid w:val="00536B7C"/>
    <w:rsid w:val="005533AB"/>
    <w:rsid w:val="005648EE"/>
    <w:rsid w:val="00571CF6"/>
    <w:rsid w:val="005722F0"/>
    <w:rsid w:val="005747CB"/>
    <w:rsid w:val="00582F25"/>
    <w:rsid w:val="00586423"/>
    <w:rsid w:val="00590B85"/>
    <w:rsid w:val="005A12D3"/>
    <w:rsid w:val="005A3525"/>
    <w:rsid w:val="005A7044"/>
    <w:rsid w:val="005B123D"/>
    <w:rsid w:val="005C77FB"/>
    <w:rsid w:val="005D018F"/>
    <w:rsid w:val="005D5C81"/>
    <w:rsid w:val="005E4225"/>
    <w:rsid w:val="005F7877"/>
    <w:rsid w:val="00601FF7"/>
    <w:rsid w:val="00621D1A"/>
    <w:rsid w:val="0062242B"/>
    <w:rsid w:val="00635A3A"/>
    <w:rsid w:val="006371FB"/>
    <w:rsid w:val="00644B99"/>
    <w:rsid w:val="006473C7"/>
    <w:rsid w:val="006477AD"/>
    <w:rsid w:val="00665B38"/>
    <w:rsid w:val="00676C1C"/>
    <w:rsid w:val="00682BB5"/>
    <w:rsid w:val="00686448"/>
    <w:rsid w:val="006A20CC"/>
    <w:rsid w:val="006A6F20"/>
    <w:rsid w:val="006B01F1"/>
    <w:rsid w:val="006C392E"/>
    <w:rsid w:val="006D78B9"/>
    <w:rsid w:val="006F3F28"/>
    <w:rsid w:val="00702568"/>
    <w:rsid w:val="007067A6"/>
    <w:rsid w:val="0070691F"/>
    <w:rsid w:val="007175C9"/>
    <w:rsid w:val="00717ED4"/>
    <w:rsid w:val="00720703"/>
    <w:rsid w:val="007213CB"/>
    <w:rsid w:val="00726471"/>
    <w:rsid w:val="0073684F"/>
    <w:rsid w:val="00742DD4"/>
    <w:rsid w:val="00744FCE"/>
    <w:rsid w:val="0075078A"/>
    <w:rsid w:val="007511EB"/>
    <w:rsid w:val="007529A7"/>
    <w:rsid w:val="007627E8"/>
    <w:rsid w:val="00763E3A"/>
    <w:rsid w:val="00770213"/>
    <w:rsid w:val="0077180D"/>
    <w:rsid w:val="00780205"/>
    <w:rsid w:val="0079088C"/>
    <w:rsid w:val="007B514A"/>
    <w:rsid w:val="007B6103"/>
    <w:rsid w:val="007B79F5"/>
    <w:rsid w:val="007C228A"/>
    <w:rsid w:val="007C3265"/>
    <w:rsid w:val="007D115D"/>
    <w:rsid w:val="007D160A"/>
    <w:rsid w:val="007D1A07"/>
    <w:rsid w:val="007F088E"/>
    <w:rsid w:val="007F1953"/>
    <w:rsid w:val="00816795"/>
    <w:rsid w:val="00817599"/>
    <w:rsid w:val="00835DE4"/>
    <w:rsid w:val="00836BA4"/>
    <w:rsid w:val="008436DE"/>
    <w:rsid w:val="00844895"/>
    <w:rsid w:val="00845E78"/>
    <w:rsid w:val="00845EEC"/>
    <w:rsid w:val="00861B20"/>
    <w:rsid w:val="00862905"/>
    <w:rsid w:val="00876E58"/>
    <w:rsid w:val="008800DC"/>
    <w:rsid w:val="00880E8B"/>
    <w:rsid w:val="00884859"/>
    <w:rsid w:val="00896B10"/>
    <w:rsid w:val="008A2C35"/>
    <w:rsid w:val="008C4275"/>
    <w:rsid w:val="008E7909"/>
    <w:rsid w:val="00911CCC"/>
    <w:rsid w:val="00912DF7"/>
    <w:rsid w:val="00915AE4"/>
    <w:rsid w:val="0092030D"/>
    <w:rsid w:val="00921C9F"/>
    <w:rsid w:val="00940A2F"/>
    <w:rsid w:val="00940E04"/>
    <w:rsid w:val="00940EC1"/>
    <w:rsid w:val="0094287D"/>
    <w:rsid w:val="00942A83"/>
    <w:rsid w:val="0094556B"/>
    <w:rsid w:val="00947CA3"/>
    <w:rsid w:val="00954337"/>
    <w:rsid w:val="00965925"/>
    <w:rsid w:val="0096655E"/>
    <w:rsid w:val="00975BA1"/>
    <w:rsid w:val="0098252D"/>
    <w:rsid w:val="00983021"/>
    <w:rsid w:val="009850CB"/>
    <w:rsid w:val="009871EF"/>
    <w:rsid w:val="00991955"/>
    <w:rsid w:val="0099724F"/>
    <w:rsid w:val="009A07B6"/>
    <w:rsid w:val="009A46D9"/>
    <w:rsid w:val="009A7E2E"/>
    <w:rsid w:val="009B2E63"/>
    <w:rsid w:val="009B3BC4"/>
    <w:rsid w:val="009B3DB0"/>
    <w:rsid w:val="009E464B"/>
    <w:rsid w:val="009E676A"/>
    <w:rsid w:val="009E77B9"/>
    <w:rsid w:val="009F73AE"/>
    <w:rsid w:val="00A003CF"/>
    <w:rsid w:val="00A36F26"/>
    <w:rsid w:val="00A43F4A"/>
    <w:rsid w:val="00A45A51"/>
    <w:rsid w:val="00A50848"/>
    <w:rsid w:val="00A508C1"/>
    <w:rsid w:val="00A62116"/>
    <w:rsid w:val="00A638B6"/>
    <w:rsid w:val="00A66DD8"/>
    <w:rsid w:val="00AA3815"/>
    <w:rsid w:val="00AB09ED"/>
    <w:rsid w:val="00AC1461"/>
    <w:rsid w:val="00AD1540"/>
    <w:rsid w:val="00AD6B89"/>
    <w:rsid w:val="00AE1BA2"/>
    <w:rsid w:val="00AE22A1"/>
    <w:rsid w:val="00B03F01"/>
    <w:rsid w:val="00B10CB4"/>
    <w:rsid w:val="00B122AD"/>
    <w:rsid w:val="00B132BB"/>
    <w:rsid w:val="00B13B24"/>
    <w:rsid w:val="00B153E0"/>
    <w:rsid w:val="00B15A36"/>
    <w:rsid w:val="00B24060"/>
    <w:rsid w:val="00B30A23"/>
    <w:rsid w:val="00B33614"/>
    <w:rsid w:val="00B34BDE"/>
    <w:rsid w:val="00B419B5"/>
    <w:rsid w:val="00B601AC"/>
    <w:rsid w:val="00B611DD"/>
    <w:rsid w:val="00B803BE"/>
    <w:rsid w:val="00B8380C"/>
    <w:rsid w:val="00B85EFB"/>
    <w:rsid w:val="00B8608C"/>
    <w:rsid w:val="00B90710"/>
    <w:rsid w:val="00B93820"/>
    <w:rsid w:val="00B96C66"/>
    <w:rsid w:val="00BA303F"/>
    <w:rsid w:val="00BA73FB"/>
    <w:rsid w:val="00BC1644"/>
    <w:rsid w:val="00BC6662"/>
    <w:rsid w:val="00BD2654"/>
    <w:rsid w:val="00BD57E2"/>
    <w:rsid w:val="00BD5C16"/>
    <w:rsid w:val="00BF13F6"/>
    <w:rsid w:val="00BF2E98"/>
    <w:rsid w:val="00C03BC4"/>
    <w:rsid w:val="00C040DF"/>
    <w:rsid w:val="00C048F0"/>
    <w:rsid w:val="00C20F81"/>
    <w:rsid w:val="00C21567"/>
    <w:rsid w:val="00C22DF6"/>
    <w:rsid w:val="00C279C5"/>
    <w:rsid w:val="00C32F8D"/>
    <w:rsid w:val="00C4525B"/>
    <w:rsid w:val="00C52E74"/>
    <w:rsid w:val="00C53C52"/>
    <w:rsid w:val="00C677DE"/>
    <w:rsid w:val="00C8081A"/>
    <w:rsid w:val="00C95CA7"/>
    <w:rsid w:val="00CA236A"/>
    <w:rsid w:val="00CA6EA9"/>
    <w:rsid w:val="00CA7556"/>
    <w:rsid w:val="00CB0A99"/>
    <w:rsid w:val="00CC0BD2"/>
    <w:rsid w:val="00CC28FC"/>
    <w:rsid w:val="00CC33C9"/>
    <w:rsid w:val="00CC558E"/>
    <w:rsid w:val="00CD474C"/>
    <w:rsid w:val="00CD4DE5"/>
    <w:rsid w:val="00CD692B"/>
    <w:rsid w:val="00CF0CB8"/>
    <w:rsid w:val="00D027E5"/>
    <w:rsid w:val="00D0343B"/>
    <w:rsid w:val="00D2527E"/>
    <w:rsid w:val="00D26CF9"/>
    <w:rsid w:val="00D335CE"/>
    <w:rsid w:val="00D33E97"/>
    <w:rsid w:val="00D3740E"/>
    <w:rsid w:val="00D378FB"/>
    <w:rsid w:val="00D43635"/>
    <w:rsid w:val="00D560B0"/>
    <w:rsid w:val="00D61748"/>
    <w:rsid w:val="00D62C00"/>
    <w:rsid w:val="00D6448E"/>
    <w:rsid w:val="00D72DE7"/>
    <w:rsid w:val="00D75CF5"/>
    <w:rsid w:val="00D94029"/>
    <w:rsid w:val="00DA75F7"/>
    <w:rsid w:val="00DD0F19"/>
    <w:rsid w:val="00DF4EE1"/>
    <w:rsid w:val="00E00BB9"/>
    <w:rsid w:val="00E174AF"/>
    <w:rsid w:val="00E20A3A"/>
    <w:rsid w:val="00E44E47"/>
    <w:rsid w:val="00E47FE9"/>
    <w:rsid w:val="00E61298"/>
    <w:rsid w:val="00E62A1A"/>
    <w:rsid w:val="00E62B9C"/>
    <w:rsid w:val="00E764DA"/>
    <w:rsid w:val="00E820DC"/>
    <w:rsid w:val="00E85104"/>
    <w:rsid w:val="00E96AF2"/>
    <w:rsid w:val="00EA1787"/>
    <w:rsid w:val="00EA6B87"/>
    <w:rsid w:val="00EB17F5"/>
    <w:rsid w:val="00EC02EB"/>
    <w:rsid w:val="00F10CB9"/>
    <w:rsid w:val="00F112A7"/>
    <w:rsid w:val="00F37277"/>
    <w:rsid w:val="00F404D4"/>
    <w:rsid w:val="00F4194C"/>
    <w:rsid w:val="00F56594"/>
    <w:rsid w:val="00F56FEB"/>
    <w:rsid w:val="00F62169"/>
    <w:rsid w:val="00F63AFC"/>
    <w:rsid w:val="00F65D02"/>
    <w:rsid w:val="00F80DEB"/>
    <w:rsid w:val="00F8494D"/>
    <w:rsid w:val="00FA4598"/>
    <w:rsid w:val="00FB2BB6"/>
    <w:rsid w:val="00FB37FB"/>
    <w:rsid w:val="00FB5367"/>
    <w:rsid w:val="00FC5D5E"/>
    <w:rsid w:val="00FC7CB2"/>
    <w:rsid w:val="00FD1975"/>
    <w:rsid w:val="00FD6D92"/>
    <w:rsid w:val="00FE3934"/>
    <w:rsid w:val="00FE4670"/>
    <w:rsid w:val="00FF02A5"/>
    <w:rsid w:val="01B0497B"/>
    <w:rsid w:val="02697BFC"/>
    <w:rsid w:val="03FEF2BE"/>
    <w:rsid w:val="04067720"/>
    <w:rsid w:val="04E134BF"/>
    <w:rsid w:val="0533AD60"/>
    <w:rsid w:val="05F9BBA0"/>
    <w:rsid w:val="065DD625"/>
    <w:rsid w:val="06E38F2E"/>
    <w:rsid w:val="07682443"/>
    <w:rsid w:val="07B64C0B"/>
    <w:rsid w:val="07F758F5"/>
    <w:rsid w:val="07F79DB8"/>
    <w:rsid w:val="07F7E430"/>
    <w:rsid w:val="07FA2E04"/>
    <w:rsid w:val="07FBFE4D"/>
    <w:rsid w:val="08EC5CE2"/>
    <w:rsid w:val="08F05BD0"/>
    <w:rsid w:val="097DB8AF"/>
    <w:rsid w:val="09DBFE8F"/>
    <w:rsid w:val="0A011D1D"/>
    <w:rsid w:val="0A146BB6"/>
    <w:rsid w:val="0A3F408A"/>
    <w:rsid w:val="0AFB647C"/>
    <w:rsid w:val="0AFF9868"/>
    <w:rsid w:val="0B051619"/>
    <w:rsid w:val="0B7D574A"/>
    <w:rsid w:val="0BABA35D"/>
    <w:rsid w:val="0BD572B7"/>
    <w:rsid w:val="0BF3A64A"/>
    <w:rsid w:val="0BF9D987"/>
    <w:rsid w:val="0BFCF8EF"/>
    <w:rsid w:val="0C9736A9"/>
    <w:rsid w:val="0CD3A1B4"/>
    <w:rsid w:val="0D7A246D"/>
    <w:rsid w:val="0D7F6A3D"/>
    <w:rsid w:val="0D904405"/>
    <w:rsid w:val="0D9321BF"/>
    <w:rsid w:val="0DAFEEDF"/>
    <w:rsid w:val="0DBE290C"/>
    <w:rsid w:val="0DDF3ECF"/>
    <w:rsid w:val="0DEB114C"/>
    <w:rsid w:val="0DFD6121"/>
    <w:rsid w:val="0DFF5702"/>
    <w:rsid w:val="0E7D462C"/>
    <w:rsid w:val="0E7F3528"/>
    <w:rsid w:val="0EAD1DC6"/>
    <w:rsid w:val="0EB66089"/>
    <w:rsid w:val="0EDF7D30"/>
    <w:rsid w:val="0EE70565"/>
    <w:rsid w:val="0EE74D22"/>
    <w:rsid w:val="0EFFD5E2"/>
    <w:rsid w:val="0F574DF4"/>
    <w:rsid w:val="0F66D02C"/>
    <w:rsid w:val="0FAFF7D0"/>
    <w:rsid w:val="0FBA1A22"/>
    <w:rsid w:val="0FCD1272"/>
    <w:rsid w:val="0FE460A0"/>
    <w:rsid w:val="0FF27394"/>
    <w:rsid w:val="0FF7E85D"/>
    <w:rsid w:val="0FFC9964"/>
    <w:rsid w:val="0FFD0DCA"/>
    <w:rsid w:val="0FFD2DCE"/>
    <w:rsid w:val="0FFFAB9E"/>
    <w:rsid w:val="102972AC"/>
    <w:rsid w:val="10E4CEDE"/>
    <w:rsid w:val="11936564"/>
    <w:rsid w:val="11B72C44"/>
    <w:rsid w:val="11EFF5C2"/>
    <w:rsid w:val="12D17A8F"/>
    <w:rsid w:val="136F08ED"/>
    <w:rsid w:val="13814371"/>
    <w:rsid w:val="1382738E"/>
    <w:rsid w:val="139F0F0F"/>
    <w:rsid w:val="13A45AE8"/>
    <w:rsid w:val="13E89D0A"/>
    <w:rsid w:val="13F34F2A"/>
    <w:rsid w:val="13F768FF"/>
    <w:rsid w:val="13F77383"/>
    <w:rsid w:val="143BD6D2"/>
    <w:rsid w:val="14FE0928"/>
    <w:rsid w:val="157FC238"/>
    <w:rsid w:val="15AF2983"/>
    <w:rsid w:val="15B58D18"/>
    <w:rsid w:val="15D9A2C3"/>
    <w:rsid w:val="15E56574"/>
    <w:rsid w:val="15EEB9A9"/>
    <w:rsid w:val="15F71960"/>
    <w:rsid w:val="15FFA015"/>
    <w:rsid w:val="165E025C"/>
    <w:rsid w:val="16EB6510"/>
    <w:rsid w:val="16F56575"/>
    <w:rsid w:val="16FE54EF"/>
    <w:rsid w:val="16FFD22A"/>
    <w:rsid w:val="16FFECA3"/>
    <w:rsid w:val="175B5B69"/>
    <w:rsid w:val="175FC11E"/>
    <w:rsid w:val="177FE27F"/>
    <w:rsid w:val="17B97C29"/>
    <w:rsid w:val="17BE3671"/>
    <w:rsid w:val="17BE8313"/>
    <w:rsid w:val="17EE9BC0"/>
    <w:rsid w:val="17FD856E"/>
    <w:rsid w:val="17FFCA24"/>
    <w:rsid w:val="189F3D9C"/>
    <w:rsid w:val="18B31128"/>
    <w:rsid w:val="194B3AB2"/>
    <w:rsid w:val="19620B29"/>
    <w:rsid w:val="19675B79"/>
    <w:rsid w:val="19B02AED"/>
    <w:rsid w:val="19FD05FB"/>
    <w:rsid w:val="1A51C31E"/>
    <w:rsid w:val="1A9F4003"/>
    <w:rsid w:val="1ACD49B2"/>
    <w:rsid w:val="1ADDE38C"/>
    <w:rsid w:val="1AF62402"/>
    <w:rsid w:val="1AF917AF"/>
    <w:rsid w:val="1AF9F214"/>
    <w:rsid w:val="1AFD0231"/>
    <w:rsid w:val="1AFD0EF8"/>
    <w:rsid w:val="1B3E7743"/>
    <w:rsid w:val="1B5B9609"/>
    <w:rsid w:val="1B7F2999"/>
    <w:rsid w:val="1B8F8547"/>
    <w:rsid w:val="1BBB37C9"/>
    <w:rsid w:val="1BBD897F"/>
    <w:rsid w:val="1BBFE371"/>
    <w:rsid w:val="1BD84E9D"/>
    <w:rsid w:val="1BDFBAA9"/>
    <w:rsid w:val="1BEF6256"/>
    <w:rsid w:val="1BF68A2D"/>
    <w:rsid w:val="1BF7C7CC"/>
    <w:rsid w:val="1BFD1082"/>
    <w:rsid w:val="1BFDCE23"/>
    <w:rsid w:val="1BFF279E"/>
    <w:rsid w:val="1C7BDCB1"/>
    <w:rsid w:val="1C7FB100"/>
    <w:rsid w:val="1CFA4056"/>
    <w:rsid w:val="1CFEEFA6"/>
    <w:rsid w:val="1CFFF28F"/>
    <w:rsid w:val="1D19B934"/>
    <w:rsid w:val="1D3AD1BC"/>
    <w:rsid w:val="1D3B900B"/>
    <w:rsid w:val="1D3C50B9"/>
    <w:rsid w:val="1D6B0B6D"/>
    <w:rsid w:val="1D9BC8BE"/>
    <w:rsid w:val="1DA0160C"/>
    <w:rsid w:val="1DA25B8F"/>
    <w:rsid w:val="1DA5497F"/>
    <w:rsid w:val="1DBF1DBF"/>
    <w:rsid w:val="1DD78A96"/>
    <w:rsid w:val="1DDF018C"/>
    <w:rsid w:val="1DE3F259"/>
    <w:rsid w:val="1DEFD987"/>
    <w:rsid w:val="1DFBE6FD"/>
    <w:rsid w:val="1DFF49DA"/>
    <w:rsid w:val="1DFF4F51"/>
    <w:rsid w:val="1DFF9052"/>
    <w:rsid w:val="1E0F2F96"/>
    <w:rsid w:val="1E434DCA"/>
    <w:rsid w:val="1E5B2523"/>
    <w:rsid w:val="1E777D87"/>
    <w:rsid w:val="1E8EBE0A"/>
    <w:rsid w:val="1E8FBE75"/>
    <w:rsid w:val="1E9342D8"/>
    <w:rsid w:val="1E9715DE"/>
    <w:rsid w:val="1EBD4AF2"/>
    <w:rsid w:val="1EBE00AA"/>
    <w:rsid w:val="1EBEB89C"/>
    <w:rsid w:val="1EBF7142"/>
    <w:rsid w:val="1EDD771D"/>
    <w:rsid w:val="1EEC3418"/>
    <w:rsid w:val="1EED038C"/>
    <w:rsid w:val="1EEDAAFD"/>
    <w:rsid w:val="1EEE53F5"/>
    <w:rsid w:val="1EEFB385"/>
    <w:rsid w:val="1EEFD907"/>
    <w:rsid w:val="1EF5DD35"/>
    <w:rsid w:val="1EFA3A8C"/>
    <w:rsid w:val="1EFD5A6A"/>
    <w:rsid w:val="1EFEADA6"/>
    <w:rsid w:val="1EFED823"/>
    <w:rsid w:val="1F1F0C3B"/>
    <w:rsid w:val="1F1F34CD"/>
    <w:rsid w:val="1F3BD359"/>
    <w:rsid w:val="1F3F2ECB"/>
    <w:rsid w:val="1F4C30D8"/>
    <w:rsid w:val="1F530945"/>
    <w:rsid w:val="1F5D085C"/>
    <w:rsid w:val="1F5F206E"/>
    <w:rsid w:val="1F6D9E6C"/>
    <w:rsid w:val="1F6E0E5D"/>
    <w:rsid w:val="1F732A3C"/>
    <w:rsid w:val="1F77FEEB"/>
    <w:rsid w:val="1F7D8BD4"/>
    <w:rsid w:val="1F87851E"/>
    <w:rsid w:val="1F96E224"/>
    <w:rsid w:val="1FA3B239"/>
    <w:rsid w:val="1FAD0D60"/>
    <w:rsid w:val="1FAE0BF0"/>
    <w:rsid w:val="1FAF937F"/>
    <w:rsid w:val="1FAFE1AC"/>
    <w:rsid w:val="1FB378A4"/>
    <w:rsid w:val="1FB55C6A"/>
    <w:rsid w:val="1FBE077E"/>
    <w:rsid w:val="1FBF106E"/>
    <w:rsid w:val="1FBF312F"/>
    <w:rsid w:val="1FCF69C8"/>
    <w:rsid w:val="1FD371C1"/>
    <w:rsid w:val="1FD70A05"/>
    <w:rsid w:val="1FD72997"/>
    <w:rsid w:val="1FDAA3A0"/>
    <w:rsid w:val="1FDF859A"/>
    <w:rsid w:val="1FE3DF85"/>
    <w:rsid w:val="1FE4DEFC"/>
    <w:rsid w:val="1FE63961"/>
    <w:rsid w:val="1FE7A989"/>
    <w:rsid w:val="1FEA1D2E"/>
    <w:rsid w:val="1FEB8BC2"/>
    <w:rsid w:val="1FEBD222"/>
    <w:rsid w:val="1FEBE9B3"/>
    <w:rsid w:val="1FEED932"/>
    <w:rsid w:val="1FEF387A"/>
    <w:rsid w:val="1FEFC58D"/>
    <w:rsid w:val="1FF60F73"/>
    <w:rsid w:val="1FF7533E"/>
    <w:rsid w:val="1FF96770"/>
    <w:rsid w:val="1FFB179F"/>
    <w:rsid w:val="1FFB7020"/>
    <w:rsid w:val="1FFB8CD2"/>
    <w:rsid w:val="1FFB96EB"/>
    <w:rsid w:val="1FFBDFB1"/>
    <w:rsid w:val="1FFC27BE"/>
    <w:rsid w:val="1FFC4959"/>
    <w:rsid w:val="1FFD6EB2"/>
    <w:rsid w:val="1FFDDD35"/>
    <w:rsid w:val="1FFE0FB6"/>
    <w:rsid w:val="1FFE2BC8"/>
    <w:rsid w:val="1FFEAE47"/>
    <w:rsid w:val="1FFEBC59"/>
    <w:rsid w:val="1FFECB04"/>
    <w:rsid w:val="1FFF0E9A"/>
    <w:rsid w:val="1FFF572C"/>
    <w:rsid w:val="1FFFD62E"/>
    <w:rsid w:val="20074F51"/>
    <w:rsid w:val="211F7036"/>
    <w:rsid w:val="213E20B8"/>
    <w:rsid w:val="21C636D5"/>
    <w:rsid w:val="21FE6118"/>
    <w:rsid w:val="22816FEA"/>
    <w:rsid w:val="22FF600F"/>
    <w:rsid w:val="231E958B"/>
    <w:rsid w:val="2377947F"/>
    <w:rsid w:val="237994E5"/>
    <w:rsid w:val="23E7B492"/>
    <w:rsid w:val="23EDA672"/>
    <w:rsid w:val="23F036AB"/>
    <w:rsid w:val="23FA03E0"/>
    <w:rsid w:val="23FF1D75"/>
    <w:rsid w:val="24403370"/>
    <w:rsid w:val="244966BD"/>
    <w:rsid w:val="251696AD"/>
    <w:rsid w:val="251FE8AC"/>
    <w:rsid w:val="253F0755"/>
    <w:rsid w:val="255F8B1E"/>
    <w:rsid w:val="259B4E79"/>
    <w:rsid w:val="25B71D9D"/>
    <w:rsid w:val="25BD62AD"/>
    <w:rsid w:val="25DBC3C4"/>
    <w:rsid w:val="25DF141E"/>
    <w:rsid w:val="25F7C454"/>
    <w:rsid w:val="25FF1CC6"/>
    <w:rsid w:val="261FCECB"/>
    <w:rsid w:val="26770B7F"/>
    <w:rsid w:val="26BF1FD9"/>
    <w:rsid w:val="26E72EB8"/>
    <w:rsid w:val="26F6E275"/>
    <w:rsid w:val="26FE5E95"/>
    <w:rsid w:val="270AAD3A"/>
    <w:rsid w:val="272C12F4"/>
    <w:rsid w:val="273F0FA5"/>
    <w:rsid w:val="276BD1CF"/>
    <w:rsid w:val="276FA3C4"/>
    <w:rsid w:val="2777533C"/>
    <w:rsid w:val="277F532C"/>
    <w:rsid w:val="279DAFF0"/>
    <w:rsid w:val="27B72900"/>
    <w:rsid w:val="27BFA1DE"/>
    <w:rsid w:val="27CFA4B4"/>
    <w:rsid w:val="27E5BB4A"/>
    <w:rsid w:val="27EF2328"/>
    <w:rsid w:val="27F243BF"/>
    <w:rsid w:val="27F77AF6"/>
    <w:rsid w:val="27FB1A26"/>
    <w:rsid w:val="27FB253F"/>
    <w:rsid w:val="27FB7E28"/>
    <w:rsid w:val="28811769"/>
    <w:rsid w:val="28DDD298"/>
    <w:rsid w:val="28F865E0"/>
    <w:rsid w:val="291DC2DA"/>
    <w:rsid w:val="293DC49B"/>
    <w:rsid w:val="29A392EA"/>
    <w:rsid w:val="29AFD710"/>
    <w:rsid w:val="29F397C5"/>
    <w:rsid w:val="29F76DE2"/>
    <w:rsid w:val="2A3B2EAC"/>
    <w:rsid w:val="2A6E623C"/>
    <w:rsid w:val="2A975DC0"/>
    <w:rsid w:val="2AF9ACD0"/>
    <w:rsid w:val="2AFD46A0"/>
    <w:rsid w:val="2AFDD44B"/>
    <w:rsid w:val="2AFFF727"/>
    <w:rsid w:val="2B17823E"/>
    <w:rsid w:val="2B3F101D"/>
    <w:rsid w:val="2B5D560B"/>
    <w:rsid w:val="2B6F0B8E"/>
    <w:rsid w:val="2B77B257"/>
    <w:rsid w:val="2B7DF225"/>
    <w:rsid w:val="2B7F8F04"/>
    <w:rsid w:val="2B8D767C"/>
    <w:rsid w:val="2B9829C0"/>
    <w:rsid w:val="2BDA6551"/>
    <w:rsid w:val="2BDE245E"/>
    <w:rsid w:val="2BE387E5"/>
    <w:rsid w:val="2BF04B0F"/>
    <w:rsid w:val="2BF98DF0"/>
    <w:rsid w:val="2BFA8A38"/>
    <w:rsid w:val="2BFC0B53"/>
    <w:rsid w:val="2BFE0E6C"/>
    <w:rsid w:val="2BFEB6AB"/>
    <w:rsid w:val="2BFF2402"/>
    <w:rsid w:val="2C2DC4EE"/>
    <w:rsid w:val="2C67DE61"/>
    <w:rsid w:val="2CA9E7F9"/>
    <w:rsid w:val="2CBBD2B1"/>
    <w:rsid w:val="2CD052E0"/>
    <w:rsid w:val="2CF963CE"/>
    <w:rsid w:val="2CFF0072"/>
    <w:rsid w:val="2CFF1777"/>
    <w:rsid w:val="2CFF7FD9"/>
    <w:rsid w:val="2CFF982A"/>
    <w:rsid w:val="2D37B8D4"/>
    <w:rsid w:val="2D5E9FCB"/>
    <w:rsid w:val="2D5F2334"/>
    <w:rsid w:val="2D67F165"/>
    <w:rsid w:val="2D840F74"/>
    <w:rsid w:val="2DB5AAEA"/>
    <w:rsid w:val="2DDF1A6E"/>
    <w:rsid w:val="2DE3692D"/>
    <w:rsid w:val="2DF2E00B"/>
    <w:rsid w:val="2DF7A4CB"/>
    <w:rsid w:val="2DFBE26D"/>
    <w:rsid w:val="2DFE0FD1"/>
    <w:rsid w:val="2DFE6CAB"/>
    <w:rsid w:val="2DFF61BE"/>
    <w:rsid w:val="2DFF6881"/>
    <w:rsid w:val="2DFFDA34"/>
    <w:rsid w:val="2E7A5E61"/>
    <w:rsid w:val="2E7E9B11"/>
    <w:rsid w:val="2E7F8A1D"/>
    <w:rsid w:val="2E9F838C"/>
    <w:rsid w:val="2EB15618"/>
    <w:rsid w:val="2EBE1ECF"/>
    <w:rsid w:val="2ECFEBF8"/>
    <w:rsid w:val="2EDAA365"/>
    <w:rsid w:val="2EDB033D"/>
    <w:rsid w:val="2EDFE18E"/>
    <w:rsid w:val="2EEAEE90"/>
    <w:rsid w:val="2EEF663D"/>
    <w:rsid w:val="2EEF8033"/>
    <w:rsid w:val="2EF1E41D"/>
    <w:rsid w:val="2EF4EF00"/>
    <w:rsid w:val="2EF5958C"/>
    <w:rsid w:val="2EF88426"/>
    <w:rsid w:val="2EF8DEF7"/>
    <w:rsid w:val="2EF91708"/>
    <w:rsid w:val="2EFB1D54"/>
    <w:rsid w:val="2EFF74ED"/>
    <w:rsid w:val="2EFFBAA3"/>
    <w:rsid w:val="2F3F1407"/>
    <w:rsid w:val="2F3FD8E7"/>
    <w:rsid w:val="2F4A8F17"/>
    <w:rsid w:val="2F6F1222"/>
    <w:rsid w:val="2F77C11E"/>
    <w:rsid w:val="2F7AD5D6"/>
    <w:rsid w:val="2F7BA640"/>
    <w:rsid w:val="2F7BF6B3"/>
    <w:rsid w:val="2F7E19B0"/>
    <w:rsid w:val="2F7F99C4"/>
    <w:rsid w:val="2F7FC7DA"/>
    <w:rsid w:val="2F8FECA8"/>
    <w:rsid w:val="2F9619AF"/>
    <w:rsid w:val="2F996976"/>
    <w:rsid w:val="2F9FC3D8"/>
    <w:rsid w:val="2FAFC198"/>
    <w:rsid w:val="2FB1A268"/>
    <w:rsid w:val="2FB709E8"/>
    <w:rsid w:val="2FBDCFDA"/>
    <w:rsid w:val="2FBF9A19"/>
    <w:rsid w:val="2FCB750E"/>
    <w:rsid w:val="2FCB82A1"/>
    <w:rsid w:val="2FD12030"/>
    <w:rsid w:val="2FD7A88D"/>
    <w:rsid w:val="2FD7E9E7"/>
    <w:rsid w:val="2FDDE568"/>
    <w:rsid w:val="2FDE46A6"/>
    <w:rsid w:val="2FDE4803"/>
    <w:rsid w:val="2FDF46DE"/>
    <w:rsid w:val="2FDF5A6A"/>
    <w:rsid w:val="2FDFB90A"/>
    <w:rsid w:val="2FE1DA10"/>
    <w:rsid w:val="2FE73689"/>
    <w:rsid w:val="2FED78D3"/>
    <w:rsid w:val="2FEE2406"/>
    <w:rsid w:val="2FEF5FC6"/>
    <w:rsid w:val="2FF0E444"/>
    <w:rsid w:val="2FF6EA0A"/>
    <w:rsid w:val="2FFB8A8D"/>
    <w:rsid w:val="2FFBD024"/>
    <w:rsid w:val="2FFBF7C3"/>
    <w:rsid w:val="2FFC344B"/>
    <w:rsid w:val="2FFCB348"/>
    <w:rsid w:val="2FFE32B0"/>
    <w:rsid w:val="2FFE53CD"/>
    <w:rsid w:val="2FFE660A"/>
    <w:rsid w:val="2FFE9C09"/>
    <w:rsid w:val="2FFF4A3A"/>
    <w:rsid w:val="2FFF7E98"/>
    <w:rsid w:val="302A576F"/>
    <w:rsid w:val="30BF44D2"/>
    <w:rsid w:val="3127F0CD"/>
    <w:rsid w:val="312B3F12"/>
    <w:rsid w:val="31571E34"/>
    <w:rsid w:val="315D19CD"/>
    <w:rsid w:val="317AD59F"/>
    <w:rsid w:val="31936C56"/>
    <w:rsid w:val="31BDE653"/>
    <w:rsid w:val="31CF9DE7"/>
    <w:rsid w:val="31EEF640"/>
    <w:rsid w:val="31F9ACFA"/>
    <w:rsid w:val="31FDBF5A"/>
    <w:rsid w:val="31FE139A"/>
    <w:rsid w:val="31FF665A"/>
    <w:rsid w:val="327FD636"/>
    <w:rsid w:val="32BB9D6A"/>
    <w:rsid w:val="32BF2A24"/>
    <w:rsid w:val="32E7DC3A"/>
    <w:rsid w:val="332C2A96"/>
    <w:rsid w:val="333F3135"/>
    <w:rsid w:val="334ECB70"/>
    <w:rsid w:val="339CF4B4"/>
    <w:rsid w:val="339EF518"/>
    <w:rsid w:val="33B48D71"/>
    <w:rsid w:val="33BDED9B"/>
    <w:rsid w:val="33C949C6"/>
    <w:rsid w:val="33D40038"/>
    <w:rsid w:val="33DE516D"/>
    <w:rsid w:val="33F77378"/>
    <w:rsid w:val="33F7A34C"/>
    <w:rsid w:val="342F7B2C"/>
    <w:rsid w:val="346ECC0B"/>
    <w:rsid w:val="34C928D0"/>
    <w:rsid w:val="34FF25E6"/>
    <w:rsid w:val="35176301"/>
    <w:rsid w:val="354FF3E5"/>
    <w:rsid w:val="3557C757"/>
    <w:rsid w:val="358F5871"/>
    <w:rsid w:val="359DDDC9"/>
    <w:rsid w:val="359EC970"/>
    <w:rsid w:val="35B30975"/>
    <w:rsid w:val="35B641C5"/>
    <w:rsid w:val="35C71557"/>
    <w:rsid w:val="35D58572"/>
    <w:rsid w:val="35E26282"/>
    <w:rsid w:val="35EFEA6D"/>
    <w:rsid w:val="35F7DB1B"/>
    <w:rsid w:val="35FDF116"/>
    <w:rsid w:val="36374E2D"/>
    <w:rsid w:val="365F0708"/>
    <w:rsid w:val="366436E5"/>
    <w:rsid w:val="366A49C5"/>
    <w:rsid w:val="366BCAC2"/>
    <w:rsid w:val="367341DB"/>
    <w:rsid w:val="3674FB26"/>
    <w:rsid w:val="3676FD8B"/>
    <w:rsid w:val="367FE04C"/>
    <w:rsid w:val="369EEA50"/>
    <w:rsid w:val="36A6FB70"/>
    <w:rsid w:val="36D7375C"/>
    <w:rsid w:val="36FDB786"/>
    <w:rsid w:val="36FE0A4A"/>
    <w:rsid w:val="36FEA334"/>
    <w:rsid w:val="36FF0D1A"/>
    <w:rsid w:val="36FF2E06"/>
    <w:rsid w:val="36FFA3B4"/>
    <w:rsid w:val="371F4F5B"/>
    <w:rsid w:val="37257672"/>
    <w:rsid w:val="373752FC"/>
    <w:rsid w:val="373D05B0"/>
    <w:rsid w:val="374F84B4"/>
    <w:rsid w:val="37570EEF"/>
    <w:rsid w:val="3757D8C2"/>
    <w:rsid w:val="375D1E1D"/>
    <w:rsid w:val="375E01B8"/>
    <w:rsid w:val="376F1B40"/>
    <w:rsid w:val="376F6875"/>
    <w:rsid w:val="3777B692"/>
    <w:rsid w:val="377B45FF"/>
    <w:rsid w:val="377D8295"/>
    <w:rsid w:val="378876B3"/>
    <w:rsid w:val="378F6FB5"/>
    <w:rsid w:val="379AA86C"/>
    <w:rsid w:val="37A7E09D"/>
    <w:rsid w:val="37B3958C"/>
    <w:rsid w:val="37BB0E65"/>
    <w:rsid w:val="37BBE842"/>
    <w:rsid w:val="37BE59BF"/>
    <w:rsid w:val="37BEE451"/>
    <w:rsid w:val="37BFB727"/>
    <w:rsid w:val="37BFF0AD"/>
    <w:rsid w:val="37CF5BFF"/>
    <w:rsid w:val="37D08ECC"/>
    <w:rsid w:val="37D97CB1"/>
    <w:rsid w:val="37DD6314"/>
    <w:rsid w:val="37DD76EC"/>
    <w:rsid w:val="37DD914D"/>
    <w:rsid w:val="37DE19BB"/>
    <w:rsid w:val="37DEAB6D"/>
    <w:rsid w:val="37DF024D"/>
    <w:rsid w:val="37DF3CAD"/>
    <w:rsid w:val="37DFD651"/>
    <w:rsid w:val="37E7633B"/>
    <w:rsid w:val="37E7B181"/>
    <w:rsid w:val="37EE25CE"/>
    <w:rsid w:val="37EEA93F"/>
    <w:rsid w:val="37F308CC"/>
    <w:rsid w:val="37F79B38"/>
    <w:rsid w:val="37FB5C62"/>
    <w:rsid w:val="37FB72D5"/>
    <w:rsid w:val="37FD20F7"/>
    <w:rsid w:val="37FD2B48"/>
    <w:rsid w:val="37FD3F15"/>
    <w:rsid w:val="37FD3FEE"/>
    <w:rsid w:val="37FDBD48"/>
    <w:rsid w:val="37FDE943"/>
    <w:rsid w:val="37FE189B"/>
    <w:rsid w:val="37FF1612"/>
    <w:rsid w:val="37FF5D9F"/>
    <w:rsid w:val="37FFB4CA"/>
    <w:rsid w:val="37FFBEA7"/>
    <w:rsid w:val="37FFD5DB"/>
    <w:rsid w:val="387CC75E"/>
    <w:rsid w:val="38C95021"/>
    <w:rsid w:val="38D7405F"/>
    <w:rsid w:val="38EF0DF1"/>
    <w:rsid w:val="396ED3EC"/>
    <w:rsid w:val="39736856"/>
    <w:rsid w:val="397744FD"/>
    <w:rsid w:val="397AA869"/>
    <w:rsid w:val="39A8B758"/>
    <w:rsid w:val="39AFBF92"/>
    <w:rsid w:val="39B5EABB"/>
    <w:rsid w:val="39CE5C8F"/>
    <w:rsid w:val="39D60FBE"/>
    <w:rsid w:val="39EB4F75"/>
    <w:rsid w:val="39F15ABA"/>
    <w:rsid w:val="39F2D2CC"/>
    <w:rsid w:val="39F994EF"/>
    <w:rsid w:val="39FFB9CF"/>
    <w:rsid w:val="3A6FB2C4"/>
    <w:rsid w:val="3A77B8F1"/>
    <w:rsid w:val="3AAFCEDD"/>
    <w:rsid w:val="3ABE90F7"/>
    <w:rsid w:val="3ABF1B36"/>
    <w:rsid w:val="3ABFAA31"/>
    <w:rsid w:val="3AD8E2D6"/>
    <w:rsid w:val="3ADF8502"/>
    <w:rsid w:val="3AE7EC7A"/>
    <w:rsid w:val="3AED529A"/>
    <w:rsid w:val="3AEFC5CE"/>
    <w:rsid w:val="3AF2D825"/>
    <w:rsid w:val="3AFB93F5"/>
    <w:rsid w:val="3AFD44CB"/>
    <w:rsid w:val="3AFF3966"/>
    <w:rsid w:val="3AFF3AFD"/>
    <w:rsid w:val="3AFFC3F8"/>
    <w:rsid w:val="3B04E717"/>
    <w:rsid w:val="3B2594AC"/>
    <w:rsid w:val="3B2F1217"/>
    <w:rsid w:val="3B37FA51"/>
    <w:rsid w:val="3B3D545E"/>
    <w:rsid w:val="3B3FF92F"/>
    <w:rsid w:val="3B5F9A7B"/>
    <w:rsid w:val="3B70B178"/>
    <w:rsid w:val="3B7CD225"/>
    <w:rsid w:val="3B7F932C"/>
    <w:rsid w:val="3B8E4094"/>
    <w:rsid w:val="3B974AA6"/>
    <w:rsid w:val="3BA87D4F"/>
    <w:rsid w:val="3BAE26AC"/>
    <w:rsid w:val="3BB329D0"/>
    <w:rsid w:val="3BB3E2EC"/>
    <w:rsid w:val="3BBBB23B"/>
    <w:rsid w:val="3BBD5791"/>
    <w:rsid w:val="3BBDED82"/>
    <w:rsid w:val="3BC5A0AE"/>
    <w:rsid w:val="3BCDEDB0"/>
    <w:rsid w:val="3BD24350"/>
    <w:rsid w:val="3BD96691"/>
    <w:rsid w:val="3BDDC574"/>
    <w:rsid w:val="3BDE04DA"/>
    <w:rsid w:val="3BDF8C85"/>
    <w:rsid w:val="3BE7CA89"/>
    <w:rsid w:val="3BEE6B85"/>
    <w:rsid w:val="3BEE9110"/>
    <w:rsid w:val="3BEEEE8B"/>
    <w:rsid w:val="3BEF03DE"/>
    <w:rsid w:val="3BF4C882"/>
    <w:rsid w:val="3BF55861"/>
    <w:rsid w:val="3BF66CC9"/>
    <w:rsid w:val="3BF74901"/>
    <w:rsid w:val="3BFA5DB6"/>
    <w:rsid w:val="3BFC626F"/>
    <w:rsid w:val="3BFC714B"/>
    <w:rsid w:val="3BFDB0E4"/>
    <w:rsid w:val="3BFEA720"/>
    <w:rsid w:val="3BFF1AB3"/>
    <w:rsid w:val="3BFF86B1"/>
    <w:rsid w:val="3BFF8D36"/>
    <w:rsid w:val="3C2D3EDF"/>
    <w:rsid w:val="3CBF89BE"/>
    <w:rsid w:val="3CCD6BEF"/>
    <w:rsid w:val="3CEF5885"/>
    <w:rsid w:val="3CEF8DD4"/>
    <w:rsid w:val="3CF7540B"/>
    <w:rsid w:val="3CFEB679"/>
    <w:rsid w:val="3CFF4CE1"/>
    <w:rsid w:val="3CFF873D"/>
    <w:rsid w:val="3D034E25"/>
    <w:rsid w:val="3D0FA480"/>
    <w:rsid w:val="3D4B4AC9"/>
    <w:rsid w:val="3D67A9A9"/>
    <w:rsid w:val="3D760EE0"/>
    <w:rsid w:val="3D761D53"/>
    <w:rsid w:val="3D7B6E20"/>
    <w:rsid w:val="3D7E146F"/>
    <w:rsid w:val="3D7F7B94"/>
    <w:rsid w:val="3D7FA8CB"/>
    <w:rsid w:val="3D7FEA73"/>
    <w:rsid w:val="3D9FC887"/>
    <w:rsid w:val="3DBBA10E"/>
    <w:rsid w:val="3DBDBC2D"/>
    <w:rsid w:val="3DBEC876"/>
    <w:rsid w:val="3DC58A3B"/>
    <w:rsid w:val="3DCBCCE8"/>
    <w:rsid w:val="3DCD61FA"/>
    <w:rsid w:val="3DCF51B1"/>
    <w:rsid w:val="3DCF871A"/>
    <w:rsid w:val="3DDECCA8"/>
    <w:rsid w:val="3DE35696"/>
    <w:rsid w:val="3DE72882"/>
    <w:rsid w:val="3DE76AF4"/>
    <w:rsid w:val="3DEB4D2E"/>
    <w:rsid w:val="3DED61FE"/>
    <w:rsid w:val="3DED73B1"/>
    <w:rsid w:val="3DED7DD1"/>
    <w:rsid w:val="3DEECE4C"/>
    <w:rsid w:val="3DF2A6A4"/>
    <w:rsid w:val="3DF59367"/>
    <w:rsid w:val="3DF64B65"/>
    <w:rsid w:val="3DF78994"/>
    <w:rsid w:val="3DFB1057"/>
    <w:rsid w:val="3DFB2C42"/>
    <w:rsid w:val="3DFB35C0"/>
    <w:rsid w:val="3DFB5B1B"/>
    <w:rsid w:val="3DFD8DCF"/>
    <w:rsid w:val="3DFE577D"/>
    <w:rsid w:val="3DFE87C3"/>
    <w:rsid w:val="3DFF41DC"/>
    <w:rsid w:val="3DFF6074"/>
    <w:rsid w:val="3DFF6E5A"/>
    <w:rsid w:val="3DFF847D"/>
    <w:rsid w:val="3DFF8B08"/>
    <w:rsid w:val="3DFFA890"/>
    <w:rsid w:val="3DFFC815"/>
    <w:rsid w:val="3E34A8C0"/>
    <w:rsid w:val="3E3B3598"/>
    <w:rsid w:val="3E5A9E0A"/>
    <w:rsid w:val="3E5E6C22"/>
    <w:rsid w:val="3E65E2D3"/>
    <w:rsid w:val="3E6F9BD9"/>
    <w:rsid w:val="3E737B94"/>
    <w:rsid w:val="3E78ABB7"/>
    <w:rsid w:val="3E78FD23"/>
    <w:rsid w:val="3E7E9A75"/>
    <w:rsid w:val="3E7EBC43"/>
    <w:rsid w:val="3E7ED87F"/>
    <w:rsid w:val="3E7F9C66"/>
    <w:rsid w:val="3E7FA5F2"/>
    <w:rsid w:val="3E9BA686"/>
    <w:rsid w:val="3EA7C59B"/>
    <w:rsid w:val="3EAA2885"/>
    <w:rsid w:val="3EAE6217"/>
    <w:rsid w:val="3EBA5A49"/>
    <w:rsid w:val="3EBBE630"/>
    <w:rsid w:val="3EBF70E1"/>
    <w:rsid w:val="3EBF7DD1"/>
    <w:rsid w:val="3EBFA99C"/>
    <w:rsid w:val="3EBFAD6B"/>
    <w:rsid w:val="3EBFDAA5"/>
    <w:rsid w:val="3EC77DFF"/>
    <w:rsid w:val="3EC902FF"/>
    <w:rsid w:val="3ECF2EA2"/>
    <w:rsid w:val="3ECF5C72"/>
    <w:rsid w:val="3ED7FB61"/>
    <w:rsid w:val="3ED9EDC3"/>
    <w:rsid w:val="3EDBE069"/>
    <w:rsid w:val="3EDC90C3"/>
    <w:rsid w:val="3EDD47BC"/>
    <w:rsid w:val="3EE36FA3"/>
    <w:rsid w:val="3EE6DC15"/>
    <w:rsid w:val="3EE7939A"/>
    <w:rsid w:val="3EEB2326"/>
    <w:rsid w:val="3EEB5B78"/>
    <w:rsid w:val="3EEDB218"/>
    <w:rsid w:val="3EEDDCE5"/>
    <w:rsid w:val="3EEE0B43"/>
    <w:rsid w:val="3EEF90FC"/>
    <w:rsid w:val="3EEF9372"/>
    <w:rsid w:val="3EEFB4F3"/>
    <w:rsid w:val="3EF2E3D8"/>
    <w:rsid w:val="3EF53E45"/>
    <w:rsid w:val="3EF76D50"/>
    <w:rsid w:val="3EF920E6"/>
    <w:rsid w:val="3EFBBEBF"/>
    <w:rsid w:val="3EFD1011"/>
    <w:rsid w:val="3EFD1107"/>
    <w:rsid w:val="3EFD8F3E"/>
    <w:rsid w:val="3EFDD466"/>
    <w:rsid w:val="3EFE76DA"/>
    <w:rsid w:val="3EFEA582"/>
    <w:rsid w:val="3EFF748C"/>
    <w:rsid w:val="3EFF968B"/>
    <w:rsid w:val="3EFFB0DB"/>
    <w:rsid w:val="3EFFBA4E"/>
    <w:rsid w:val="3EFFE481"/>
    <w:rsid w:val="3F0F6C29"/>
    <w:rsid w:val="3F13F0DC"/>
    <w:rsid w:val="3F1FF990"/>
    <w:rsid w:val="3F2BC071"/>
    <w:rsid w:val="3F33D538"/>
    <w:rsid w:val="3F3F13B9"/>
    <w:rsid w:val="3F49B103"/>
    <w:rsid w:val="3F4F749F"/>
    <w:rsid w:val="3F54BE77"/>
    <w:rsid w:val="3F556672"/>
    <w:rsid w:val="3F5AC70A"/>
    <w:rsid w:val="3F5BC74A"/>
    <w:rsid w:val="3F5E32F8"/>
    <w:rsid w:val="3F5F5E75"/>
    <w:rsid w:val="3F5F8339"/>
    <w:rsid w:val="3F5FBBAA"/>
    <w:rsid w:val="3F5FBE6D"/>
    <w:rsid w:val="3F6B6E1B"/>
    <w:rsid w:val="3F6F3A8E"/>
    <w:rsid w:val="3F6F4605"/>
    <w:rsid w:val="3F6F83F5"/>
    <w:rsid w:val="3F7324B1"/>
    <w:rsid w:val="3F76F5B2"/>
    <w:rsid w:val="3F77FC5C"/>
    <w:rsid w:val="3F78A62C"/>
    <w:rsid w:val="3F78E210"/>
    <w:rsid w:val="3F793747"/>
    <w:rsid w:val="3F7B22DD"/>
    <w:rsid w:val="3F7B3571"/>
    <w:rsid w:val="3F7B3D9F"/>
    <w:rsid w:val="3F7BAD8B"/>
    <w:rsid w:val="3F7C76A8"/>
    <w:rsid w:val="3F7D2992"/>
    <w:rsid w:val="3F7EA745"/>
    <w:rsid w:val="3F7F042F"/>
    <w:rsid w:val="3F7F108F"/>
    <w:rsid w:val="3F7F990F"/>
    <w:rsid w:val="3F7F9CDA"/>
    <w:rsid w:val="3F7FD0F1"/>
    <w:rsid w:val="3F8EE968"/>
    <w:rsid w:val="3F8F83C4"/>
    <w:rsid w:val="3F973BE2"/>
    <w:rsid w:val="3F9D47CD"/>
    <w:rsid w:val="3F9DE231"/>
    <w:rsid w:val="3F9E86E4"/>
    <w:rsid w:val="3F9F18B2"/>
    <w:rsid w:val="3F9F671D"/>
    <w:rsid w:val="3FA1502E"/>
    <w:rsid w:val="3FA95B33"/>
    <w:rsid w:val="3FADCDAC"/>
    <w:rsid w:val="3FAE1262"/>
    <w:rsid w:val="3FAF6F0F"/>
    <w:rsid w:val="3FAF9B75"/>
    <w:rsid w:val="3FAFA9B5"/>
    <w:rsid w:val="3FAFFA1B"/>
    <w:rsid w:val="3FB2EE53"/>
    <w:rsid w:val="3FB5D831"/>
    <w:rsid w:val="3FB77BCE"/>
    <w:rsid w:val="3FBAB9E8"/>
    <w:rsid w:val="3FBB9AFA"/>
    <w:rsid w:val="3FBBE7F7"/>
    <w:rsid w:val="3FBC0D41"/>
    <w:rsid w:val="3FBD856A"/>
    <w:rsid w:val="3FBDCA85"/>
    <w:rsid w:val="3FBEEBAD"/>
    <w:rsid w:val="3FBF12F4"/>
    <w:rsid w:val="3FBF2880"/>
    <w:rsid w:val="3FBF889B"/>
    <w:rsid w:val="3FBF89BE"/>
    <w:rsid w:val="3FBFE53B"/>
    <w:rsid w:val="3FC7F5BA"/>
    <w:rsid w:val="3FC9C980"/>
    <w:rsid w:val="3FCBE74E"/>
    <w:rsid w:val="3FCD6098"/>
    <w:rsid w:val="3FCF0565"/>
    <w:rsid w:val="3FCF2741"/>
    <w:rsid w:val="3FD30D6B"/>
    <w:rsid w:val="3FD35A7E"/>
    <w:rsid w:val="3FD55F94"/>
    <w:rsid w:val="3FD9D209"/>
    <w:rsid w:val="3FDDFA1A"/>
    <w:rsid w:val="3FDE264A"/>
    <w:rsid w:val="3FDF0D96"/>
    <w:rsid w:val="3FDF6ABA"/>
    <w:rsid w:val="3FDFDFE0"/>
    <w:rsid w:val="3FE2C327"/>
    <w:rsid w:val="3FE33082"/>
    <w:rsid w:val="3FE48261"/>
    <w:rsid w:val="3FE684E4"/>
    <w:rsid w:val="3FE68FF7"/>
    <w:rsid w:val="3FE70376"/>
    <w:rsid w:val="3FE7D727"/>
    <w:rsid w:val="3FEC87A6"/>
    <w:rsid w:val="3FED3DEF"/>
    <w:rsid w:val="3FEE1B59"/>
    <w:rsid w:val="3FEE36B2"/>
    <w:rsid w:val="3FEEF9F7"/>
    <w:rsid w:val="3FEF5BF1"/>
    <w:rsid w:val="3FEFDFD9"/>
    <w:rsid w:val="3FEFEFD5"/>
    <w:rsid w:val="3FF3084F"/>
    <w:rsid w:val="3FF6B28F"/>
    <w:rsid w:val="3FF7018A"/>
    <w:rsid w:val="3FF71953"/>
    <w:rsid w:val="3FF770B7"/>
    <w:rsid w:val="3FF7B381"/>
    <w:rsid w:val="3FF7D124"/>
    <w:rsid w:val="3FF90224"/>
    <w:rsid w:val="3FF9B865"/>
    <w:rsid w:val="3FF9D7B4"/>
    <w:rsid w:val="3FFAAD50"/>
    <w:rsid w:val="3FFB0529"/>
    <w:rsid w:val="3FFB174E"/>
    <w:rsid w:val="3FFB226F"/>
    <w:rsid w:val="3FFB90A9"/>
    <w:rsid w:val="3FFBA7CF"/>
    <w:rsid w:val="3FFBBCB9"/>
    <w:rsid w:val="3FFBBEA8"/>
    <w:rsid w:val="3FFC0D79"/>
    <w:rsid w:val="3FFCA9C9"/>
    <w:rsid w:val="3FFD37B8"/>
    <w:rsid w:val="3FFD6972"/>
    <w:rsid w:val="3FFD92F7"/>
    <w:rsid w:val="3FFDCCDD"/>
    <w:rsid w:val="3FFE02EC"/>
    <w:rsid w:val="3FFE2B63"/>
    <w:rsid w:val="3FFE3EBD"/>
    <w:rsid w:val="3FFECAFA"/>
    <w:rsid w:val="3FFF1AAF"/>
    <w:rsid w:val="3FFF1B3B"/>
    <w:rsid w:val="3FFF203A"/>
    <w:rsid w:val="3FFF5540"/>
    <w:rsid w:val="3FFF5F51"/>
    <w:rsid w:val="3FFF6875"/>
    <w:rsid w:val="3FFF89B9"/>
    <w:rsid w:val="3FFF9974"/>
    <w:rsid w:val="3FFFA11C"/>
    <w:rsid w:val="3FFFA194"/>
    <w:rsid w:val="3FFFB28E"/>
    <w:rsid w:val="3FFFD0D7"/>
    <w:rsid w:val="3FFFF582"/>
    <w:rsid w:val="3FFFF6DE"/>
    <w:rsid w:val="3FFFFABF"/>
    <w:rsid w:val="41752572"/>
    <w:rsid w:val="41CF5783"/>
    <w:rsid w:val="41F70CF0"/>
    <w:rsid w:val="426B261B"/>
    <w:rsid w:val="437CFEB9"/>
    <w:rsid w:val="43BF5318"/>
    <w:rsid w:val="43EB4B60"/>
    <w:rsid w:val="43EFE98D"/>
    <w:rsid w:val="44506679"/>
    <w:rsid w:val="445A46F5"/>
    <w:rsid w:val="44AF8E3A"/>
    <w:rsid w:val="44DB9536"/>
    <w:rsid w:val="454F62BB"/>
    <w:rsid w:val="456E728F"/>
    <w:rsid w:val="45E7852E"/>
    <w:rsid w:val="45F46225"/>
    <w:rsid w:val="467F871B"/>
    <w:rsid w:val="46B7943A"/>
    <w:rsid w:val="46F96022"/>
    <w:rsid w:val="473F554F"/>
    <w:rsid w:val="477D5A43"/>
    <w:rsid w:val="477D5BDA"/>
    <w:rsid w:val="477F7294"/>
    <w:rsid w:val="478FABBB"/>
    <w:rsid w:val="47AEEDBF"/>
    <w:rsid w:val="47B61A05"/>
    <w:rsid w:val="47B83435"/>
    <w:rsid w:val="47BF7B82"/>
    <w:rsid w:val="47DB30D9"/>
    <w:rsid w:val="47DB5516"/>
    <w:rsid w:val="47EFA935"/>
    <w:rsid w:val="47F54112"/>
    <w:rsid w:val="47FDFAE3"/>
    <w:rsid w:val="47FFE61B"/>
    <w:rsid w:val="48F5E292"/>
    <w:rsid w:val="495754FC"/>
    <w:rsid w:val="4977547A"/>
    <w:rsid w:val="497F3FA6"/>
    <w:rsid w:val="497F7451"/>
    <w:rsid w:val="49AE328F"/>
    <w:rsid w:val="49B72E17"/>
    <w:rsid w:val="49DF7BD4"/>
    <w:rsid w:val="49E31E6B"/>
    <w:rsid w:val="49ED046B"/>
    <w:rsid w:val="49F58015"/>
    <w:rsid w:val="49FF96D2"/>
    <w:rsid w:val="4A715758"/>
    <w:rsid w:val="4A778D26"/>
    <w:rsid w:val="4A7A55AA"/>
    <w:rsid w:val="4A9C1DE0"/>
    <w:rsid w:val="4AA6E0C0"/>
    <w:rsid w:val="4AB535A7"/>
    <w:rsid w:val="4AE2D422"/>
    <w:rsid w:val="4B318297"/>
    <w:rsid w:val="4B36D5CB"/>
    <w:rsid w:val="4B6B01AC"/>
    <w:rsid w:val="4B77E06B"/>
    <w:rsid w:val="4B7DE242"/>
    <w:rsid w:val="4B7F18D7"/>
    <w:rsid w:val="4B7F4031"/>
    <w:rsid w:val="4B9F1643"/>
    <w:rsid w:val="4B9FC3CE"/>
    <w:rsid w:val="4BA2692F"/>
    <w:rsid w:val="4BAB6E98"/>
    <w:rsid w:val="4BBA7CED"/>
    <w:rsid w:val="4BBB13A6"/>
    <w:rsid w:val="4BBF4F6A"/>
    <w:rsid w:val="4BCA76FE"/>
    <w:rsid w:val="4BE1042F"/>
    <w:rsid w:val="4BE3CB32"/>
    <w:rsid w:val="4BEAF268"/>
    <w:rsid w:val="4BF23AD7"/>
    <w:rsid w:val="4BFB4222"/>
    <w:rsid w:val="4BFBBF17"/>
    <w:rsid w:val="4BFD1EB0"/>
    <w:rsid w:val="4C7DE4F1"/>
    <w:rsid w:val="4CB031DA"/>
    <w:rsid w:val="4CC5894F"/>
    <w:rsid w:val="4CCAECDD"/>
    <w:rsid w:val="4CDFFA81"/>
    <w:rsid w:val="4CE36E6E"/>
    <w:rsid w:val="4CE4E6D8"/>
    <w:rsid w:val="4CFDE8EB"/>
    <w:rsid w:val="4CFF2AA9"/>
    <w:rsid w:val="4CFF5C3D"/>
    <w:rsid w:val="4D131DCD"/>
    <w:rsid w:val="4D3B84E6"/>
    <w:rsid w:val="4D5E4F99"/>
    <w:rsid w:val="4D7F44DD"/>
    <w:rsid w:val="4D8A94DD"/>
    <w:rsid w:val="4DC355AE"/>
    <w:rsid w:val="4DEA67DE"/>
    <w:rsid w:val="4DFC8694"/>
    <w:rsid w:val="4DFD7790"/>
    <w:rsid w:val="4DFEAE3B"/>
    <w:rsid w:val="4DFF48B7"/>
    <w:rsid w:val="4E24324B"/>
    <w:rsid w:val="4E5FE213"/>
    <w:rsid w:val="4E9B8493"/>
    <w:rsid w:val="4EA309D2"/>
    <w:rsid w:val="4EAB742A"/>
    <w:rsid w:val="4EBD9F98"/>
    <w:rsid w:val="4ED74B82"/>
    <w:rsid w:val="4EDEBD6B"/>
    <w:rsid w:val="4EEBA25D"/>
    <w:rsid w:val="4EEBF3BB"/>
    <w:rsid w:val="4EEF9637"/>
    <w:rsid w:val="4EF6733E"/>
    <w:rsid w:val="4EF74BDF"/>
    <w:rsid w:val="4EFBBA96"/>
    <w:rsid w:val="4EFCC97D"/>
    <w:rsid w:val="4EFD983C"/>
    <w:rsid w:val="4EFE9980"/>
    <w:rsid w:val="4F0BCB3E"/>
    <w:rsid w:val="4F0F046A"/>
    <w:rsid w:val="4F3F7473"/>
    <w:rsid w:val="4F5F34AB"/>
    <w:rsid w:val="4F5FAAE8"/>
    <w:rsid w:val="4F6A3624"/>
    <w:rsid w:val="4F7970C3"/>
    <w:rsid w:val="4F7AE80A"/>
    <w:rsid w:val="4F7B7025"/>
    <w:rsid w:val="4F7C8225"/>
    <w:rsid w:val="4F7D6D6A"/>
    <w:rsid w:val="4F7E5774"/>
    <w:rsid w:val="4F7F8B71"/>
    <w:rsid w:val="4F7F8D1F"/>
    <w:rsid w:val="4F7FA8F3"/>
    <w:rsid w:val="4F8F1E8A"/>
    <w:rsid w:val="4F9B1C6B"/>
    <w:rsid w:val="4F9D5D4F"/>
    <w:rsid w:val="4FAA856B"/>
    <w:rsid w:val="4FAF4E21"/>
    <w:rsid w:val="4FAFF09F"/>
    <w:rsid w:val="4FBADC05"/>
    <w:rsid w:val="4FBB7911"/>
    <w:rsid w:val="4FBB8D94"/>
    <w:rsid w:val="4FBFF46C"/>
    <w:rsid w:val="4FC9C591"/>
    <w:rsid w:val="4FCFD52A"/>
    <w:rsid w:val="4FD58855"/>
    <w:rsid w:val="4FD76A8E"/>
    <w:rsid w:val="4FD9EA7C"/>
    <w:rsid w:val="4FDD0C66"/>
    <w:rsid w:val="4FDD67AA"/>
    <w:rsid w:val="4FDF91AD"/>
    <w:rsid w:val="4FDFA067"/>
    <w:rsid w:val="4FE2FCD0"/>
    <w:rsid w:val="4FE65649"/>
    <w:rsid w:val="4FE7189B"/>
    <w:rsid w:val="4FEC6027"/>
    <w:rsid w:val="4FED40FE"/>
    <w:rsid w:val="4FEF6F73"/>
    <w:rsid w:val="4FEFD1D9"/>
    <w:rsid w:val="4FEFD42A"/>
    <w:rsid w:val="4FF3132E"/>
    <w:rsid w:val="4FF6A37E"/>
    <w:rsid w:val="4FF7218F"/>
    <w:rsid w:val="4FF73E9F"/>
    <w:rsid w:val="4FFB333B"/>
    <w:rsid w:val="4FFB6DBB"/>
    <w:rsid w:val="4FFB9D20"/>
    <w:rsid w:val="4FFD416B"/>
    <w:rsid w:val="4FFD5FD3"/>
    <w:rsid w:val="4FFD860A"/>
    <w:rsid w:val="4FFD88FB"/>
    <w:rsid w:val="4FFD89A6"/>
    <w:rsid w:val="4FFE0A27"/>
    <w:rsid w:val="4FFED2FD"/>
    <w:rsid w:val="4FFEEE2C"/>
    <w:rsid w:val="4FFF3342"/>
    <w:rsid w:val="4FFF5A71"/>
    <w:rsid w:val="4FFF63CD"/>
    <w:rsid w:val="4FFF8150"/>
    <w:rsid w:val="4FFFBD0C"/>
    <w:rsid w:val="4FFFF55A"/>
    <w:rsid w:val="4FFFFF40"/>
    <w:rsid w:val="505540D4"/>
    <w:rsid w:val="50736DF2"/>
    <w:rsid w:val="507F3A09"/>
    <w:rsid w:val="50B63A97"/>
    <w:rsid w:val="50C87748"/>
    <w:rsid w:val="50DC3C85"/>
    <w:rsid w:val="50DD58EA"/>
    <w:rsid w:val="512E492A"/>
    <w:rsid w:val="518F55C7"/>
    <w:rsid w:val="51B75E8D"/>
    <w:rsid w:val="51C7E1F4"/>
    <w:rsid w:val="51CD36D1"/>
    <w:rsid w:val="51E5826F"/>
    <w:rsid w:val="51F603EE"/>
    <w:rsid w:val="52B54133"/>
    <w:rsid w:val="52B5B4AC"/>
    <w:rsid w:val="52BF640C"/>
    <w:rsid w:val="52F93E25"/>
    <w:rsid w:val="52FB6941"/>
    <w:rsid w:val="5327832F"/>
    <w:rsid w:val="533E72F4"/>
    <w:rsid w:val="53737845"/>
    <w:rsid w:val="537758C1"/>
    <w:rsid w:val="537DF195"/>
    <w:rsid w:val="53925A8C"/>
    <w:rsid w:val="53AD54E8"/>
    <w:rsid w:val="53AF2784"/>
    <w:rsid w:val="53AF82EF"/>
    <w:rsid w:val="53DE0604"/>
    <w:rsid w:val="53DF5C02"/>
    <w:rsid w:val="53DF76D8"/>
    <w:rsid w:val="53EE81B0"/>
    <w:rsid w:val="53EFA935"/>
    <w:rsid w:val="53F51B11"/>
    <w:rsid w:val="53F76228"/>
    <w:rsid w:val="53F7755C"/>
    <w:rsid w:val="53FD2675"/>
    <w:rsid w:val="53FF30FE"/>
    <w:rsid w:val="54705F07"/>
    <w:rsid w:val="54B7D775"/>
    <w:rsid w:val="54DD560F"/>
    <w:rsid w:val="54F26A8F"/>
    <w:rsid w:val="54FB93F4"/>
    <w:rsid w:val="551F56AB"/>
    <w:rsid w:val="5547B2E9"/>
    <w:rsid w:val="556739B5"/>
    <w:rsid w:val="55DD3600"/>
    <w:rsid w:val="55E3D2B4"/>
    <w:rsid w:val="55EE7965"/>
    <w:rsid w:val="55EFA2BA"/>
    <w:rsid w:val="55F7DA16"/>
    <w:rsid w:val="55FD4012"/>
    <w:rsid w:val="55FE7942"/>
    <w:rsid w:val="55FFB7F3"/>
    <w:rsid w:val="55FFFA92"/>
    <w:rsid w:val="561AE849"/>
    <w:rsid w:val="5659F877"/>
    <w:rsid w:val="5660882B"/>
    <w:rsid w:val="566F7FAF"/>
    <w:rsid w:val="56A37AD0"/>
    <w:rsid w:val="56EF28B5"/>
    <w:rsid w:val="56EFDA32"/>
    <w:rsid w:val="56F7721E"/>
    <w:rsid w:val="56F7F5A7"/>
    <w:rsid w:val="56FD5377"/>
    <w:rsid w:val="56FE7FDE"/>
    <w:rsid w:val="56FED73B"/>
    <w:rsid w:val="56FF43B2"/>
    <w:rsid w:val="56FF57D7"/>
    <w:rsid w:val="570FEEAC"/>
    <w:rsid w:val="572E49B8"/>
    <w:rsid w:val="573DD6FC"/>
    <w:rsid w:val="5749CDDC"/>
    <w:rsid w:val="575536CB"/>
    <w:rsid w:val="5759EC79"/>
    <w:rsid w:val="576F5761"/>
    <w:rsid w:val="5772634E"/>
    <w:rsid w:val="5773C3D3"/>
    <w:rsid w:val="57771807"/>
    <w:rsid w:val="57794180"/>
    <w:rsid w:val="577DCC5D"/>
    <w:rsid w:val="577F6E60"/>
    <w:rsid w:val="577F8F6D"/>
    <w:rsid w:val="578B47F5"/>
    <w:rsid w:val="5799C5DC"/>
    <w:rsid w:val="579BB21F"/>
    <w:rsid w:val="57A44F25"/>
    <w:rsid w:val="57AD53FC"/>
    <w:rsid w:val="57BC65A8"/>
    <w:rsid w:val="57BF3BF4"/>
    <w:rsid w:val="57BFDBDF"/>
    <w:rsid w:val="57D3E83C"/>
    <w:rsid w:val="57D859A3"/>
    <w:rsid w:val="57DCDFA9"/>
    <w:rsid w:val="57DD3F2F"/>
    <w:rsid w:val="57DE42DE"/>
    <w:rsid w:val="57DE50E9"/>
    <w:rsid w:val="57DEA5A6"/>
    <w:rsid w:val="57DF8B2E"/>
    <w:rsid w:val="57E3C93E"/>
    <w:rsid w:val="57ED958C"/>
    <w:rsid w:val="57EDD568"/>
    <w:rsid w:val="57EE5861"/>
    <w:rsid w:val="57EEBC88"/>
    <w:rsid w:val="57EF5B05"/>
    <w:rsid w:val="57EFD748"/>
    <w:rsid w:val="57F37F35"/>
    <w:rsid w:val="57F55D9E"/>
    <w:rsid w:val="57F748B3"/>
    <w:rsid w:val="57F7C4D3"/>
    <w:rsid w:val="57FA24FC"/>
    <w:rsid w:val="57FA2988"/>
    <w:rsid w:val="57FAD9F9"/>
    <w:rsid w:val="57FCF4E2"/>
    <w:rsid w:val="57FDDB57"/>
    <w:rsid w:val="57FE09B7"/>
    <w:rsid w:val="57FF6A0D"/>
    <w:rsid w:val="57FFBD5A"/>
    <w:rsid w:val="57FFD9B9"/>
    <w:rsid w:val="57FFE9D8"/>
    <w:rsid w:val="58BC4E2F"/>
    <w:rsid w:val="58C75B4D"/>
    <w:rsid w:val="58F3925E"/>
    <w:rsid w:val="58FC7546"/>
    <w:rsid w:val="58FECD73"/>
    <w:rsid w:val="594E238E"/>
    <w:rsid w:val="5975DF06"/>
    <w:rsid w:val="597B54A9"/>
    <w:rsid w:val="597D4836"/>
    <w:rsid w:val="597F0290"/>
    <w:rsid w:val="597F1F07"/>
    <w:rsid w:val="5989641B"/>
    <w:rsid w:val="59AD0BD0"/>
    <w:rsid w:val="59BBDFE0"/>
    <w:rsid w:val="59BBFA08"/>
    <w:rsid w:val="59D92045"/>
    <w:rsid w:val="59DD9E58"/>
    <w:rsid w:val="59DFFCBA"/>
    <w:rsid w:val="59E98D65"/>
    <w:rsid w:val="59F3B593"/>
    <w:rsid w:val="59F73A3E"/>
    <w:rsid w:val="5A1B6ABC"/>
    <w:rsid w:val="5A3F2571"/>
    <w:rsid w:val="5A4F36C6"/>
    <w:rsid w:val="5A5CB57C"/>
    <w:rsid w:val="5A5ED97C"/>
    <w:rsid w:val="5A9FF306"/>
    <w:rsid w:val="5ABB60CC"/>
    <w:rsid w:val="5ABE25C8"/>
    <w:rsid w:val="5ABFCC50"/>
    <w:rsid w:val="5ACF424B"/>
    <w:rsid w:val="5AFE4CAB"/>
    <w:rsid w:val="5AFF58C5"/>
    <w:rsid w:val="5AFFE206"/>
    <w:rsid w:val="5B065ACE"/>
    <w:rsid w:val="5B132CAC"/>
    <w:rsid w:val="5B1EE842"/>
    <w:rsid w:val="5B32646D"/>
    <w:rsid w:val="5B32E008"/>
    <w:rsid w:val="5B3FECEF"/>
    <w:rsid w:val="5B577811"/>
    <w:rsid w:val="5B6D12D5"/>
    <w:rsid w:val="5B6E0BA4"/>
    <w:rsid w:val="5B7AB390"/>
    <w:rsid w:val="5B7F4C27"/>
    <w:rsid w:val="5B7FA36D"/>
    <w:rsid w:val="5B7FE29D"/>
    <w:rsid w:val="5B8E1D04"/>
    <w:rsid w:val="5BA1BF7C"/>
    <w:rsid w:val="5BAFA629"/>
    <w:rsid w:val="5BB98BF6"/>
    <w:rsid w:val="5BBD0E5D"/>
    <w:rsid w:val="5BBD40BE"/>
    <w:rsid w:val="5BBE2B1B"/>
    <w:rsid w:val="5BBF4C8E"/>
    <w:rsid w:val="5BCA1E9E"/>
    <w:rsid w:val="5BCD3426"/>
    <w:rsid w:val="5BD7E745"/>
    <w:rsid w:val="5BDC88B1"/>
    <w:rsid w:val="5BDDAB23"/>
    <w:rsid w:val="5BDFC34B"/>
    <w:rsid w:val="5BE436CC"/>
    <w:rsid w:val="5BEA1A69"/>
    <w:rsid w:val="5BEB4E6E"/>
    <w:rsid w:val="5BED1C1C"/>
    <w:rsid w:val="5BEDC490"/>
    <w:rsid w:val="5BEF99D0"/>
    <w:rsid w:val="5BEFAA02"/>
    <w:rsid w:val="5BF689DC"/>
    <w:rsid w:val="5BF71467"/>
    <w:rsid w:val="5BF7E54D"/>
    <w:rsid w:val="5BF93BED"/>
    <w:rsid w:val="5BFB61FC"/>
    <w:rsid w:val="5BFBF7C8"/>
    <w:rsid w:val="5BFD0F1C"/>
    <w:rsid w:val="5BFDC5E0"/>
    <w:rsid w:val="5BFE0F47"/>
    <w:rsid w:val="5BFFA49D"/>
    <w:rsid w:val="5C172491"/>
    <w:rsid w:val="5C250DC0"/>
    <w:rsid w:val="5C3B8B82"/>
    <w:rsid w:val="5C3E6E25"/>
    <w:rsid w:val="5C5D9029"/>
    <w:rsid w:val="5C8F0810"/>
    <w:rsid w:val="5CCF2357"/>
    <w:rsid w:val="5CCFC946"/>
    <w:rsid w:val="5CD63CA5"/>
    <w:rsid w:val="5CDE840B"/>
    <w:rsid w:val="5CFD1815"/>
    <w:rsid w:val="5CFD46B6"/>
    <w:rsid w:val="5CFF4006"/>
    <w:rsid w:val="5CFF8AC9"/>
    <w:rsid w:val="5D15386A"/>
    <w:rsid w:val="5D1B402B"/>
    <w:rsid w:val="5D2F46D2"/>
    <w:rsid w:val="5D393252"/>
    <w:rsid w:val="5D3C9CE9"/>
    <w:rsid w:val="5D3F6041"/>
    <w:rsid w:val="5D6EA0A5"/>
    <w:rsid w:val="5D73B774"/>
    <w:rsid w:val="5D7BEFC1"/>
    <w:rsid w:val="5D7D1A94"/>
    <w:rsid w:val="5D7E0165"/>
    <w:rsid w:val="5D7F8250"/>
    <w:rsid w:val="5D7FC026"/>
    <w:rsid w:val="5D8BD6FA"/>
    <w:rsid w:val="5D9B30F4"/>
    <w:rsid w:val="5D9F3A45"/>
    <w:rsid w:val="5DAB7366"/>
    <w:rsid w:val="5DB3D635"/>
    <w:rsid w:val="5DB71991"/>
    <w:rsid w:val="5DBF92BC"/>
    <w:rsid w:val="5DCFBA55"/>
    <w:rsid w:val="5DD39263"/>
    <w:rsid w:val="5DD48102"/>
    <w:rsid w:val="5DDA338C"/>
    <w:rsid w:val="5DDBD319"/>
    <w:rsid w:val="5DDBE1FF"/>
    <w:rsid w:val="5DDD11E6"/>
    <w:rsid w:val="5DDD5461"/>
    <w:rsid w:val="5DDFACAB"/>
    <w:rsid w:val="5DDFF466"/>
    <w:rsid w:val="5DE78AFD"/>
    <w:rsid w:val="5DE7B0C0"/>
    <w:rsid w:val="5DEE87E5"/>
    <w:rsid w:val="5DF3B209"/>
    <w:rsid w:val="5DF70013"/>
    <w:rsid w:val="5DF7E853"/>
    <w:rsid w:val="5DF9582F"/>
    <w:rsid w:val="5DFA505F"/>
    <w:rsid w:val="5DFBBDAD"/>
    <w:rsid w:val="5DFBC565"/>
    <w:rsid w:val="5DFCBC07"/>
    <w:rsid w:val="5DFD05EA"/>
    <w:rsid w:val="5DFD39AF"/>
    <w:rsid w:val="5DFD82BA"/>
    <w:rsid w:val="5DFD91B2"/>
    <w:rsid w:val="5DFE3CF6"/>
    <w:rsid w:val="5DFF0E51"/>
    <w:rsid w:val="5DFF24F9"/>
    <w:rsid w:val="5DFF8ACF"/>
    <w:rsid w:val="5DFFBE61"/>
    <w:rsid w:val="5DFFCEC3"/>
    <w:rsid w:val="5E3FC478"/>
    <w:rsid w:val="5E6711DE"/>
    <w:rsid w:val="5E6F9748"/>
    <w:rsid w:val="5E7B8D0C"/>
    <w:rsid w:val="5E7F8015"/>
    <w:rsid w:val="5E7FD713"/>
    <w:rsid w:val="5E9FA5D7"/>
    <w:rsid w:val="5EADE032"/>
    <w:rsid w:val="5EB4B10D"/>
    <w:rsid w:val="5EB57061"/>
    <w:rsid w:val="5EB79F7D"/>
    <w:rsid w:val="5EBBE84C"/>
    <w:rsid w:val="5EBEE3A1"/>
    <w:rsid w:val="5EBF23A4"/>
    <w:rsid w:val="5EC83ECB"/>
    <w:rsid w:val="5EC8EFB3"/>
    <w:rsid w:val="5ED7A928"/>
    <w:rsid w:val="5EDBDDD0"/>
    <w:rsid w:val="5EDBE6EC"/>
    <w:rsid w:val="5EDCDD3E"/>
    <w:rsid w:val="5EDDA0E2"/>
    <w:rsid w:val="5EDFC95F"/>
    <w:rsid w:val="5EEFCAA4"/>
    <w:rsid w:val="5EF0CE9F"/>
    <w:rsid w:val="5EF0CFAD"/>
    <w:rsid w:val="5EF5DD14"/>
    <w:rsid w:val="5EF6DC35"/>
    <w:rsid w:val="5EF7FA2F"/>
    <w:rsid w:val="5EF99D8D"/>
    <w:rsid w:val="5EF9BAD8"/>
    <w:rsid w:val="5EFAA1E4"/>
    <w:rsid w:val="5EFD1FBE"/>
    <w:rsid w:val="5EFE2A7F"/>
    <w:rsid w:val="5EFE7DE1"/>
    <w:rsid w:val="5EFE88B6"/>
    <w:rsid w:val="5EFE9F1D"/>
    <w:rsid w:val="5EFEA392"/>
    <w:rsid w:val="5EFF470C"/>
    <w:rsid w:val="5EFF637B"/>
    <w:rsid w:val="5EFF733C"/>
    <w:rsid w:val="5EFF81AE"/>
    <w:rsid w:val="5EFF85B0"/>
    <w:rsid w:val="5EFF8DED"/>
    <w:rsid w:val="5EFF93A5"/>
    <w:rsid w:val="5EFFA6D0"/>
    <w:rsid w:val="5EFFAE54"/>
    <w:rsid w:val="5F0B820F"/>
    <w:rsid w:val="5F0F12EF"/>
    <w:rsid w:val="5F16C757"/>
    <w:rsid w:val="5F1D43A8"/>
    <w:rsid w:val="5F1E8724"/>
    <w:rsid w:val="5F1FB6C1"/>
    <w:rsid w:val="5F2C9773"/>
    <w:rsid w:val="5F375444"/>
    <w:rsid w:val="5F3E6958"/>
    <w:rsid w:val="5F4B3AC5"/>
    <w:rsid w:val="5F4F53AB"/>
    <w:rsid w:val="5F4FC835"/>
    <w:rsid w:val="5F53D6DA"/>
    <w:rsid w:val="5F5696DA"/>
    <w:rsid w:val="5F5F3132"/>
    <w:rsid w:val="5F5FB3E5"/>
    <w:rsid w:val="5F5FC190"/>
    <w:rsid w:val="5F61AB60"/>
    <w:rsid w:val="5F666B45"/>
    <w:rsid w:val="5F6C9209"/>
    <w:rsid w:val="5F6D2BFD"/>
    <w:rsid w:val="5F74C74D"/>
    <w:rsid w:val="5F770D3A"/>
    <w:rsid w:val="5F776CD9"/>
    <w:rsid w:val="5F777E66"/>
    <w:rsid w:val="5F7B27CF"/>
    <w:rsid w:val="5F7B2B94"/>
    <w:rsid w:val="5F7B8E5D"/>
    <w:rsid w:val="5F7B921B"/>
    <w:rsid w:val="5F7BE461"/>
    <w:rsid w:val="5F7D77FA"/>
    <w:rsid w:val="5F7EA25E"/>
    <w:rsid w:val="5F7F3D17"/>
    <w:rsid w:val="5F7F6599"/>
    <w:rsid w:val="5F7F65C9"/>
    <w:rsid w:val="5F7F6DCE"/>
    <w:rsid w:val="5F7FCC04"/>
    <w:rsid w:val="5F7FDFE9"/>
    <w:rsid w:val="5F8E99A0"/>
    <w:rsid w:val="5F9CDCCB"/>
    <w:rsid w:val="5F9DD2C2"/>
    <w:rsid w:val="5F9E8510"/>
    <w:rsid w:val="5FA76154"/>
    <w:rsid w:val="5FAC90C6"/>
    <w:rsid w:val="5FAEFE56"/>
    <w:rsid w:val="5FAF1A2F"/>
    <w:rsid w:val="5FB10D5A"/>
    <w:rsid w:val="5FB1B7B8"/>
    <w:rsid w:val="5FB480E0"/>
    <w:rsid w:val="5FB60592"/>
    <w:rsid w:val="5FB73C0E"/>
    <w:rsid w:val="5FB7F987"/>
    <w:rsid w:val="5FBAF52F"/>
    <w:rsid w:val="5FBB0D15"/>
    <w:rsid w:val="5FBC342F"/>
    <w:rsid w:val="5FBC8DB2"/>
    <w:rsid w:val="5FBF195F"/>
    <w:rsid w:val="5FBF517D"/>
    <w:rsid w:val="5FBF5C0A"/>
    <w:rsid w:val="5FBF6E2E"/>
    <w:rsid w:val="5FC60A88"/>
    <w:rsid w:val="5FCA6DC8"/>
    <w:rsid w:val="5FCDCFFB"/>
    <w:rsid w:val="5FD74239"/>
    <w:rsid w:val="5FD7E7A7"/>
    <w:rsid w:val="5FD8D53D"/>
    <w:rsid w:val="5FDB09E0"/>
    <w:rsid w:val="5FDB8DC0"/>
    <w:rsid w:val="5FDC396C"/>
    <w:rsid w:val="5FDCFDA2"/>
    <w:rsid w:val="5FDD27D5"/>
    <w:rsid w:val="5FDD3CEE"/>
    <w:rsid w:val="5FDD487C"/>
    <w:rsid w:val="5FDD572A"/>
    <w:rsid w:val="5FDD7BC4"/>
    <w:rsid w:val="5FDD9DAB"/>
    <w:rsid w:val="5FDDB5EA"/>
    <w:rsid w:val="5FDE5D0A"/>
    <w:rsid w:val="5FDE8800"/>
    <w:rsid w:val="5FDEC03D"/>
    <w:rsid w:val="5FDF0851"/>
    <w:rsid w:val="5FDF2824"/>
    <w:rsid w:val="5FDF5BF4"/>
    <w:rsid w:val="5FDF6628"/>
    <w:rsid w:val="5FDF9AB8"/>
    <w:rsid w:val="5FE10F3E"/>
    <w:rsid w:val="5FE1D575"/>
    <w:rsid w:val="5FE6E85D"/>
    <w:rsid w:val="5FE71C9A"/>
    <w:rsid w:val="5FE728B9"/>
    <w:rsid w:val="5FE76E31"/>
    <w:rsid w:val="5FE7AAD4"/>
    <w:rsid w:val="5FE7F827"/>
    <w:rsid w:val="5FEBCD4B"/>
    <w:rsid w:val="5FED16EC"/>
    <w:rsid w:val="5FEDE187"/>
    <w:rsid w:val="5FEDF8F6"/>
    <w:rsid w:val="5FEF17EA"/>
    <w:rsid w:val="5FEF47BA"/>
    <w:rsid w:val="5FEF4C30"/>
    <w:rsid w:val="5FEFA719"/>
    <w:rsid w:val="5FEFB8B9"/>
    <w:rsid w:val="5FEFDEC5"/>
    <w:rsid w:val="5FF2EC03"/>
    <w:rsid w:val="5FF51D0E"/>
    <w:rsid w:val="5FF645B8"/>
    <w:rsid w:val="5FF7002C"/>
    <w:rsid w:val="5FF73ED2"/>
    <w:rsid w:val="5FF7436A"/>
    <w:rsid w:val="5FF7D371"/>
    <w:rsid w:val="5FF8892E"/>
    <w:rsid w:val="5FF96048"/>
    <w:rsid w:val="5FF9C9C0"/>
    <w:rsid w:val="5FF9CB95"/>
    <w:rsid w:val="5FFA2F08"/>
    <w:rsid w:val="5FFAAA00"/>
    <w:rsid w:val="5FFB2719"/>
    <w:rsid w:val="5FFB3114"/>
    <w:rsid w:val="5FFB5FDE"/>
    <w:rsid w:val="5FFB8672"/>
    <w:rsid w:val="5FFB9888"/>
    <w:rsid w:val="5FFB9D03"/>
    <w:rsid w:val="5FFBA3A7"/>
    <w:rsid w:val="5FFBD55E"/>
    <w:rsid w:val="5FFD1D37"/>
    <w:rsid w:val="5FFD2183"/>
    <w:rsid w:val="5FFD52B2"/>
    <w:rsid w:val="5FFD53C3"/>
    <w:rsid w:val="5FFD7EEF"/>
    <w:rsid w:val="5FFDABF0"/>
    <w:rsid w:val="5FFE1BED"/>
    <w:rsid w:val="5FFE3758"/>
    <w:rsid w:val="5FFE4553"/>
    <w:rsid w:val="5FFE82B2"/>
    <w:rsid w:val="5FFE8EF6"/>
    <w:rsid w:val="5FFEBD66"/>
    <w:rsid w:val="5FFF1695"/>
    <w:rsid w:val="5FFF3F5A"/>
    <w:rsid w:val="5FFF6852"/>
    <w:rsid w:val="5FFF69AA"/>
    <w:rsid w:val="5FFF6BBF"/>
    <w:rsid w:val="5FFF7A6D"/>
    <w:rsid w:val="5FFF7CC4"/>
    <w:rsid w:val="5FFF7EED"/>
    <w:rsid w:val="5FFFA107"/>
    <w:rsid w:val="5FFFC103"/>
    <w:rsid w:val="5FFFC9F9"/>
    <w:rsid w:val="5FFFD7BF"/>
    <w:rsid w:val="5FFFDB21"/>
    <w:rsid w:val="5FFFE3CF"/>
    <w:rsid w:val="60022AB8"/>
    <w:rsid w:val="6004425B"/>
    <w:rsid w:val="60EFCFB5"/>
    <w:rsid w:val="60FB0C3B"/>
    <w:rsid w:val="61571E18"/>
    <w:rsid w:val="618B3489"/>
    <w:rsid w:val="619F02A2"/>
    <w:rsid w:val="61AE6DDC"/>
    <w:rsid w:val="61D7C58C"/>
    <w:rsid w:val="61DD768C"/>
    <w:rsid w:val="61DF4D93"/>
    <w:rsid w:val="61F7138B"/>
    <w:rsid w:val="61FE8AA6"/>
    <w:rsid w:val="62A3BB1B"/>
    <w:rsid w:val="62DF80D7"/>
    <w:rsid w:val="62FE4904"/>
    <w:rsid w:val="62FF6111"/>
    <w:rsid w:val="62FFFAFD"/>
    <w:rsid w:val="633B1ABB"/>
    <w:rsid w:val="636E7377"/>
    <w:rsid w:val="637B17A3"/>
    <w:rsid w:val="639B83FB"/>
    <w:rsid w:val="63B51C4F"/>
    <w:rsid w:val="63B702AC"/>
    <w:rsid w:val="63BF91A4"/>
    <w:rsid w:val="63BFF319"/>
    <w:rsid w:val="63DF7FBA"/>
    <w:rsid w:val="63EF418B"/>
    <w:rsid w:val="63F5F251"/>
    <w:rsid w:val="63FD4A8A"/>
    <w:rsid w:val="63FD6856"/>
    <w:rsid w:val="63FD976D"/>
    <w:rsid w:val="63FE9059"/>
    <w:rsid w:val="63FF651A"/>
    <w:rsid w:val="63FF87BA"/>
    <w:rsid w:val="647150AF"/>
    <w:rsid w:val="64D53CE4"/>
    <w:rsid w:val="64E6A902"/>
    <w:rsid w:val="64F99D08"/>
    <w:rsid w:val="64FE1186"/>
    <w:rsid w:val="657C2C4A"/>
    <w:rsid w:val="657DDB82"/>
    <w:rsid w:val="657E1A9E"/>
    <w:rsid w:val="657F0817"/>
    <w:rsid w:val="65D7762D"/>
    <w:rsid w:val="65DA3691"/>
    <w:rsid w:val="65DFA5D0"/>
    <w:rsid w:val="65EA5672"/>
    <w:rsid w:val="65FB0C35"/>
    <w:rsid w:val="65FB920E"/>
    <w:rsid w:val="65FC1A47"/>
    <w:rsid w:val="65FD9DF0"/>
    <w:rsid w:val="65FF1CFE"/>
    <w:rsid w:val="65FF9E56"/>
    <w:rsid w:val="662573EA"/>
    <w:rsid w:val="666BAC62"/>
    <w:rsid w:val="667E10DA"/>
    <w:rsid w:val="66BD5F4C"/>
    <w:rsid w:val="66BF2B61"/>
    <w:rsid w:val="66BF8EFB"/>
    <w:rsid w:val="66C7589F"/>
    <w:rsid w:val="66D4D452"/>
    <w:rsid w:val="66D707C5"/>
    <w:rsid w:val="66EE2A9E"/>
    <w:rsid w:val="66EF4980"/>
    <w:rsid w:val="66F1EE87"/>
    <w:rsid w:val="66F3EF6B"/>
    <w:rsid w:val="66F7B231"/>
    <w:rsid w:val="66FEAB6F"/>
    <w:rsid w:val="66FF0555"/>
    <w:rsid w:val="66FF725E"/>
    <w:rsid w:val="66FFD021"/>
    <w:rsid w:val="672702F2"/>
    <w:rsid w:val="67355E79"/>
    <w:rsid w:val="6743D682"/>
    <w:rsid w:val="676F2E2D"/>
    <w:rsid w:val="677F4051"/>
    <w:rsid w:val="677F57D8"/>
    <w:rsid w:val="677FF319"/>
    <w:rsid w:val="678DE2F9"/>
    <w:rsid w:val="679F04BA"/>
    <w:rsid w:val="679F448C"/>
    <w:rsid w:val="67A17B2D"/>
    <w:rsid w:val="67AA3BD1"/>
    <w:rsid w:val="67BEF5A5"/>
    <w:rsid w:val="67BF0F75"/>
    <w:rsid w:val="67BF4E40"/>
    <w:rsid w:val="67BF60B4"/>
    <w:rsid w:val="67BF7787"/>
    <w:rsid w:val="67C21B97"/>
    <w:rsid w:val="67CA5BED"/>
    <w:rsid w:val="67CF4644"/>
    <w:rsid w:val="67CF7443"/>
    <w:rsid w:val="67D6A2AA"/>
    <w:rsid w:val="67D6D3F9"/>
    <w:rsid w:val="67D75634"/>
    <w:rsid w:val="67DB04E6"/>
    <w:rsid w:val="67DBA008"/>
    <w:rsid w:val="67DF8843"/>
    <w:rsid w:val="67E729D5"/>
    <w:rsid w:val="67EB4426"/>
    <w:rsid w:val="67EE2605"/>
    <w:rsid w:val="67EF68AF"/>
    <w:rsid w:val="67EFB467"/>
    <w:rsid w:val="67F1FE8D"/>
    <w:rsid w:val="67F777D0"/>
    <w:rsid w:val="67FA406B"/>
    <w:rsid w:val="67FA407D"/>
    <w:rsid w:val="67FB5050"/>
    <w:rsid w:val="67FC79DD"/>
    <w:rsid w:val="67FD14C2"/>
    <w:rsid w:val="67FDC247"/>
    <w:rsid w:val="67FEB593"/>
    <w:rsid w:val="67FEF87B"/>
    <w:rsid w:val="67FF5433"/>
    <w:rsid w:val="67FF91BA"/>
    <w:rsid w:val="67FF9706"/>
    <w:rsid w:val="67FFD426"/>
    <w:rsid w:val="67FFF949"/>
    <w:rsid w:val="6800358E"/>
    <w:rsid w:val="6840546F"/>
    <w:rsid w:val="686A791D"/>
    <w:rsid w:val="689A1908"/>
    <w:rsid w:val="68BFA952"/>
    <w:rsid w:val="68CFBC48"/>
    <w:rsid w:val="68D20874"/>
    <w:rsid w:val="68EE5423"/>
    <w:rsid w:val="68F79CAF"/>
    <w:rsid w:val="693DEF78"/>
    <w:rsid w:val="6984A657"/>
    <w:rsid w:val="698F8D39"/>
    <w:rsid w:val="69B5EE61"/>
    <w:rsid w:val="69BBB293"/>
    <w:rsid w:val="69BF4B77"/>
    <w:rsid w:val="69BFE444"/>
    <w:rsid w:val="69DBC5AE"/>
    <w:rsid w:val="69DF30DA"/>
    <w:rsid w:val="69DFE24C"/>
    <w:rsid w:val="69F75793"/>
    <w:rsid w:val="69F94C5A"/>
    <w:rsid w:val="69FE83B5"/>
    <w:rsid w:val="69FEAE0C"/>
    <w:rsid w:val="69FED447"/>
    <w:rsid w:val="69FEF646"/>
    <w:rsid w:val="69FF0662"/>
    <w:rsid w:val="69FF2C4A"/>
    <w:rsid w:val="6A16FFF2"/>
    <w:rsid w:val="6A5F205B"/>
    <w:rsid w:val="6A9FCFE3"/>
    <w:rsid w:val="6ABF3913"/>
    <w:rsid w:val="6ABF6049"/>
    <w:rsid w:val="6ADE58C9"/>
    <w:rsid w:val="6AEB7D62"/>
    <w:rsid w:val="6AF147CA"/>
    <w:rsid w:val="6AF61C72"/>
    <w:rsid w:val="6AF70DF3"/>
    <w:rsid w:val="6AFD7598"/>
    <w:rsid w:val="6B02495C"/>
    <w:rsid w:val="6B2DEA56"/>
    <w:rsid w:val="6B4F0887"/>
    <w:rsid w:val="6B5F2665"/>
    <w:rsid w:val="6B656D7C"/>
    <w:rsid w:val="6B6663FD"/>
    <w:rsid w:val="6B6DEC2F"/>
    <w:rsid w:val="6B749898"/>
    <w:rsid w:val="6B7D0A0D"/>
    <w:rsid w:val="6B7D74D0"/>
    <w:rsid w:val="6B7E4851"/>
    <w:rsid w:val="6B7F3D48"/>
    <w:rsid w:val="6B8FFBEC"/>
    <w:rsid w:val="6BABC1F1"/>
    <w:rsid w:val="6BAD7555"/>
    <w:rsid w:val="6BB6930E"/>
    <w:rsid w:val="6BBD6347"/>
    <w:rsid w:val="6BBFA216"/>
    <w:rsid w:val="6BD43ED9"/>
    <w:rsid w:val="6BD8C8CF"/>
    <w:rsid w:val="6BDB6993"/>
    <w:rsid w:val="6BDDCD38"/>
    <w:rsid w:val="6BDE6317"/>
    <w:rsid w:val="6BE7E2D3"/>
    <w:rsid w:val="6BE9E530"/>
    <w:rsid w:val="6BED542C"/>
    <w:rsid w:val="6BF3F4AE"/>
    <w:rsid w:val="6BF9496E"/>
    <w:rsid w:val="6BFAE338"/>
    <w:rsid w:val="6BFD6220"/>
    <w:rsid w:val="6BFD9865"/>
    <w:rsid w:val="6BFDB3D2"/>
    <w:rsid w:val="6BFDEDB6"/>
    <w:rsid w:val="6BFF323E"/>
    <w:rsid w:val="6BFF86EA"/>
    <w:rsid w:val="6BFFC2DB"/>
    <w:rsid w:val="6C3B986E"/>
    <w:rsid w:val="6C4EAC07"/>
    <w:rsid w:val="6C7A3903"/>
    <w:rsid w:val="6C7C5031"/>
    <w:rsid w:val="6C7F8F99"/>
    <w:rsid w:val="6C7F9D3C"/>
    <w:rsid w:val="6C9F032A"/>
    <w:rsid w:val="6CBAFFFF"/>
    <w:rsid w:val="6CBF1A88"/>
    <w:rsid w:val="6CBFC69C"/>
    <w:rsid w:val="6CCF336D"/>
    <w:rsid w:val="6CDF65C4"/>
    <w:rsid w:val="6CDF725D"/>
    <w:rsid w:val="6CE7D7EB"/>
    <w:rsid w:val="6CEF2404"/>
    <w:rsid w:val="6CEFAAAD"/>
    <w:rsid w:val="6CEFABF3"/>
    <w:rsid w:val="6CF23A40"/>
    <w:rsid w:val="6CF52272"/>
    <w:rsid w:val="6CF64EA9"/>
    <w:rsid w:val="6CFAEBB3"/>
    <w:rsid w:val="6CFDDAC5"/>
    <w:rsid w:val="6CFEF28F"/>
    <w:rsid w:val="6CFF2ED8"/>
    <w:rsid w:val="6CFF4CBD"/>
    <w:rsid w:val="6D3E0D28"/>
    <w:rsid w:val="6D3F2C31"/>
    <w:rsid w:val="6D43BFFF"/>
    <w:rsid w:val="6D452271"/>
    <w:rsid w:val="6D467092"/>
    <w:rsid w:val="6D5B6EF3"/>
    <w:rsid w:val="6D5EA7C8"/>
    <w:rsid w:val="6D5F2D7B"/>
    <w:rsid w:val="6D6C9A85"/>
    <w:rsid w:val="6D6F7C86"/>
    <w:rsid w:val="6D769AAD"/>
    <w:rsid w:val="6D7D47DB"/>
    <w:rsid w:val="6D7F2916"/>
    <w:rsid w:val="6D7FC809"/>
    <w:rsid w:val="6D7FCCDE"/>
    <w:rsid w:val="6D8F95FD"/>
    <w:rsid w:val="6D9B61DE"/>
    <w:rsid w:val="6D9D7BEA"/>
    <w:rsid w:val="6DA70A06"/>
    <w:rsid w:val="6DB4A2D1"/>
    <w:rsid w:val="6DBF51BB"/>
    <w:rsid w:val="6DC5AF8F"/>
    <w:rsid w:val="6DD73EF0"/>
    <w:rsid w:val="6DDE5CF8"/>
    <w:rsid w:val="6DDEAB5B"/>
    <w:rsid w:val="6DDF378B"/>
    <w:rsid w:val="6DDFBB5D"/>
    <w:rsid w:val="6DDFDFBA"/>
    <w:rsid w:val="6DE3E9CA"/>
    <w:rsid w:val="6DE9AB9A"/>
    <w:rsid w:val="6DEA6C11"/>
    <w:rsid w:val="6DEB8B04"/>
    <w:rsid w:val="6DF340FD"/>
    <w:rsid w:val="6DF58B30"/>
    <w:rsid w:val="6DF922EE"/>
    <w:rsid w:val="6DFA2BC6"/>
    <w:rsid w:val="6DFAE8A8"/>
    <w:rsid w:val="6DFB28AD"/>
    <w:rsid w:val="6DFB84DD"/>
    <w:rsid w:val="6DFBE1A8"/>
    <w:rsid w:val="6DFC3735"/>
    <w:rsid w:val="6DFD9179"/>
    <w:rsid w:val="6DFF5B17"/>
    <w:rsid w:val="6DFF76B0"/>
    <w:rsid w:val="6DFF8C72"/>
    <w:rsid w:val="6DFFB309"/>
    <w:rsid w:val="6E1FC856"/>
    <w:rsid w:val="6E312F35"/>
    <w:rsid w:val="6E3D1594"/>
    <w:rsid w:val="6E51F7F6"/>
    <w:rsid w:val="6E539913"/>
    <w:rsid w:val="6E6E30ED"/>
    <w:rsid w:val="6E732C5C"/>
    <w:rsid w:val="6E76B23E"/>
    <w:rsid w:val="6E77B66F"/>
    <w:rsid w:val="6E7D7332"/>
    <w:rsid w:val="6E7DC742"/>
    <w:rsid w:val="6E7E38C4"/>
    <w:rsid w:val="6E7E51D6"/>
    <w:rsid w:val="6E7FAEE2"/>
    <w:rsid w:val="6E9FD3CA"/>
    <w:rsid w:val="6EA7A098"/>
    <w:rsid w:val="6EB2E8F6"/>
    <w:rsid w:val="6EB72D0A"/>
    <w:rsid w:val="6EB927EB"/>
    <w:rsid w:val="6EBB7CD8"/>
    <w:rsid w:val="6EBF61E2"/>
    <w:rsid w:val="6ED661F3"/>
    <w:rsid w:val="6EDB12A2"/>
    <w:rsid w:val="6EDF83B6"/>
    <w:rsid w:val="6EDF9B30"/>
    <w:rsid w:val="6EDFE766"/>
    <w:rsid w:val="6EDFFDD2"/>
    <w:rsid w:val="6EE9325A"/>
    <w:rsid w:val="6EEB7E2C"/>
    <w:rsid w:val="6EEE2F16"/>
    <w:rsid w:val="6EEF2840"/>
    <w:rsid w:val="6EEF3530"/>
    <w:rsid w:val="6EEF5A51"/>
    <w:rsid w:val="6EEFF20D"/>
    <w:rsid w:val="6EF34033"/>
    <w:rsid w:val="6EF3DBDC"/>
    <w:rsid w:val="6EF6EFC6"/>
    <w:rsid w:val="6EF768FC"/>
    <w:rsid w:val="6EF7AA09"/>
    <w:rsid w:val="6EFB2B09"/>
    <w:rsid w:val="6EFB66A5"/>
    <w:rsid w:val="6EFB8F38"/>
    <w:rsid w:val="6EFB992A"/>
    <w:rsid w:val="6EFB99AD"/>
    <w:rsid w:val="6EFBB1DE"/>
    <w:rsid w:val="6EFC9245"/>
    <w:rsid w:val="6EFD85E7"/>
    <w:rsid w:val="6EFE663E"/>
    <w:rsid w:val="6EFE9828"/>
    <w:rsid w:val="6EFEA8CA"/>
    <w:rsid w:val="6EFF98EB"/>
    <w:rsid w:val="6F09E1BD"/>
    <w:rsid w:val="6F2D6405"/>
    <w:rsid w:val="6F3EDC10"/>
    <w:rsid w:val="6F3F565D"/>
    <w:rsid w:val="6F3F569C"/>
    <w:rsid w:val="6F3F99A0"/>
    <w:rsid w:val="6F4C8BB8"/>
    <w:rsid w:val="6F4FE213"/>
    <w:rsid w:val="6F572DFD"/>
    <w:rsid w:val="6F5D9381"/>
    <w:rsid w:val="6F5D9E52"/>
    <w:rsid w:val="6F5EB6EF"/>
    <w:rsid w:val="6F5F776F"/>
    <w:rsid w:val="6F5F7856"/>
    <w:rsid w:val="6F5FA618"/>
    <w:rsid w:val="6F73B990"/>
    <w:rsid w:val="6F758371"/>
    <w:rsid w:val="6F75DEA2"/>
    <w:rsid w:val="6F76D0A1"/>
    <w:rsid w:val="6F76FC3F"/>
    <w:rsid w:val="6F7742C0"/>
    <w:rsid w:val="6F77A5BC"/>
    <w:rsid w:val="6F7944CF"/>
    <w:rsid w:val="6F7E1961"/>
    <w:rsid w:val="6F7EC5A4"/>
    <w:rsid w:val="6F7F5AD9"/>
    <w:rsid w:val="6F7F9482"/>
    <w:rsid w:val="6F7FEFB3"/>
    <w:rsid w:val="6F9638EC"/>
    <w:rsid w:val="6F992E91"/>
    <w:rsid w:val="6F9D08C7"/>
    <w:rsid w:val="6F9F41EC"/>
    <w:rsid w:val="6F9F5B0D"/>
    <w:rsid w:val="6F9FC3AE"/>
    <w:rsid w:val="6FA21274"/>
    <w:rsid w:val="6FA63A63"/>
    <w:rsid w:val="6FAC27D3"/>
    <w:rsid w:val="6FAE4724"/>
    <w:rsid w:val="6FAEAF7F"/>
    <w:rsid w:val="6FB107D7"/>
    <w:rsid w:val="6FB1E2B6"/>
    <w:rsid w:val="6FB42EA1"/>
    <w:rsid w:val="6FB5CB9F"/>
    <w:rsid w:val="6FB72F2F"/>
    <w:rsid w:val="6FB74EE4"/>
    <w:rsid w:val="6FB791AD"/>
    <w:rsid w:val="6FB7B5B3"/>
    <w:rsid w:val="6FB7D262"/>
    <w:rsid w:val="6FB7F24D"/>
    <w:rsid w:val="6FB855A4"/>
    <w:rsid w:val="6FBA61FF"/>
    <w:rsid w:val="6FBB5094"/>
    <w:rsid w:val="6FBC46F3"/>
    <w:rsid w:val="6FBCFE2B"/>
    <w:rsid w:val="6FBDBB05"/>
    <w:rsid w:val="6FBE0815"/>
    <w:rsid w:val="6FBE68F4"/>
    <w:rsid w:val="6FBE892D"/>
    <w:rsid w:val="6FBE8DA5"/>
    <w:rsid w:val="6FBF3198"/>
    <w:rsid w:val="6FBF3515"/>
    <w:rsid w:val="6FBF897A"/>
    <w:rsid w:val="6FBF89F7"/>
    <w:rsid w:val="6FBFC1D1"/>
    <w:rsid w:val="6FC7DFC2"/>
    <w:rsid w:val="6FC8681C"/>
    <w:rsid w:val="6FC9B948"/>
    <w:rsid w:val="6FC9D476"/>
    <w:rsid w:val="6FCC8138"/>
    <w:rsid w:val="6FCFD4BA"/>
    <w:rsid w:val="6FD39F02"/>
    <w:rsid w:val="6FD3BD78"/>
    <w:rsid w:val="6FD55A73"/>
    <w:rsid w:val="6FD7F5B4"/>
    <w:rsid w:val="6FDB0846"/>
    <w:rsid w:val="6FDBE912"/>
    <w:rsid w:val="6FDC493D"/>
    <w:rsid w:val="6FDE98BC"/>
    <w:rsid w:val="6FDF3C78"/>
    <w:rsid w:val="6FDF6571"/>
    <w:rsid w:val="6FDF9583"/>
    <w:rsid w:val="6FDFA4E9"/>
    <w:rsid w:val="6FDFFFAD"/>
    <w:rsid w:val="6FE1F797"/>
    <w:rsid w:val="6FE32953"/>
    <w:rsid w:val="6FE35193"/>
    <w:rsid w:val="6FE367CB"/>
    <w:rsid w:val="6FE757A3"/>
    <w:rsid w:val="6FEA651A"/>
    <w:rsid w:val="6FEB218C"/>
    <w:rsid w:val="6FEB962A"/>
    <w:rsid w:val="6FEC9BCA"/>
    <w:rsid w:val="6FED123B"/>
    <w:rsid w:val="6FED6097"/>
    <w:rsid w:val="6FEEB4D3"/>
    <w:rsid w:val="6FEF10E8"/>
    <w:rsid w:val="6FEF1232"/>
    <w:rsid w:val="6FEF39C2"/>
    <w:rsid w:val="6FEF7B92"/>
    <w:rsid w:val="6FEF95FF"/>
    <w:rsid w:val="6FEFD887"/>
    <w:rsid w:val="6FF05634"/>
    <w:rsid w:val="6FF34577"/>
    <w:rsid w:val="6FF56371"/>
    <w:rsid w:val="6FF694C6"/>
    <w:rsid w:val="6FF6D115"/>
    <w:rsid w:val="6FF7B47D"/>
    <w:rsid w:val="6FF9A7CE"/>
    <w:rsid w:val="6FF9E859"/>
    <w:rsid w:val="6FFA8D09"/>
    <w:rsid w:val="6FFABE49"/>
    <w:rsid w:val="6FFB39E2"/>
    <w:rsid w:val="6FFB8194"/>
    <w:rsid w:val="6FFBD322"/>
    <w:rsid w:val="6FFBF773"/>
    <w:rsid w:val="6FFC79FC"/>
    <w:rsid w:val="6FFCC9DF"/>
    <w:rsid w:val="6FFD5C58"/>
    <w:rsid w:val="6FFD9E5F"/>
    <w:rsid w:val="6FFDF88E"/>
    <w:rsid w:val="6FFE0DDB"/>
    <w:rsid w:val="6FFE49C2"/>
    <w:rsid w:val="6FFE7394"/>
    <w:rsid w:val="6FFE889C"/>
    <w:rsid w:val="6FFF0ABF"/>
    <w:rsid w:val="6FFF1EA2"/>
    <w:rsid w:val="6FFF333E"/>
    <w:rsid w:val="6FFF38CD"/>
    <w:rsid w:val="6FFF5956"/>
    <w:rsid w:val="6FFF5FD9"/>
    <w:rsid w:val="6FFF6306"/>
    <w:rsid w:val="6FFF9FE4"/>
    <w:rsid w:val="6FFFA269"/>
    <w:rsid w:val="6FFFE6A2"/>
    <w:rsid w:val="7029717C"/>
    <w:rsid w:val="703862D4"/>
    <w:rsid w:val="70778AD5"/>
    <w:rsid w:val="709C5287"/>
    <w:rsid w:val="70CB568F"/>
    <w:rsid w:val="70CD6A11"/>
    <w:rsid w:val="70DD8DEA"/>
    <w:rsid w:val="70FE1911"/>
    <w:rsid w:val="70FF1C68"/>
    <w:rsid w:val="70FFCBF3"/>
    <w:rsid w:val="714E7419"/>
    <w:rsid w:val="715A6766"/>
    <w:rsid w:val="715DAE95"/>
    <w:rsid w:val="71A5889F"/>
    <w:rsid w:val="71AB3168"/>
    <w:rsid w:val="71BCA51B"/>
    <w:rsid w:val="71BE4A94"/>
    <w:rsid w:val="71BF34E6"/>
    <w:rsid w:val="71BF94D3"/>
    <w:rsid w:val="71D77137"/>
    <w:rsid w:val="71D7D1BF"/>
    <w:rsid w:val="71DF82D9"/>
    <w:rsid w:val="71EEC054"/>
    <w:rsid w:val="71F2569E"/>
    <w:rsid w:val="71F4E956"/>
    <w:rsid w:val="71F9EC0F"/>
    <w:rsid w:val="71FF09FE"/>
    <w:rsid w:val="71FFD4DC"/>
    <w:rsid w:val="72378679"/>
    <w:rsid w:val="723E2A0E"/>
    <w:rsid w:val="72763C2A"/>
    <w:rsid w:val="727E12B9"/>
    <w:rsid w:val="72BF5F87"/>
    <w:rsid w:val="72CB8C3A"/>
    <w:rsid w:val="72CE74AE"/>
    <w:rsid w:val="72D74026"/>
    <w:rsid w:val="72DCE6D0"/>
    <w:rsid w:val="72EDB429"/>
    <w:rsid w:val="72EF0167"/>
    <w:rsid w:val="72F37279"/>
    <w:rsid w:val="72FBE24F"/>
    <w:rsid w:val="72FC3726"/>
    <w:rsid w:val="72FE5014"/>
    <w:rsid w:val="732B1291"/>
    <w:rsid w:val="73335BE3"/>
    <w:rsid w:val="7336373C"/>
    <w:rsid w:val="733C6CE4"/>
    <w:rsid w:val="73474853"/>
    <w:rsid w:val="735B0CB7"/>
    <w:rsid w:val="736194F2"/>
    <w:rsid w:val="736B4B69"/>
    <w:rsid w:val="737F005E"/>
    <w:rsid w:val="739D6CFD"/>
    <w:rsid w:val="73A13F9D"/>
    <w:rsid w:val="73AF0801"/>
    <w:rsid w:val="73B56C4C"/>
    <w:rsid w:val="73BECD2B"/>
    <w:rsid w:val="73CF288F"/>
    <w:rsid w:val="73D338E9"/>
    <w:rsid w:val="73DF56C7"/>
    <w:rsid w:val="73DF69EC"/>
    <w:rsid w:val="73E72C29"/>
    <w:rsid w:val="73E7559B"/>
    <w:rsid w:val="73EFE783"/>
    <w:rsid w:val="73F4A107"/>
    <w:rsid w:val="73F547BF"/>
    <w:rsid w:val="73F64EDE"/>
    <w:rsid w:val="73F6D103"/>
    <w:rsid w:val="73F73863"/>
    <w:rsid w:val="73F7EF88"/>
    <w:rsid w:val="73F95C0A"/>
    <w:rsid w:val="73FD04DF"/>
    <w:rsid w:val="73FDF7D9"/>
    <w:rsid w:val="73FE7211"/>
    <w:rsid w:val="73FF61C2"/>
    <w:rsid w:val="73FF7523"/>
    <w:rsid w:val="73FFA4D3"/>
    <w:rsid w:val="73FFA690"/>
    <w:rsid w:val="73FFED6D"/>
    <w:rsid w:val="743729B2"/>
    <w:rsid w:val="743DB9A8"/>
    <w:rsid w:val="743EA444"/>
    <w:rsid w:val="74523C73"/>
    <w:rsid w:val="74764091"/>
    <w:rsid w:val="747A5FB9"/>
    <w:rsid w:val="747ACF33"/>
    <w:rsid w:val="747B3192"/>
    <w:rsid w:val="747EA461"/>
    <w:rsid w:val="747F231C"/>
    <w:rsid w:val="747FF599"/>
    <w:rsid w:val="74B49DC3"/>
    <w:rsid w:val="74B9B57E"/>
    <w:rsid w:val="74BD6BC3"/>
    <w:rsid w:val="74BE381A"/>
    <w:rsid w:val="74BE8383"/>
    <w:rsid w:val="74BF3185"/>
    <w:rsid w:val="74CB7600"/>
    <w:rsid w:val="74CCC160"/>
    <w:rsid w:val="74F32BA6"/>
    <w:rsid w:val="74F67DDB"/>
    <w:rsid w:val="74FA352B"/>
    <w:rsid w:val="74FC7B56"/>
    <w:rsid w:val="74FE3337"/>
    <w:rsid w:val="74FF2F10"/>
    <w:rsid w:val="74FF3551"/>
    <w:rsid w:val="750DB09B"/>
    <w:rsid w:val="751BB9FE"/>
    <w:rsid w:val="752F6151"/>
    <w:rsid w:val="75330DF5"/>
    <w:rsid w:val="753E81AF"/>
    <w:rsid w:val="753F1278"/>
    <w:rsid w:val="753F7A8B"/>
    <w:rsid w:val="755BF840"/>
    <w:rsid w:val="75678EBD"/>
    <w:rsid w:val="757652E4"/>
    <w:rsid w:val="7579D91E"/>
    <w:rsid w:val="757B20DE"/>
    <w:rsid w:val="757FC8B5"/>
    <w:rsid w:val="759D6992"/>
    <w:rsid w:val="759DF943"/>
    <w:rsid w:val="759ECA40"/>
    <w:rsid w:val="759FF2DA"/>
    <w:rsid w:val="75A4FC5E"/>
    <w:rsid w:val="75AFF5DF"/>
    <w:rsid w:val="75BB7DF6"/>
    <w:rsid w:val="75BBBA16"/>
    <w:rsid w:val="75BF5991"/>
    <w:rsid w:val="75DB1B13"/>
    <w:rsid w:val="75DB2AA4"/>
    <w:rsid w:val="75DC56DF"/>
    <w:rsid w:val="75DDCAB0"/>
    <w:rsid w:val="75DE6D1F"/>
    <w:rsid w:val="75DF8DA8"/>
    <w:rsid w:val="75DF9363"/>
    <w:rsid w:val="75E0531F"/>
    <w:rsid w:val="75E7F225"/>
    <w:rsid w:val="75E7F5A8"/>
    <w:rsid w:val="75EDDF29"/>
    <w:rsid w:val="75EE4228"/>
    <w:rsid w:val="75F700F6"/>
    <w:rsid w:val="75F70E86"/>
    <w:rsid w:val="75F7E0AC"/>
    <w:rsid w:val="75F7E1FC"/>
    <w:rsid w:val="75FB16C3"/>
    <w:rsid w:val="75FB896B"/>
    <w:rsid w:val="75FD4B7A"/>
    <w:rsid w:val="75FF12AF"/>
    <w:rsid w:val="75FF6EA1"/>
    <w:rsid w:val="75FFBE2D"/>
    <w:rsid w:val="75FFDB7E"/>
    <w:rsid w:val="761B5AEC"/>
    <w:rsid w:val="763D7BFA"/>
    <w:rsid w:val="764E2BBB"/>
    <w:rsid w:val="764F539C"/>
    <w:rsid w:val="7656D2B6"/>
    <w:rsid w:val="765D6D49"/>
    <w:rsid w:val="7673F810"/>
    <w:rsid w:val="7675C4F4"/>
    <w:rsid w:val="7679FB26"/>
    <w:rsid w:val="767FA991"/>
    <w:rsid w:val="7686F1EC"/>
    <w:rsid w:val="76AAB655"/>
    <w:rsid w:val="76ACF40D"/>
    <w:rsid w:val="76BB2499"/>
    <w:rsid w:val="76BF13DB"/>
    <w:rsid w:val="76BF1E15"/>
    <w:rsid w:val="76BF8D34"/>
    <w:rsid w:val="76BFC383"/>
    <w:rsid w:val="76C39562"/>
    <w:rsid w:val="76CF32CC"/>
    <w:rsid w:val="76CFC3CA"/>
    <w:rsid w:val="76DEDC11"/>
    <w:rsid w:val="76DF31AD"/>
    <w:rsid w:val="76DF3AD0"/>
    <w:rsid w:val="76EB83CA"/>
    <w:rsid w:val="76EF5245"/>
    <w:rsid w:val="76EFB938"/>
    <w:rsid w:val="76EFCF3A"/>
    <w:rsid w:val="76F1F341"/>
    <w:rsid w:val="76F3F086"/>
    <w:rsid w:val="76F49B16"/>
    <w:rsid w:val="76F5B9DF"/>
    <w:rsid w:val="76F5E5FD"/>
    <w:rsid w:val="76F5E71A"/>
    <w:rsid w:val="76F7EC8E"/>
    <w:rsid w:val="76FBB0BE"/>
    <w:rsid w:val="76FBD72D"/>
    <w:rsid w:val="76FEAA64"/>
    <w:rsid w:val="76FEC70C"/>
    <w:rsid w:val="76FEFB14"/>
    <w:rsid w:val="76FF3EBA"/>
    <w:rsid w:val="76FFC3A4"/>
    <w:rsid w:val="76FFCDE3"/>
    <w:rsid w:val="76FFDED5"/>
    <w:rsid w:val="76FFE7DE"/>
    <w:rsid w:val="76FFEF49"/>
    <w:rsid w:val="76FFF731"/>
    <w:rsid w:val="76FFF960"/>
    <w:rsid w:val="7719EE0F"/>
    <w:rsid w:val="771B0EE3"/>
    <w:rsid w:val="772FC737"/>
    <w:rsid w:val="77359B8D"/>
    <w:rsid w:val="773936E1"/>
    <w:rsid w:val="773B7D63"/>
    <w:rsid w:val="773FF3BF"/>
    <w:rsid w:val="7752B758"/>
    <w:rsid w:val="77543641"/>
    <w:rsid w:val="7754AAF0"/>
    <w:rsid w:val="7757DFE9"/>
    <w:rsid w:val="7758984F"/>
    <w:rsid w:val="775F3F5C"/>
    <w:rsid w:val="775F4893"/>
    <w:rsid w:val="7765F513"/>
    <w:rsid w:val="776B69BB"/>
    <w:rsid w:val="776E2687"/>
    <w:rsid w:val="776EBF75"/>
    <w:rsid w:val="776F6000"/>
    <w:rsid w:val="776F6C79"/>
    <w:rsid w:val="776F7BF4"/>
    <w:rsid w:val="77775D29"/>
    <w:rsid w:val="7777B316"/>
    <w:rsid w:val="7777EC57"/>
    <w:rsid w:val="777BF660"/>
    <w:rsid w:val="777C3052"/>
    <w:rsid w:val="777D4A34"/>
    <w:rsid w:val="777D9B0A"/>
    <w:rsid w:val="777E1820"/>
    <w:rsid w:val="777EB284"/>
    <w:rsid w:val="777F04C4"/>
    <w:rsid w:val="777F2248"/>
    <w:rsid w:val="777F6C22"/>
    <w:rsid w:val="777F9567"/>
    <w:rsid w:val="7792B529"/>
    <w:rsid w:val="77975D78"/>
    <w:rsid w:val="779DA1FA"/>
    <w:rsid w:val="77A9A47B"/>
    <w:rsid w:val="77AD33B8"/>
    <w:rsid w:val="77AE1FB4"/>
    <w:rsid w:val="77AF1CA5"/>
    <w:rsid w:val="77B52830"/>
    <w:rsid w:val="77B6A420"/>
    <w:rsid w:val="77B79BE7"/>
    <w:rsid w:val="77BAF001"/>
    <w:rsid w:val="77BB2FCF"/>
    <w:rsid w:val="77BB374C"/>
    <w:rsid w:val="77BB6531"/>
    <w:rsid w:val="77BCC14C"/>
    <w:rsid w:val="77BDB60D"/>
    <w:rsid w:val="77BDC753"/>
    <w:rsid w:val="77BF1F29"/>
    <w:rsid w:val="77BF2581"/>
    <w:rsid w:val="77BF45CE"/>
    <w:rsid w:val="77C9AB50"/>
    <w:rsid w:val="77CA883A"/>
    <w:rsid w:val="77CF46DC"/>
    <w:rsid w:val="77CF79FA"/>
    <w:rsid w:val="77D17D87"/>
    <w:rsid w:val="77D7059B"/>
    <w:rsid w:val="77D7E756"/>
    <w:rsid w:val="77D7E7C0"/>
    <w:rsid w:val="77D9F0FC"/>
    <w:rsid w:val="77DAF68C"/>
    <w:rsid w:val="77DAFA40"/>
    <w:rsid w:val="77DBF2CA"/>
    <w:rsid w:val="77DBFA1D"/>
    <w:rsid w:val="77DD0BF5"/>
    <w:rsid w:val="77DD8F49"/>
    <w:rsid w:val="77DE95DC"/>
    <w:rsid w:val="77DF2721"/>
    <w:rsid w:val="77DFC5C5"/>
    <w:rsid w:val="77DFD5BA"/>
    <w:rsid w:val="77E286B2"/>
    <w:rsid w:val="77E2AD74"/>
    <w:rsid w:val="77E4AEC2"/>
    <w:rsid w:val="77E59362"/>
    <w:rsid w:val="77E7ACAD"/>
    <w:rsid w:val="77E7BDE9"/>
    <w:rsid w:val="77E86448"/>
    <w:rsid w:val="77E94186"/>
    <w:rsid w:val="77ED2DB6"/>
    <w:rsid w:val="77ED5F43"/>
    <w:rsid w:val="77EE110B"/>
    <w:rsid w:val="77EE14CE"/>
    <w:rsid w:val="77EE77CB"/>
    <w:rsid w:val="77EE8DDF"/>
    <w:rsid w:val="77EEC6A1"/>
    <w:rsid w:val="77EEE60C"/>
    <w:rsid w:val="77EF0607"/>
    <w:rsid w:val="77EF7FAF"/>
    <w:rsid w:val="77F0753B"/>
    <w:rsid w:val="77F199DA"/>
    <w:rsid w:val="77F61AC4"/>
    <w:rsid w:val="77F6E3F0"/>
    <w:rsid w:val="77F746F2"/>
    <w:rsid w:val="77F77E54"/>
    <w:rsid w:val="77F7DB12"/>
    <w:rsid w:val="77F7ED89"/>
    <w:rsid w:val="77F908D3"/>
    <w:rsid w:val="77F93B42"/>
    <w:rsid w:val="77FA35E5"/>
    <w:rsid w:val="77FB18A5"/>
    <w:rsid w:val="77FC613B"/>
    <w:rsid w:val="77FC67B7"/>
    <w:rsid w:val="77FC6AD9"/>
    <w:rsid w:val="77FCE6C3"/>
    <w:rsid w:val="77FD0E8E"/>
    <w:rsid w:val="77FD0FC4"/>
    <w:rsid w:val="77FD84D1"/>
    <w:rsid w:val="77FE1F7E"/>
    <w:rsid w:val="77FE3EC1"/>
    <w:rsid w:val="77FE4FC6"/>
    <w:rsid w:val="77FE7CD3"/>
    <w:rsid w:val="77FEBBA7"/>
    <w:rsid w:val="77FF02C3"/>
    <w:rsid w:val="77FF0DF7"/>
    <w:rsid w:val="77FF20E6"/>
    <w:rsid w:val="77FF58BD"/>
    <w:rsid w:val="77FF6C0C"/>
    <w:rsid w:val="77FF6EB0"/>
    <w:rsid w:val="77FF74CD"/>
    <w:rsid w:val="77FFA0DB"/>
    <w:rsid w:val="77FFEFA4"/>
    <w:rsid w:val="784F2CBC"/>
    <w:rsid w:val="786FC708"/>
    <w:rsid w:val="787B7B4E"/>
    <w:rsid w:val="787CA0FA"/>
    <w:rsid w:val="787F80BD"/>
    <w:rsid w:val="789E04C4"/>
    <w:rsid w:val="78BF038A"/>
    <w:rsid w:val="78E7C40B"/>
    <w:rsid w:val="78ED91EC"/>
    <w:rsid w:val="78F54628"/>
    <w:rsid w:val="78F60306"/>
    <w:rsid w:val="78F755F9"/>
    <w:rsid w:val="78FD59A0"/>
    <w:rsid w:val="78FE1191"/>
    <w:rsid w:val="78FEB192"/>
    <w:rsid w:val="793F880F"/>
    <w:rsid w:val="793FFDEC"/>
    <w:rsid w:val="796456BC"/>
    <w:rsid w:val="796F90FC"/>
    <w:rsid w:val="7975ABE1"/>
    <w:rsid w:val="797B3D22"/>
    <w:rsid w:val="797BA3AC"/>
    <w:rsid w:val="797EA793"/>
    <w:rsid w:val="797F6F5D"/>
    <w:rsid w:val="797FB03B"/>
    <w:rsid w:val="797FBB5B"/>
    <w:rsid w:val="798B4EDA"/>
    <w:rsid w:val="79972478"/>
    <w:rsid w:val="79AE743F"/>
    <w:rsid w:val="79B79941"/>
    <w:rsid w:val="79BB5403"/>
    <w:rsid w:val="79BBABB0"/>
    <w:rsid w:val="79BF1C43"/>
    <w:rsid w:val="79BFC72F"/>
    <w:rsid w:val="79C1F149"/>
    <w:rsid w:val="79CF48E1"/>
    <w:rsid w:val="79D19292"/>
    <w:rsid w:val="79D20D86"/>
    <w:rsid w:val="79D6E4C4"/>
    <w:rsid w:val="79DBDADB"/>
    <w:rsid w:val="79DE2F90"/>
    <w:rsid w:val="79DEAAFA"/>
    <w:rsid w:val="79EBDFEA"/>
    <w:rsid w:val="79EF0D17"/>
    <w:rsid w:val="79EF34A3"/>
    <w:rsid w:val="79EF8056"/>
    <w:rsid w:val="79F31582"/>
    <w:rsid w:val="79F711EE"/>
    <w:rsid w:val="79FB317D"/>
    <w:rsid w:val="79FB62AA"/>
    <w:rsid w:val="79FC9636"/>
    <w:rsid w:val="79FD1CD4"/>
    <w:rsid w:val="79FE0173"/>
    <w:rsid w:val="79FE3FD5"/>
    <w:rsid w:val="79FF140F"/>
    <w:rsid w:val="79FF35A3"/>
    <w:rsid w:val="79FF8FD6"/>
    <w:rsid w:val="79FF9E35"/>
    <w:rsid w:val="79FFC270"/>
    <w:rsid w:val="79FFC761"/>
    <w:rsid w:val="79FFDCF7"/>
    <w:rsid w:val="79FFF864"/>
    <w:rsid w:val="7A0F7918"/>
    <w:rsid w:val="7A1BB63A"/>
    <w:rsid w:val="7A352D4F"/>
    <w:rsid w:val="7A35D97C"/>
    <w:rsid w:val="7A3D33C5"/>
    <w:rsid w:val="7A72537F"/>
    <w:rsid w:val="7A79E0A3"/>
    <w:rsid w:val="7A7CBB0F"/>
    <w:rsid w:val="7A7DD081"/>
    <w:rsid w:val="7A7DE9A3"/>
    <w:rsid w:val="7A7F0174"/>
    <w:rsid w:val="7A8F07D6"/>
    <w:rsid w:val="7AA3019B"/>
    <w:rsid w:val="7AB144D2"/>
    <w:rsid w:val="7AB777F6"/>
    <w:rsid w:val="7AB7BA61"/>
    <w:rsid w:val="7ABF0239"/>
    <w:rsid w:val="7ABF30E4"/>
    <w:rsid w:val="7ABF8369"/>
    <w:rsid w:val="7ABFBEC2"/>
    <w:rsid w:val="7ACBEC72"/>
    <w:rsid w:val="7ACD4C81"/>
    <w:rsid w:val="7AD33F4A"/>
    <w:rsid w:val="7AD3A206"/>
    <w:rsid w:val="7ADED2E9"/>
    <w:rsid w:val="7AE76669"/>
    <w:rsid w:val="7AED78CD"/>
    <w:rsid w:val="7AEDF659"/>
    <w:rsid w:val="7AEE1AA8"/>
    <w:rsid w:val="7AEF7D1E"/>
    <w:rsid w:val="7AF35535"/>
    <w:rsid w:val="7AF7A7FE"/>
    <w:rsid w:val="7AF8A7C6"/>
    <w:rsid w:val="7AFB8656"/>
    <w:rsid w:val="7AFD9338"/>
    <w:rsid w:val="7AFE5EDC"/>
    <w:rsid w:val="7AFF26CC"/>
    <w:rsid w:val="7AFF68D6"/>
    <w:rsid w:val="7AFF7AE8"/>
    <w:rsid w:val="7AFF8171"/>
    <w:rsid w:val="7AFF906C"/>
    <w:rsid w:val="7AFFB1C6"/>
    <w:rsid w:val="7B1BBFF8"/>
    <w:rsid w:val="7B322024"/>
    <w:rsid w:val="7B3BDE9D"/>
    <w:rsid w:val="7B3E780B"/>
    <w:rsid w:val="7B3EA527"/>
    <w:rsid w:val="7B3F7CEF"/>
    <w:rsid w:val="7B3F869B"/>
    <w:rsid w:val="7B3FFF7F"/>
    <w:rsid w:val="7B433567"/>
    <w:rsid w:val="7B476BF2"/>
    <w:rsid w:val="7B4DFB5A"/>
    <w:rsid w:val="7B4F1152"/>
    <w:rsid w:val="7B55AF58"/>
    <w:rsid w:val="7B5739CF"/>
    <w:rsid w:val="7B5CF302"/>
    <w:rsid w:val="7B5E9165"/>
    <w:rsid w:val="7B5F0263"/>
    <w:rsid w:val="7B5F5A64"/>
    <w:rsid w:val="7B5F781B"/>
    <w:rsid w:val="7B5F95A5"/>
    <w:rsid w:val="7B641C55"/>
    <w:rsid w:val="7B6779E0"/>
    <w:rsid w:val="7B6FF30F"/>
    <w:rsid w:val="7B6FFA7B"/>
    <w:rsid w:val="7B73FC94"/>
    <w:rsid w:val="7B7A1B2F"/>
    <w:rsid w:val="7B7BD93F"/>
    <w:rsid w:val="7B7DC6B2"/>
    <w:rsid w:val="7B7E4A79"/>
    <w:rsid w:val="7B7F1F1C"/>
    <w:rsid w:val="7B7F3932"/>
    <w:rsid w:val="7B7F7497"/>
    <w:rsid w:val="7B7F88BA"/>
    <w:rsid w:val="7B7F9753"/>
    <w:rsid w:val="7B7F9B80"/>
    <w:rsid w:val="7B7FE87F"/>
    <w:rsid w:val="7B8BDDC1"/>
    <w:rsid w:val="7B8FAA28"/>
    <w:rsid w:val="7B910E77"/>
    <w:rsid w:val="7B9D01E1"/>
    <w:rsid w:val="7BA47495"/>
    <w:rsid w:val="7BA48CBA"/>
    <w:rsid w:val="7BAA13F4"/>
    <w:rsid w:val="7BAB18B0"/>
    <w:rsid w:val="7BAEC467"/>
    <w:rsid w:val="7BAF2791"/>
    <w:rsid w:val="7BAFFB5C"/>
    <w:rsid w:val="7BB6FE28"/>
    <w:rsid w:val="7BBB86EC"/>
    <w:rsid w:val="7BBD6ADE"/>
    <w:rsid w:val="7BBD7B47"/>
    <w:rsid w:val="7BBDB129"/>
    <w:rsid w:val="7BBE35B8"/>
    <w:rsid w:val="7BBE65B9"/>
    <w:rsid w:val="7BBEB5B6"/>
    <w:rsid w:val="7BBEE128"/>
    <w:rsid w:val="7BBF4C88"/>
    <w:rsid w:val="7BBF6662"/>
    <w:rsid w:val="7BBF94A0"/>
    <w:rsid w:val="7BBFF6ED"/>
    <w:rsid w:val="7BC34008"/>
    <w:rsid w:val="7BC9C3A9"/>
    <w:rsid w:val="7BCF5F90"/>
    <w:rsid w:val="7BCF7663"/>
    <w:rsid w:val="7BD2CD5B"/>
    <w:rsid w:val="7BD37C13"/>
    <w:rsid w:val="7BD58ADE"/>
    <w:rsid w:val="7BD5B1AB"/>
    <w:rsid w:val="7BD937B0"/>
    <w:rsid w:val="7BDBCF49"/>
    <w:rsid w:val="7BDCB0BF"/>
    <w:rsid w:val="7BDD65B5"/>
    <w:rsid w:val="7BDDDBBA"/>
    <w:rsid w:val="7BDE8E07"/>
    <w:rsid w:val="7BDF21D7"/>
    <w:rsid w:val="7BDF2B88"/>
    <w:rsid w:val="7BDF4DB7"/>
    <w:rsid w:val="7BDF5B85"/>
    <w:rsid w:val="7BDF68BE"/>
    <w:rsid w:val="7BDF7017"/>
    <w:rsid w:val="7BDF91FE"/>
    <w:rsid w:val="7BDFC2C2"/>
    <w:rsid w:val="7BDFEE3C"/>
    <w:rsid w:val="7BDFF4FB"/>
    <w:rsid w:val="7BE307E3"/>
    <w:rsid w:val="7BE78150"/>
    <w:rsid w:val="7BE8ABDB"/>
    <w:rsid w:val="7BEB90E8"/>
    <w:rsid w:val="7BEBCEB2"/>
    <w:rsid w:val="7BEC951E"/>
    <w:rsid w:val="7BEF06E5"/>
    <w:rsid w:val="7BEFA973"/>
    <w:rsid w:val="7BEFF2F5"/>
    <w:rsid w:val="7BEFFC3C"/>
    <w:rsid w:val="7BF111B7"/>
    <w:rsid w:val="7BF632CE"/>
    <w:rsid w:val="7BF683EC"/>
    <w:rsid w:val="7BF711DC"/>
    <w:rsid w:val="7BF7176E"/>
    <w:rsid w:val="7BF781D8"/>
    <w:rsid w:val="7BF786E2"/>
    <w:rsid w:val="7BF7AF9D"/>
    <w:rsid w:val="7BF7C138"/>
    <w:rsid w:val="7BF85D8E"/>
    <w:rsid w:val="7BF87A6E"/>
    <w:rsid w:val="7BF93BDC"/>
    <w:rsid w:val="7BFA523A"/>
    <w:rsid w:val="7BFAB3E7"/>
    <w:rsid w:val="7BFAECD2"/>
    <w:rsid w:val="7BFB09B4"/>
    <w:rsid w:val="7BFB514F"/>
    <w:rsid w:val="7BFB84DE"/>
    <w:rsid w:val="7BFB9526"/>
    <w:rsid w:val="7BFC273C"/>
    <w:rsid w:val="7BFCFFC9"/>
    <w:rsid w:val="7BFD3F26"/>
    <w:rsid w:val="7BFD5231"/>
    <w:rsid w:val="7BFDE137"/>
    <w:rsid w:val="7BFE8036"/>
    <w:rsid w:val="7BFEC59F"/>
    <w:rsid w:val="7BFEE37C"/>
    <w:rsid w:val="7BFF01F8"/>
    <w:rsid w:val="7BFF1D6F"/>
    <w:rsid w:val="7BFF43B6"/>
    <w:rsid w:val="7BFF56C4"/>
    <w:rsid w:val="7BFF5BC1"/>
    <w:rsid w:val="7BFF5E0E"/>
    <w:rsid w:val="7BFF630F"/>
    <w:rsid w:val="7BFF64F6"/>
    <w:rsid w:val="7BFF815D"/>
    <w:rsid w:val="7BFFE300"/>
    <w:rsid w:val="7C3FF757"/>
    <w:rsid w:val="7C5EB0CF"/>
    <w:rsid w:val="7C678328"/>
    <w:rsid w:val="7C6BCE5A"/>
    <w:rsid w:val="7C736FA5"/>
    <w:rsid w:val="7C76C921"/>
    <w:rsid w:val="7C777E24"/>
    <w:rsid w:val="7C7D346D"/>
    <w:rsid w:val="7C7F04F5"/>
    <w:rsid w:val="7C7F08CF"/>
    <w:rsid w:val="7C7F8D45"/>
    <w:rsid w:val="7C7FA581"/>
    <w:rsid w:val="7C8ED8CA"/>
    <w:rsid w:val="7C8F3861"/>
    <w:rsid w:val="7C91D862"/>
    <w:rsid w:val="7C9F8C2E"/>
    <w:rsid w:val="7C9FA5BE"/>
    <w:rsid w:val="7CAE557D"/>
    <w:rsid w:val="7CAFDF61"/>
    <w:rsid w:val="7CB7B386"/>
    <w:rsid w:val="7CBD438A"/>
    <w:rsid w:val="7CBF3D92"/>
    <w:rsid w:val="7CC7B685"/>
    <w:rsid w:val="7CD72491"/>
    <w:rsid w:val="7CD929DC"/>
    <w:rsid w:val="7CDB6272"/>
    <w:rsid w:val="7CDD2484"/>
    <w:rsid w:val="7CDF6248"/>
    <w:rsid w:val="7CDF7BFD"/>
    <w:rsid w:val="7CE6C411"/>
    <w:rsid w:val="7CE7E7AF"/>
    <w:rsid w:val="7CE7F306"/>
    <w:rsid w:val="7CEEB80A"/>
    <w:rsid w:val="7CEF67D0"/>
    <w:rsid w:val="7CEFD195"/>
    <w:rsid w:val="7CEFEFBC"/>
    <w:rsid w:val="7CEFF807"/>
    <w:rsid w:val="7CF07A21"/>
    <w:rsid w:val="7CF3D569"/>
    <w:rsid w:val="7CF61629"/>
    <w:rsid w:val="7CF782C6"/>
    <w:rsid w:val="7CF7C6E9"/>
    <w:rsid w:val="7CF7FC38"/>
    <w:rsid w:val="7CFE0112"/>
    <w:rsid w:val="7CFF2584"/>
    <w:rsid w:val="7CFFA2A8"/>
    <w:rsid w:val="7CFFC24B"/>
    <w:rsid w:val="7D1B4634"/>
    <w:rsid w:val="7D252F11"/>
    <w:rsid w:val="7D2D0FAC"/>
    <w:rsid w:val="7D3720E6"/>
    <w:rsid w:val="7D39BC60"/>
    <w:rsid w:val="7D3DBF4C"/>
    <w:rsid w:val="7D3F99E0"/>
    <w:rsid w:val="7D46B8DE"/>
    <w:rsid w:val="7D470C27"/>
    <w:rsid w:val="7D5BD04F"/>
    <w:rsid w:val="7D5DE09C"/>
    <w:rsid w:val="7D5E581D"/>
    <w:rsid w:val="7D5F170A"/>
    <w:rsid w:val="7D5F36AC"/>
    <w:rsid w:val="7D5F8B93"/>
    <w:rsid w:val="7D5FE261"/>
    <w:rsid w:val="7D6619F2"/>
    <w:rsid w:val="7D68C874"/>
    <w:rsid w:val="7D6C8B7F"/>
    <w:rsid w:val="7D6E52B6"/>
    <w:rsid w:val="7D6F3396"/>
    <w:rsid w:val="7D6FA65F"/>
    <w:rsid w:val="7D74F5C1"/>
    <w:rsid w:val="7D7718BD"/>
    <w:rsid w:val="7D7726E2"/>
    <w:rsid w:val="7D7E64CF"/>
    <w:rsid w:val="7D7F1B01"/>
    <w:rsid w:val="7D7F3733"/>
    <w:rsid w:val="7D7F7083"/>
    <w:rsid w:val="7D812F7B"/>
    <w:rsid w:val="7D8E89CF"/>
    <w:rsid w:val="7D954895"/>
    <w:rsid w:val="7D97F837"/>
    <w:rsid w:val="7D9F41A6"/>
    <w:rsid w:val="7D9FC010"/>
    <w:rsid w:val="7DA45562"/>
    <w:rsid w:val="7DAB43C1"/>
    <w:rsid w:val="7DAFB5C2"/>
    <w:rsid w:val="7DAFC0B1"/>
    <w:rsid w:val="7DAFE81A"/>
    <w:rsid w:val="7DAFF0EA"/>
    <w:rsid w:val="7DB20FB5"/>
    <w:rsid w:val="7DB3D301"/>
    <w:rsid w:val="7DB68438"/>
    <w:rsid w:val="7DB732BD"/>
    <w:rsid w:val="7DBBFBD6"/>
    <w:rsid w:val="7DBF6B97"/>
    <w:rsid w:val="7DBF6D91"/>
    <w:rsid w:val="7DBF76E8"/>
    <w:rsid w:val="7DBFA791"/>
    <w:rsid w:val="7DBFAEB9"/>
    <w:rsid w:val="7DC77468"/>
    <w:rsid w:val="7DC9C490"/>
    <w:rsid w:val="7DCD8590"/>
    <w:rsid w:val="7DCE7DEE"/>
    <w:rsid w:val="7DCECF02"/>
    <w:rsid w:val="7DD5EA96"/>
    <w:rsid w:val="7DD73D00"/>
    <w:rsid w:val="7DDAFBB6"/>
    <w:rsid w:val="7DDB6281"/>
    <w:rsid w:val="7DDC86B5"/>
    <w:rsid w:val="7DDD494D"/>
    <w:rsid w:val="7DDD89C3"/>
    <w:rsid w:val="7DDDB1DB"/>
    <w:rsid w:val="7DDE97FA"/>
    <w:rsid w:val="7DDF125F"/>
    <w:rsid w:val="7DDF1849"/>
    <w:rsid w:val="7DDF4CDF"/>
    <w:rsid w:val="7DDF4E41"/>
    <w:rsid w:val="7DDFA0FA"/>
    <w:rsid w:val="7DDFFF50"/>
    <w:rsid w:val="7DE0B09F"/>
    <w:rsid w:val="7DE46434"/>
    <w:rsid w:val="7DE622CB"/>
    <w:rsid w:val="7DE72796"/>
    <w:rsid w:val="7DE75CC1"/>
    <w:rsid w:val="7DE7CF27"/>
    <w:rsid w:val="7DE851C8"/>
    <w:rsid w:val="7DE8A4DC"/>
    <w:rsid w:val="7DE903B6"/>
    <w:rsid w:val="7DEA0C03"/>
    <w:rsid w:val="7DED0AE1"/>
    <w:rsid w:val="7DED61C6"/>
    <w:rsid w:val="7DEEC618"/>
    <w:rsid w:val="7DEEF430"/>
    <w:rsid w:val="7DEF2B54"/>
    <w:rsid w:val="7DEF80FD"/>
    <w:rsid w:val="7DEF8879"/>
    <w:rsid w:val="7DEF8AC4"/>
    <w:rsid w:val="7DF26884"/>
    <w:rsid w:val="7DF2C855"/>
    <w:rsid w:val="7DF3A937"/>
    <w:rsid w:val="7DF422DE"/>
    <w:rsid w:val="7DF61349"/>
    <w:rsid w:val="7DF6A7FF"/>
    <w:rsid w:val="7DF70CB4"/>
    <w:rsid w:val="7DF7B489"/>
    <w:rsid w:val="7DF85928"/>
    <w:rsid w:val="7DF94147"/>
    <w:rsid w:val="7DFBC45D"/>
    <w:rsid w:val="7DFCAA49"/>
    <w:rsid w:val="7DFD1BFC"/>
    <w:rsid w:val="7DFD53EB"/>
    <w:rsid w:val="7DFE3C93"/>
    <w:rsid w:val="7DFE9B7C"/>
    <w:rsid w:val="7DFF3744"/>
    <w:rsid w:val="7DFF87BE"/>
    <w:rsid w:val="7DFF937B"/>
    <w:rsid w:val="7DFFA1C9"/>
    <w:rsid w:val="7DFFAA09"/>
    <w:rsid w:val="7DFFC4FE"/>
    <w:rsid w:val="7DFFD71C"/>
    <w:rsid w:val="7DFFDD2B"/>
    <w:rsid w:val="7DFFEBDD"/>
    <w:rsid w:val="7DFFEBFF"/>
    <w:rsid w:val="7DFFFF96"/>
    <w:rsid w:val="7E1EE38A"/>
    <w:rsid w:val="7E2FBB4F"/>
    <w:rsid w:val="7E371C0B"/>
    <w:rsid w:val="7E372325"/>
    <w:rsid w:val="7E3DAC9E"/>
    <w:rsid w:val="7E3F7B02"/>
    <w:rsid w:val="7E3F8731"/>
    <w:rsid w:val="7E4DBBF9"/>
    <w:rsid w:val="7E5734A5"/>
    <w:rsid w:val="7E5D7A15"/>
    <w:rsid w:val="7E5E4B18"/>
    <w:rsid w:val="7E5F6126"/>
    <w:rsid w:val="7E6342A7"/>
    <w:rsid w:val="7E64E3BF"/>
    <w:rsid w:val="7E65D360"/>
    <w:rsid w:val="7E691F52"/>
    <w:rsid w:val="7E6DF752"/>
    <w:rsid w:val="7E6F1665"/>
    <w:rsid w:val="7E6F9ABB"/>
    <w:rsid w:val="7E6FA8D1"/>
    <w:rsid w:val="7E6FEF48"/>
    <w:rsid w:val="7E7683F7"/>
    <w:rsid w:val="7E778D6C"/>
    <w:rsid w:val="7E77A728"/>
    <w:rsid w:val="7E77DC86"/>
    <w:rsid w:val="7E77F679"/>
    <w:rsid w:val="7E79CD41"/>
    <w:rsid w:val="7E7A67A3"/>
    <w:rsid w:val="7E7B41B9"/>
    <w:rsid w:val="7E7BB3F7"/>
    <w:rsid w:val="7E7BCC3D"/>
    <w:rsid w:val="7E7BE564"/>
    <w:rsid w:val="7E7D4539"/>
    <w:rsid w:val="7E7D7047"/>
    <w:rsid w:val="7E7DDE0B"/>
    <w:rsid w:val="7E7DFE93"/>
    <w:rsid w:val="7E7E2B59"/>
    <w:rsid w:val="7E7ED4CB"/>
    <w:rsid w:val="7E7EE642"/>
    <w:rsid w:val="7E7EF029"/>
    <w:rsid w:val="7E7F51C6"/>
    <w:rsid w:val="7E7F97EA"/>
    <w:rsid w:val="7E7F99E0"/>
    <w:rsid w:val="7E7FBE0C"/>
    <w:rsid w:val="7E87FAD2"/>
    <w:rsid w:val="7E97FC1D"/>
    <w:rsid w:val="7E9919B7"/>
    <w:rsid w:val="7EA3E78B"/>
    <w:rsid w:val="7EAF1083"/>
    <w:rsid w:val="7EB3822F"/>
    <w:rsid w:val="7EB38BBC"/>
    <w:rsid w:val="7EB74B23"/>
    <w:rsid w:val="7EB9B196"/>
    <w:rsid w:val="7EBB231B"/>
    <w:rsid w:val="7EBBBCF0"/>
    <w:rsid w:val="7EBBC92D"/>
    <w:rsid w:val="7EBC8673"/>
    <w:rsid w:val="7EBE470F"/>
    <w:rsid w:val="7EBEAC2C"/>
    <w:rsid w:val="7EBF2082"/>
    <w:rsid w:val="7EBF74B9"/>
    <w:rsid w:val="7EBF7C10"/>
    <w:rsid w:val="7EBF8025"/>
    <w:rsid w:val="7EBFA847"/>
    <w:rsid w:val="7EBFF066"/>
    <w:rsid w:val="7EC694BF"/>
    <w:rsid w:val="7ECEB9A5"/>
    <w:rsid w:val="7ECFFCB7"/>
    <w:rsid w:val="7ED298C4"/>
    <w:rsid w:val="7ED2A345"/>
    <w:rsid w:val="7ED2C1CA"/>
    <w:rsid w:val="7ED61770"/>
    <w:rsid w:val="7ED62102"/>
    <w:rsid w:val="7ED77563"/>
    <w:rsid w:val="7ED7EFD6"/>
    <w:rsid w:val="7EDB14C8"/>
    <w:rsid w:val="7EDD1220"/>
    <w:rsid w:val="7EDD9AEB"/>
    <w:rsid w:val="7EDF2CD6"/>
    <w:rsid w:val="7EDF474D"/>
    <w:rsid w:val="7EE2EC4C"/>
    <w:rsid w:val="7EE3D2FE"/>
    <w:rsid w:val="7EE7FB6B"/>
    <w:rsid w:val="7EE94AD0"/>
    <w:rsid w:val="7EEB3A8E"/>
    <w:rsid w:val="7EEB9A11"/>
    <w:rsid w:val="7EED29E7"/>
    <w:rsid w:val="7EED484F"/>
    <w:rsid w:val="7EED7C41"/>
    <w:rsid w:val="7EEE1BFB"/>
    <w:rsid w:val="7EEF0A2E"/>
    <w:rsid w:val="7EEF0C6C"/>
    <w:rsid w:val="7EEF20A7"/>
    <w:rsid w:val="7EEF21C5"/>
    <w:rsid w:val="7EEF2AE0"/>
    <w:rsid w:val="7EEF5D0C"/>
    <w:rsid w:val="7EEFAB63"/>
    <w:rsid w:val="7EEFAE26"/>
    <w:rsid w:val="7EEFB10B"/>
    <w:rsid w:val="7EEFD2D0"/>
    <w:rsid w:val="7EEFDA96"/>
    <w:rsid w:val="7EEFF61E"/>
    <w:rsid w:val="7EF57A80"/>
    <w:rsid w:val="7EF70477"/>
    <w:rsid w:val="7EF76CED"/>
    <w:rsid w:val="7EF7B1A5"/>
    <w:rsid w:val="7EF7DBE5"/>
    <w:rsid w:val="7EF9B736"/>
    <w:rsid w:val="7EF9F3F4"/>
    <w:rsid w:val="7EFA3DC3"/>
    <w:rsid w:val="7EFB1028"/>
    <w:rsid w:val="7EFB7F34"/>
    <w:rsid w:val="7EFBD6AF"/>
    <w:rsid w:val="7EFBDC0F"/>
    <w:rsid w:val="7EFBE750"/>
    <w:rsid w:val="7EFBF720"/>
    <w:rsid w:val="7EFCCE78"/>
    <w:rsid w:val="7EFCDFB3"/>
    <w:rsid w:val="7EFD448C"/>
    <w:rsid w:val="7EFD691C"/>
    <w:rsid w:val="7EFD70E2"/>
    <w:rsid w:val="7EFD78DB"/>
    <w:rsid w:val="7EFDC2D5"/>
    <w:rsid w:val="7EFDD9A3"/>
    <w:rsid w:val="7EFE45C0"/>
    <w:rsid w:val="7EFE6889"/>
    <w:rsid w:val="7EFE6E94"/>
    <w:rsid w:val="7EFEE98B"/>
    <w:rsid w:val="7EFF05FC"/>
    <w:rsid w:val="7EFF2E11"/>
    <w:rsid w:val="7EFF512B"/>
    <w:rsid w:val="7EFF58DD"/>
    <w:rsid w:val="7EFF7D27"/>
    <w:rsid w:val="7EFF82FE"/>
    <w:rsid w:val="7EFF8A75"/>
    <w:rsid w:val="7EFF8EDB"/>
    <w:rsid w:val="7EFFA63F"/>
    <w:rsid w:val="7EFFCE8D"/>
    <w:rsid w:val="7EFFD21E"/>
    <w:rsid w:val="7EFFF377"/>
    <w:rsid w:val="7EFFFADB"/>
    <w:rsid w:val="7F0AA8F7"/>
    <w:rsid w:val="7F0B2EEB"/>
    <w:rsid w:val="7F1B3CFD"/>
    <w:rsid w:val="7F1F9A20"/>
    <w:rsid w:val="7F1FA4D4"/>
    <w:rsid w:val="7F1FFB51"/>
    <w:rsid w:val="7F253BE5"/>
    <w:rsid w:val="7F275839"/>
    <w:rsid w:val="7F2B48E3"/>
    <w:rsid w:val="7F2D7954"/>
    <w:rsid w:val="7F2EF5A2"/>
    <w:rsid w:val="7F2F0345"/>
    <w:rsid w:val="7F2F5F74"/>
    <w:rsid w:val="7F31E1BC"/>
    <w:rsid w:val="7F333FCF"/>
    <w:rsid w:val="7F388472"/>
    <w:rsid w:val="7F3B13AD"/>
    <w:rsid w:val="7F3B77D4"/>
    <w:rsid w:val="7F3B9098"/>
    <w:rsid w:val="7F3C8773"/>
    <w:rsid w:val="7F3CED76"/>
    <w:rsid w:val="7F3EB72B"/>
    <w:rsid w:val="7F3F2A4E"/>
    <w:rsid w:val="7F3F5A05"/>
    <w:rsid w:val="7F3F869C"/>
    <w:rsid w:val="7F3FE0FB"/>
    <w:rsid w:val="7F3FF2FD"/>
    <w:rsid w:val="7F44D5CF"/>
    <w:rsid w:val="7F4D26AA"/>
    <w:rsid w:val="7F4D6E87"/>
    <w:rsid w:val="7F573298"/>
    <w:rsid w:val="7F574DEF"/>
    <w:rsid w:val="7F5BE5EC"/>
    <w:rsid w:val="7F5D6DFA"/>
    <w:rsid w:val="7F5E07F2"/>
    <w:rsid w:val="7F5E8145"/>
    <w:rsid w:val="7F5EA09A"/>
    <w:rsid w:val="7F5F0D2C"/>
    <w:rsid w:val="7F5F8023"/>
    <w:rsid w:val="7F5FE6D0"/>
    <w:rsid w:val="7F6909C2"/>
    <w:rsid w:val="7F6B2F98"/>
    <w:rsid w:val="7F6B4928"/>
    <w:rsid w:val="7F6BA8DD"/>
    <w:rsid w:val="7F6BAEB5"/>
    <w:rsid w:val="7F6D2EA2"/>
    <w:rsid w:val="7F6D2F3E"/>
    <w:rsid w:val="7F6D5AC0"/>
    <w:rsid w:val="7F6D89AE"/>
    <w:rsid w:val="7F6DD959"/>
    <w:rsid w:val="7F6E67DE"/>
    <w:rsid w:val="7F6EB193"/>
    <w:rsid w:val="7F6F3914"/>
    <w:rsid w:val="7F6F9F6A"/>
    <w:rsid w:val="7F6FA6F3"/>
    <w:rsid w:val="7F71F0B5"/>
    <w:rsid w:val="7F72F3BE"/>
    <w:rsid w:val="7F739667"/>
    <w:rsid w:val="7F751E5A"/>
    <w:rsid w:val="7F778E64"/>
    <w:rsid w:val="7F77E927"/>
    <w:rsid w:val="7F7928E3"/>
    <w:rsid w:val="7F7AB08C"/>
    <w:rsid w:val="7F7B182F"/>
    <w:rsid w:val="7F7B29A8"/>
    <w:rsid w:val="7F7B50A6"/>
    <w:rsid w:val="7F7B5E71"/>
    <w:rsid w:val="7F7B6E04"/>
    <w:rsid w:val="7F7BD8D5"/>
    <w:rsid w:val="7F7C50EF"/>
    <w:rsid w:val="7F7D1C66"/>
    <w:rsid w:val="7F7D41F3"/>
    <w:rsid w:val="7F7D4DDB"/>
    <w:rsid w:val="7F7D6FB4"/>
    <w:rsid w:val="7F7D7406"/>
    <w:rsid w:val="7F7D8C46"/>
    <w:rsid w:val="7F7DBAF2"/>
    <w:rsid w:val="7F7DECBB"/>
    <w:rsid w:val="7F7E1E15"/>
    <w:rsid w:val="7F7E3A75"/>
    <w:rsid w:val="7F7EA4A6"/>
    <w:rsid w:val="7F7F1EF2"/>
    <w:rsid w:val="7F7F2E26"/>
    <w:rsid w:val="7F7F6017"/>
    <w:rsid w:val="7F7F769E"/>
    <w:rsid w:val="7F7F822F"/>
    <w:rsid w:val="7F7FAC10"/>
    <w:rsid w:val="7F7FAC14"/>
    <w:rsid w:val="7F7FAE2C"/>
    <w:rsid w:val="7F7FC862"/>
    <w:rsid w:val="7F7FD2A6"/>
    <w:rsid w:val="7F7FEC3D"/>
    <w:rsid w:val="7F7FF533"/>
    <w:rsid w:val="7F859EAD"/>
    <w:rsid w:val="7F922B5F"/>
    <w:rsid w:val="7F999F84"/>
    <w:rsid w:val="7F9A2DC5"/>
    <w:rsid w:val="7F9B8047"/>
    <w:rsid w:val="7F9BC0F6"/>
    <w:rsid w:val="7F9DF93A"/>
    <w:rsid w:val="7F9E5A72"/>
    <w:rsid w:val="7F9F34BA"/>
    <w:rsid w:val="7F9F35D1"/>
    <w:rsid w:val="7F9F7380"/>
    <w:rsid w:val="7F9F7DFC"/>
    <w:rsid w:val="7F9F8577"/>
    <w:rsid w:val="7F9F9DA4"/>
    <w:rsid w:val="7F9FBF4A"/>
    <w:rsid w:val="7FA3A71C"/>
    <w:rsid w:val="7FAB0E87"/>
    <w:rsid w:val="7FAB7C3F"/>
    <w:rsid w:val="7FAE47CD"/>
    <w:rsid w:val="7FAE64E1"/>
    <w:rsid w:val="7FAF17CE"/>
    <w:rsid w:val="7FAF3456"/>
    <w:rsid w:val="7FAFC3E6"/>
    <w:rsid w:val="7FAFD570"/>
    <w:rsid w:val="7FAFED95"/>
    <w:rsid w:val="7FAFF4C4"/>
    <w:rsid w:val="7FB15553"/>
    <w:rsid w:val="7FB4EE1A"/>
    <w:rsid w:val="7FB6952A"/>
    <w:rsid w:val="7FB77D6C"/>
    <w:rsid w:val="7FB7945A"/>
    <w:rsid w:val="7FB7C618"/>
    <w:rsid w:val="7FB7EF05"/>
    <w:rsid w:val="7FB7F162"/>
    <w:rsid w:val="7FB8ED3D"/>
    <w:rsid w:val="7FBAA179"/>
    <w:rsid w:val="7FBAA77F"/>
    <w:rsid w:val="7FBABE76"/>
    <w:rsid w:val="7FBB0E3B"/>
    <w:rsid w:val="7FBB1AD1"/>
    <w:rsid w:val="7FBB530B"/>
    <w:rsid w:val="7FBB72B0"/>
    <w:rsid w:val="7FBBC769"/>
    <w:rsid w:val="7FBC1F70"/>
    <w:rsid w:val="7FBC2D3D"/>
    <w:rsid w:val="7FBC3B1F"/>
    <w:rsid w:val="7FBC757C"/>
    <w:rsid w:val="7FBDB7A0"/>
    <w:rsid w:val="7FBDEC82"/>
    <w:rsid w:val="7FBE1C8F"/>
    <w:rsid w:val="7FBE8B6F"/>
    <w:rsid w:val="7FBED70E"/>
    <w:rsid w:val="7FBF0A82"/>
    <w:rsid w:val="7FBF320B"/>
    <w:rsid w:val="7FBF4A05"/>
    <w:rsid w:val="7FBF532F"/>
    <w:rsid w:val="7FBF5BA9"/>
    <w:rsid w:val="7FBF5CA8"/>
    <w:rsid w:val="7FBF69B4"/>
    <w:rsid w:val="7FBF7E23"/>
    <w:rsid w:val="7FBF999B"/>
    <w:rsid w:val="7FBFAED0"/>
    <w:rsid w:val="7FBFAF30"/>
    <w:rsid w:val="7FBFBA0B"/>
    <w:rsid w:val="7FBFC18C"/>
    <w:rsid w:val="7FBFC850"/>
    <w:rsid w:val="7FBFD211"/>
    <w:rsid w:val="7FBFEB26"/>
    <w:rsid w:val="7FBFF0E8"/>
    <w:rsid w:val="7FC0DFEA"/>
    <w:rsid w:val="7FC6C7A0"/>
    <w:rsid w:val="7FC6CA59"/>
    <w:rsid w:val="7FC72E71"/>
    <w:rsid w:val="7FCA2D24"/>
    <w:rsid w:val="7FCB27D5"/>
    <w:rsid w:val="7FCB31D1"/>
    <w:rsid w:val="7FCD0FEE"/>
    <w:rsid w:val="7FCD1535"/>
    <w:rsid w:val="7FCDB9DF"/>
    <w:rsid w:val="7FCE6B1A"/>
    <w:rsid w:val="7FCEE0FE"/>
    <w:rsid w:val="7FCF4A78"/>
    <w:rsid w:val="7FCF72A9"/>
    <w:rsid w:val="7FD01FCF"/>
    <w:rsid w:val="7FD0DAE9"/>
    <w:rsid w:val="7FD13D49"/>
    <w:rsid w:val="7FD1EE98"/>
    <w:rsid w:val="7FD41E01"/>
    <w:rsid w:val="7FD525E7"/>
    <w:rsid w:val="7FD56EF9"/>
    <w:rsid w:val="7FD5AB65"/>
    <w:rsid w:val="7FD763C8"/>
    <w:rsid w:val="7FD786A8"/>
    <w:rsid w:val="7FD7A3DC"/>
    <w:rsid w:val="7FD7A915"/>
    <w:rsid w:val="7FD7F0F7"/>
    <w:rsid w:val="7FD97EFB"/>
    <w:rsid w:val="7FDAE1AD"/>
    <w:rsid w:val="7FDAE6DC"/>
    <w:rsid w:val="7FDCABE2"/>
    <w:rsid w:val="7FDD1765"/>
    <w:rsid w:val="7FDD5237"/>
    <w:rsid w:val="7FDD84D7"/>
    <w:rsid w:val="7FDDF943"/>
    <w:rsid w:val="7FDE528A"/>
    <w:rsid w:val="7FDEFA78"/>
    <w:rsid w:val="7FDF0406"/>
    <w:rsid w:val="7FDF0CD1"/>
    <w:rsid w:val="7FDF5AEF"/>
    <w:rsid w:val="7FDF5AF7"/>
    <w:rsid w:val="7FDF7230"/>
    <w:rsid w:val="7FDF75F4"/>
    <w:rsid w:val="7FDFB89F"/>
    <w:rsid w:val="7FDFBCF8"/>
    <w:rsid w:val="7FDFC238"/>
    <w:rsid w:val="7FDFC7AB"/>
    <w:rsid w:val="7FDFF5C9"/>
    <w:rsid w:val="7FDFFB92"/>
    <w:rsid w:val="7FE1D561"/>
    <w:rsid w:val="7FE322D4"/>
    <w:rsid w:val="7FE3C0D3"/>
    <w:rsid w:val="7FE607A0"/>
    <w:rsid w:val="7FE720F3"/>
    <w:rsid w:val="7FE72434"/>
    <w:rsid w:val="7FE7287B"/>
    <w:rsid w:val="7FE73CDB"/>
    <w:rsid w:val="7FE73FE5"/>
    <w:rsid w:val="7FE79B32"/>
    <w:rsid w:val="7FE8B313"/>
    <w:rsid w:val="7FE9A077"/>
    <w:rsid w:val="7FE9F806"/>
    <w:rsid w:val="7FEA6226"/>
    <w:rsid w:val="7FEA6998"/>
    <w:rsid w:val="7FEAE3E4"/>
    <w:rsid w:val="7FEB240C"/>
    <w:rsid w:val="7FEB5CFC"/>
    <w:rsid w:val="7FEB7414"/>
    <w:rsid w:val="7FEB822E"/>
    <w:rsid w:val="7FEBD628"/>
    <w:rsid w:val="7FEC585D"/>
    <w:rsid w:val="7FED302A"/>
    <w:rsid w:val="7FED34B5"/>
    <w:rsid w:val="7FED5121"/>
    <w:rsid w:val="7FED83EB"/>
    <w:rsid w:val="7FEE44E4"/>
    <w:rsid w:val="7FEEEB07"/>
    <w:rsid w:val="7FEEF286"/>
    <w:rsid w:val="7FEF041B"/>
    <w:rsid w:val="7FEF39F6"/>
    <w:rsid w:val="7FEF493A"/>
    <w:rsid w:val="7FEF5E65"/>
    <w:rsid w:val="7FEF7901"/>
    <w:rsid w:val="7FEF7A86"/>
    <w:rsid w:val="7FEF8E90"/>
    <w:rsid w:val="7FEF9CD5"/>
    <w:rsid w:val="7FEFB37B"/>
    <w:rsid w:val="7FEFB9FF"/>
    <w:rsid w:val="7FEFC9D6"/>
    <w:rsid w:val="7FEFD892"/>
    <w:rsid w:val="7FF25E5F"/>
    <w:rsid w:val="7FF2635B"/>
    <w:rsid w:val="7FF2FDF8"/>
    <w:rsid w:val="7FF3139E"/>
    <w:rsid w:val="7FF3A7CA"/>
    <w:rsid w:val="7FF5059A"/>
    <w:rsid w:val="7FF51E5C"/>
    <w:rsid w:val="7FF59636"/>
    <w:rsid w:val="7FF5C389"/>
    <w:rsid w:val="7FF67769"/>
    <w:rsid w:val="7FF71BEA"/>
    <w:rsid w:val="7FF730F8"/>
    <w:rsid w:val="7FF732A5"/>
    <w:rsid w:val="7FF73E33"/>
    <w:rsid w:val="7FF743F1"/>
    <w:rsid w:val="7FF75EEA"/>
    <w:rsid w:val="7FF78DBD"/>
    <w:rsid w:val="7FF79573"/>
    <w:rsid w:val="7FF7A599"/>
    <w:rsid w:val="7FF7BFE8"/>
    <w:rsid w:val="7FF7D2D5"/>
    <w:rsid w:val="7FF7F649"/>
    <w:rsid w:val="7FF80845"/>
    <w:rsid w:val="7FF8452A"/>
    <w:rsid w:val="7FF85129"/>
    <w:rsid w:val="7FF932DC"/>
    <w:rsid w:val="7FFA62B4"/>
    <w:rsid w:val="7FFA62EB"/>
    <w:rsid w:val="7FFA6D04"/>
    <w:rsid w:val="7FFABAE0"/>
    <w:rsid w:val="7FFAC26A"/>
    <w:rsid w:val="7FFAD814"/>
    <w:rsid w:val="7FFB1254"/>
    <w:rsid w:val="7FFB13D1"/>
    <w:rsid w:val="7FFB1835"/>
    <w:rsid w:val="7FFB93AF"/>
    <w:rsid w:val="7FFBBB88"/>
    <w:rsid w:val="7FFBEB4F"/>
    <w:rsid w:val="7FFBF12B"/>
    <w:rsid w:val="7FFC0416"/>
    <w:rsid w:val="7FFC1E04"/>
    <w:rsid w:val="7FFC2CE4"/>
    <w:rsid w:val="7FFC56EE"/>
    <w:rsid w:val="7FFC8910"/>
    <w:rsid w:val="7FFCC5B8"/>
    <w:rsid w:val="7FFD009C"/>
    <w:rsid w:val="7FFD084E"/>
    <w:rsid w:val="7FFD0F98"/>
    <w:rsid w:val="7FFD1050"/>
    <w:rsid w:val="7FFD1BEA"/>
    <w:rsid w:val="7FFD3DF5"/>
    <w:rsid w:val="7FFD4E9A"/>
    <w:rsid w:val="7FFD5165"/>
    <w:rsid w:val="7FFD5423"/>
    <w:rsid w:val="7FFD62BF"/>
    <w:rsid w:val="7FFD6DD6"/>
    <w:rsid w:val="7FFD7A35"/>
    <w:rsid w:val="7FFD8077"/>
    <w:rsid w:val="7FFD8859"/>
    <w:rsid w:val="7FFD9AA7"/>
    <w:rsid w:val="7FFDCEF3"/>
    <w:rsid w:val="7FFDCF2C"/>
    <w:rsid w:val="7FFDDB6E"/>
    <w:rsid w:val="7FFDEB08"/>
    <w:rsid w:val="7FFE02E1"/>
    <w:rsid w:val="7FFE03C1"/>
    <w:rsid w:val="7FFE1025"/>
    <w:rsid w:val="7FFE30AF"/>
    <w:rsid w:val="7FFE3F97"/>
    <w:rsid w:val="7FFE52FA"/>
    <w:rsid w:val="7FFE8F5E"/>
    <w:rsid w:val="7FFEAB67"/>
    <w:rsid w:val="7FFEFC0E"/>
    <w:rsid w:val="7FFF000A"/>
    <w:rsid w:val="7FFF078F"/>
    <w:rsid w:val="7FFF0C21"/>
    <w:rsid w:val="7FFF1AF2"/>
    <w:rsid w:val="7FFF1FB8"/>
    <w:rsid w:val="7FFF2A0D"/>
    <w:rsid w:val="7FFF2A66"/>
    <w:rsid w:val="7FFF2BF8"/>
    <w:rsid w:val="7FFF3350"/>
    <w:rsid w:val="7FFF3D54"/>
    <w:rsid w:val="7FFF3EAA"/>
    <w:rsid w:val="7FFF45EA"/>
    <w:rsid w:val="7FFF4714"/>
    <w:rsid w:val="7FFF55A9"/>
    <w:rsid w:val="7FFF57C5"/>
    <w:rsid w:val="7FFF5D96"/>
    <w:rsid w:val="7FFF7067"/>
    <w:rsid w:val="7FFF77F0"/>
    <w:rsid w:val="7FFF7EE4"/>
    <w:rsid w:val="7FFF8783"/>
    <w:rsid w:val="7FFF8DC8"/>
    <w:rsid w:val="7FFF90E7"/>
    <w:rsid w:val="7FFF92B3"/>
    <w:rsid w:val="7FFF9A93"/>
    <w:rsid w:val="7FFF9E86"/>
    <w:rsid w:val="7FFFA1C8"/>
    <w:rsid w:val="7FFFA7A2"/>
    <w:rsid w:val="7FFFA9A2"/>
    <w:rsid w:val="7FFFAB52"/>
    <w:rsid w:val="7FFFACAD"/>
    <w:rsid w:val="7FFFAD43"/>
    <w:rsid w:val="7FFFBBEC"/>
    <w:rsid w:val="7FFFCA2B"/>
    <w:rsid w:val="7FFFCB91"/>
    <w:rsid w:val="7FFFD3E1"/>
    <w:rsid w:val="7FFFD432"/>
    <w:rsid w:val="7FFFDEB2"/>
    <w:rsid w:val="7FFFE490"/>
    <w:rsid w:val="7FFFEA02"/>
    <w:rsid w:val="7FFFEA1A"/>
    <w:rsid w:val="7FFFF28F"/>
    <w:rsid w:val="81F64A1F"/>
    <w:rsid w:val="821D6C72"/>
    <w:rsid w:val="83FDF3D3"/>
    <w:rsid w:val="85F99DDB"/>
    <w:rsid w:val="86DE4B7B"/>
    <w:rsid w:val="877A193B"/>
    <w:rsid w:val="87AFBEEC"/>
    <w:rsid w:val="87B72A79"/>
    <w:rsid w:val="87DFF53B"/>
    <w:rsid w:val="886F4FFC"/>
    <w:rsid w:val="89878FC7"/>
    <w:rsid w:val="89BCE8D5"/>
    <w:rsid w:val="89E5C266"/>
    <w:rsid w:val="89F71968"/>
    <w:rsid w:val="8A3F65C5"/>
    <w:rsid w:val="8ADD1013"/>
    <w:rsid w:val="8AEE99A0"/>
    <w:rsid w:val="8CD79E12"/>
    <w:rsid w:val="8CFD0830"/>
    <w:rsid w:val="8D31E993"/>
    <w:rsid w:val="8DDDCA67"/>
    <w:rsid w:val="8DEB762A"/>
    <w:rsid w:val="8DFC839C"/>
    <w:rsid w:val="8DFD9764"/>
    <w:rsid w:val="8E7B60AF"/>
    <w:rsid w:val="8E7EBD07"/>
    <w:rsid w:val="8E9FBD8E"/>
    <w:rsid w:val="8ECB0C13"/>
    <w:rsid w:val="8ED509DA"/>
    <w:rsid w:val="8EEB48CC"/>
    <w:rsid w:val="8EF3FCED"/>
    <w:rsid w:val="8EFB0B33"/>
    <w:rsid w:val="8F77563B"/>
    <w:rsid w:val="8F96AD49"/>
    <w:rsid w:val="8F977F0E"/>
    <w:rsid w:val="8F97E999"/>
    <w:rsid w:val="8F9E56FC"/>
    <w:rsid w:val="8FBC2EB0"/>
    <w:rsid w:val="8FBF30F7"/>
    <w:rsid w:val="8FDF2AE1"/>
    <w:rsid w:val="8FEA555F"/>
    <w:rsid w:val="8FF87A2A"/>
    <w:rsid w:val="8FFBAF19"/>
    <w:rsid w:val="8FFCFAB9"/>
    <w:rsid w:val="8FFE1A86"/>
    <w:rsid w:val="8FFF2F6E"/>
    <w:rsid w:val="90C3E7AA"/>
    <w:rsid w:val="922F25D7"/>
    <w:rsid w:val="92E37C04"/>
    <w:rsid w:val="936E0FFC"/>
    <w:rsid w:val="937EB7B8"/>
    <w:rsid w:val="93FD5235"/>
    <w:rsid w:val="93FFD266"/>
    <w:rsid w:val="94AACB5F"/>
    <w:rsid w:val="94AF9217"/>
    <w:rsid w:val="94E3565C"/>
    <w:rsid w:val="94FFB84C"/>
    <w:rsid w:val="957F0D47"/>
    <w:rsid w:val="95ABE70E"/>
    <w:rsid w:val="95BF5874"/>
    <w:rsid w:val="95EF658D"/>
    <w:rsid w:val="95FF2062"/>
    <w:rsid w:val="9621A693"/>
    <w:rsid w:val="96361BE4"/>
    <w:rsid w:val="96BF6B30"/>
    <w:rsid w:val="96DBCCEA"/>
    <w:rsid w:val="96FC64BC"/>
    <w:rsid w:val="96FE2DE9"/>
    <w:rsid w:val="9726EFA7"/>
    <w:rsid w:val="9747C239"/>
    <w:rsid w:val="9747C847"/>
    <w:rsid w:val="974F9861"/>
    <w:rsid w:val="9776D2D7"/>
    <w:rsid w:val="977D6FE3"/>
    <w:rsid w:val="979FA02C"/>
    <w:rsid w:val="97BEF2B2"/>
    <w:rsid w:val="97DFC6D3"/>
    <w:rsid w:val="97EF82DD"/>
    <w:rsid w:val="97F4A456"/>
    <w:rsid w:val="97F9AF68"/>
    <w:rsid w:val="97FADB46"/>
    <w:rsid w:val="97FB29ED"/>
    <w:rsid w:val="97FB5AE0"/>
    <w:rsid w:val="97FD39BE"/>
    <w:rsid w:val="97FDF160"/>
    <w:rsid w:val="97FE6602"/>
    <w:rsid w:val="97FF7C6B"/>
    <w:rsid w:val="97FFEC20"/>
    <w:rsid w:val="9877B9B2"/>
    <w:rsid w:val="99C4AD5A"/>
    <w:rsid w:val="99FF2CBC"/>
    <w:rsid w:val="9ABB993B"/>
    <w:rsid w:val="9ABE13BA"/>
    <w:rsid w:val="9AFF8E82"/>
    <w:rsid w:val="9AFFD489"/>
    <w:rsid w:val="9B2F9308"/>
    <w:rsid w:val="9B5FBA2A"/>
    <w:rsid w:val="9B6BC037"/>
    <w:rsid w:val="9B7DC369"/>
    <w:rsid w:val="9B7FD701"/>
    <w:rsid w:val="9B9C0CBE"/>
    <w:rsid w:val="9BBF47FC"/>
    <w:rsid w:val="9BBF6B2B"/>
    <w:rsid w:val="9BD2F46E"/>
    <w:rsid w:val="9BDBFF2C"/>
    <w:rsid w:val="9BDFDE03"/>
    <w:rsid w:val="9BDFF494"/>
    <w:rsid w:val="9BE6BDDF"/>
    <w:rsid w:val="9BEB92E5"/>
    <w:rsid w:val="9BED2A10"/>
    <w:rsid w:val="9BF73F0F"/>
    <w:rsid w:val="9BFC3485"/>
    <w:rsid w:val="9BFD7A84"/>
    <w:rsid w:val="9BFDB9F8"/>
    <w:rsid w:val="9BFF0939"/>
    <w:rsid w:val="9BFF502E"/>
    <w:rsid w:val="9BFF8D9A"/>
    <w:rsid w:val="9C5F7CA7"/>
    <w:rsid w:val="9CB518AE"/>
    <w:rsid w:val="9CDF5288"/>
    <w:rsid w:val="9CDFC22B"/>
    <w:rsid w:val="9CE65460"/>
    <w:rsid w:val="9CFFA88A"/>
    <w:rsid w:val="9D17E008"/>
    <w:rsid w:val="9D768D95"/>
    <w:rsid w:val="9D77B230"/>
    <w:rsid w:val="9D7E9E25"/>
    <w:rsid w:val="9D97D318"/>
    <w:rsid w:val="9DEF0FFF"/>
    <w:rsid w:val="9DF51568"/>
    <w:rsid w:val="9DF528A0"/>
    <w:rsid w:val="9DFDE1FB"/>
    <w:rsid w:val="9DFE67AA"/>
    <w:rsid w:val="9DFF1C4A"/>
    <w:rsid w:val="9DFFF529"/>
    <w:rsid w:val="9E57FF85"/>
    <w:rsid w:val="9E6E00B5"/>
    <w:rsid w:val="9E75620F"/>
    <w:rsid w:val="9E7EBBD0"/>
    <w:rsid w:val="9E7F5F7A"/>
    <w:rsid w:val="9EAD2017"/>
    <w:rsid w:val="9ED7EB6E"/>
    <w:rsid w:val="9ED96446"/>
    <w:rsid w:val="9EDD030C"/>
    <w:rsid w:val="9EDE4DB1"/>
    <w:rsid w:val="9EDF242D"/>
    <w:rsid w:val="9EEE248C"/>
    <w:rsid w:val="9EF6BD49"/>
    <w:rsid w:val="9EF7A452"/>
    <w:rsid w:val="9EF7C386"/>
    <w:rsid w:val="9EF7D673"/>
    <w:rsid w:val="9EFCFCA4"/>
    <w:rsid w:val="9EFD5F2E"/>
    <w:rsid w:val="9EFE7D87"/>
    <w:rsid w:val="9EFF3CF5"/>
    <w:rsid w:val="9EFF6D69"/>
    <w:rsid w:val="9EFFDA81"/>
    <w:rsid w:val="9F5FA920"/>
    <w:rsid w:val="9F6F33DA"/>
    <w:rsid w:val="9F6F6CC6"/>
    <w:rsid w:val="9F76D806"/>
    <w:rsid w:val="9F77CD1A"/>
    <w:rsid w:val="9F7CC1CF"/>
    <w:rsid w:val="9F7D66C3"/>
    <w:rsid w:val="9F7F8267"/>
    <w:rsid w:val="9F7FECD0"/>
    <w:rsid w:val="9F8DF8D0"/>
    <w:rsid w:val="9F8FFC7F"/>
    <w:rsid w:val="9F961F62"/>
    <w:rsid w:val="9F99879E"/>
    <w:rsid w:val="9F9BA604"/>
    <w:rsid w:val="9FA7F9D0"/>
    <w:rsid w:val="9FAE205A"/>
    <w:rsid w:val="9FBA0D17"/>
    <w:rsid w:val="9FBEFC42"/>
    <w:rsid w:val="9FBFB1AD"/>
    <w:rsid w:val="9FCE95D8"/>
    <w:rsid w:val="9FD6585F"/>
    <w:rsid w:val="9FDB69A8"/>
    <w:rsid w:val="9FDBEEA8"/>
    <w:rsid w:val="9FDE955F"/>
    <w:rsid w:val="9FDF7367"/>
    <w:rsid w:val="9FDFAFBE"/>
    <w:rsid w:val="9FE375B9"/>
    <w:rsid w:val="9FE7EFB8"/>
    <w:rsid w:val="9FEF1293"/>
    <w:rsid w:val="9FEFF832"/>
    <w:rsid w:val="9FF74BB5"/>
    <w:rsid w:val="9FF7988E"/>
    <w:rsid w:val="9FF7D657"/>
    <w:rsid w:val="9FF96BA6"/>
    <w:rsid w:val="9FF99E9A"/>
    <w:rsid w:val="9FFA00E5"/>
    <w:rsid w:val="9FFBE08C"/>
    <w:rsid w:val="9FFEDD39"/>
    <w:rsid w:val="9FFFB5AA"/>
    <w:rsid w:val="A0E7EA38"/>
    <w:rsid w:val="A1BDF70E"/>
    <w:rsid w:val="A1EDD434"/>
    <w:rsid w:val="A1FF9A65"/>
    <w:rsid w:val="A2779C30"/>
    <w:rsid w:val="A2FF7F6F"/>
    <w:rsid w:val="A397D393"/>
    <w:rsid w:val="A3B7D704"/>
    <w:rsid w:val="A3BBF6B8"/>
    <w:rsid w:val="A3BD67D8"/>
    <w:rsid w:val="A3EEE3D7"/>
    <w:rsid w:val="A3FFA0EE"/>
    <w:rsid w:val="A47D07D5"/>
    <w:rsid w:val="A4FF8FB8"/>
    <w:rsid w:val="A57F6E20"/>
    <w:rsid w:val="A59195C7"/>
    <w:rsid w:val="A5B768FA"/>
    <w:rsid w:val="A5BEB445"/>
    <w:rsid w:val="A5F71FEA"/>
    <w:rsid w:val="A5F98A72"/>
    <w:rsid w:val="A5FD5C74"/>
    <w:rsid w:val="A5FD5E2E"/>
    <w:rsid w:val="A6772455"/>
    <w:rsid w:val="A6B65583"/>
    <w:rsid w:val="A6BF33A7"/>
    <w:rsid w:val="A6FB233D"/>
    <w:rsid w:val="A6FD7AD5"/>
    <w:rsid w:val="A6FF198E"/>
    <w:rsid w:val="A6FF58AE"/>
    <w:rsid w:val="A73F2353"/>
    <w:rsid w:val="A7D87A60"/>
    <w:rsid w:val="A7DE3A92"/>
    <w:rsid w:val="A7E6901D"/>
    <w:rsid w:val="A7ED0072"/>
    <w:rsid w:val="A7F5C5DC"/>
    <w:rsid w:val="A7FD1793"/>
    <w:rsid w:val="A7FE8F72"/>
    <w:rsid w:val="A7FF09D5"/>
    <w:rsid w:val="A7FF8372"/>
    <w:rsid w:val="A87A865E"/>
    <w:rsid w:val="A8BFA0C2"/>
    <w:rsid w:val="A8FFC25D"/>
    <w:rsid w:val="A93BA2D4"/>
    <w:rsid w:val="A96749B6"/>
    <w:rsid w:val="A9FB0D09"/>
    <w:rsid w:val="A9FFFE02"/>
    <w:rsid w:val="AA77F727"/>
    <w:rsid w:val="AA7FFFCC"/>
    <w:rsid w:val="AA9EFF7E"/>
    <w:rsid w:val="AACEF370"/>
    <w:rsid w:val="AADBBA9C"/>
    <w:rsid w:val="AAFA48E5"/>
    <w:rsid w:val="AAFFA04D"/>
    <w:rsid w:val="AB5F626C"/>
    <w:rsid w:val="AB672724"/>
    <w:rsid w:val="AB7F8E60"/>
    <w:rsid w:val="AB9B7F79"/>
    <w:rsid w:val="ABA76148"/>
    <w:rsid w:val="ABB74057"/>
    <w:rsid w:val="ABBC7634"/>
    <w:rsid w:val="ABBE7754"/>
    <w:rsid w:val="ABEB874C"/>
    <w:rsid w:val="ABEDDDE9"/>
    <w:rsid w:val="ABF93610"/>
    <w:rsid w:val="ABFCDB3C"/>
    <w:rsid w:val="ABFDBA93"/>
    <w:rsid w:val="ABFF6398"/>
    <w:rsid w:val="AC6C898E"/>
    <w:rsid w:val="AC6F13CB"/>
    <w:rsid w:val="ACA55806"/>
    <w:rsid w:val="ACCB21D7"/>
    <w:rsid w:val="ACDB069F"/>
    <w:rsid w:val="ACFEBED0"/>
    <w:rsid w:val="AD579173"/>
    <w:rsid w:val="AD5F18BB"/>
    <w:rsid w:val="AD85B2E9"/>
    <w:rsid w:val="ADB7FC4F"/>
    <w:rsid w:val="ADB91C03"/>
    <w:rsid w:val="ADBF3C27"/>
    <w:rsid w:val="ADBF4CE1"/>
    <w:rsid w:val="ADD65F09"/>
    <w:rsid w:val="ADDED54B"/>
    <w:rsid w:val="ADE53BE6"/>
    <w:rsid w:val="ADF63AA9"/>
    <w:rsid w:val="ADF70AAC"/>
    <w:rsid w:val="ADF73848"/>
    <w:rsid w:val="ADF9977C"/>
    <w:rsid w:val="ADFB6C03"/>
    <w:rsid w:val="ADFBDF59"/>
    <w:rsid w:val="ADFC7DCF"/>
    <w:rsid w:val="ADFEAE62"/>
    <w:rsid w:val="ADFF7CB7"/>
    <w:rsid w:val="AE1F7BC7"/>
    <w:rsid w:val="AE2A2164"/>
    <w:rsid w:val="AE5F45B9"/>
    <w:rsid w:val="AE662D9D"/>
    <w:rsid w:val="AE76BF35"/>
    <w:rsid w:val="AE79DB2D"/>
    <w:rsid w:val="AE7BA4ED"/>
    <w:rsid w:val="AE9B6E9E"/>
    <w:rsid w:val="AEA3BC8D"/>
    <w:rsid w:val="AEAF58E0"/>
    <w:rsid w:val="AEBF9162"/>
    <w:rsid w:val="AECF3CCC"/>
    <w:rsid w:val="AEDF4708"/>
    <w:rsid w:val="AEE6C379"/>
    <w:rsid w:val="AEEF280A"/>
    <w:rsid w:val="AEF7CBA8"/>
    <w:rsid w:val="AEFBC772"/>
    <w:rsid w:val="AEFEC7D2"/>
    <w:rsid w:val="AF1EDF7B"/>
    <w:rsid w:val="AF2F80C9"/>
    <w:rsid w:val="AF2FF8A2"/>
    <w:rsid w:val="AF7F48B3"/>
    <w:rsid w:val="AF7FDCFE"/>
    <w:rsid w:val="AF8EF0DD"/>
    <w:rsid w:val="AF937641"/>
    <w:rsid w:val="AFB358AA"/>
    <w:rsid w:val="AFB682C3"/>
    <w:rsid w:val="AFBE72B3"/>
    <w:rsid w:val="AFCF8CF9"/>
    <w:rsid w:val="AFD3AE8D"/>
    <w:rsid w:val="AFDB881A"/>
    <w:rsid w:val="AFDE0A8D"/>
    <w:rsid w:val="AFDF9B66"/>
    <w:rsid w:val="AFEAB84B"/>
    <w:rsid w:val="AFEE609A"/>
    <w:rsid w:val="AFF54C5F"/>
    <w:rsid w:val="AFF6EECA"/>
    <w:rsid w:val="AFF7DCA1"/>
    <w:rsid w:val="AFFA0402"/>
    <w:rsid w:val="AFFBAD76"/>
    <w:rsid w:val="AFFF0A84"/>
    <w:rsid w:val="AFFF2A86"/>
    <w:rsid w:val="AFFF575E"/>
    <w:rsid w:val="AFFF64F4"/>
    <w:rsid w:val="AFFF699D"/>
    <w:rsid w:val="AFFF6CE5"/>
    <w:rsid w:val="AFFFC259"/>
    <w:rsid w:val="AFFFE851"/>
    <w:rsid w:val="AFFFF1D6"/>
    <w:rsid w:val="B06EE722"/>
    <w:rsid w:val="B13FA250"/>
    <w:rsid w:val="B1E7FF83"/>
    <w:rsid w:val="B1EF2506"/>
    <w:rsid w:val="B23BEFFE"/>
    <w:rsid w:val="B25FA426"/>
    <w:rsid w:val="B2F9EBAD"/>
    <w:rsid w:val="B353C01E"/>
    <w:rsid w:val="B35F33F9"/>
    <w:rsid w:val="B37DDD00"/>
    <w:rsid w:val="B37F11B1"/>
    <w:rsid w:val="B39FDC52"/>
    <w:rsid w:val="B3B536D2"/>
    <w:rsid w:val="B3B7627E"/>
    <w:rsid w:val="B3BA0FEA"/>
    <w:rsid w:val="B3BE15D9"/>
    <w:rsid w:val="B3DF83B3"/>
    <w:rsid w:val="B3EB4725"/>
    <w:rsid w:val="B3ED44CA"/>
    <w:rsid w:val="B3EE6A15"/>
    <w:rsid w:val="B3F4CA02"/>
    <w:rsid w:val="B3FD70C6"/>
    <w:rsid w:val="B3FE1506"/>
    <w:rsid w:val="B3FED7A4"/>
    <w:rsid w:val="B3FFCE4F"/>
    <w:rsid w:val="B3FFF1CD"/>
    <w:rsid w:val="B477F8A4"/>
    <w:rsid w:val="B4AB74D4"/>
    <w:rsid w:val="B4BB818C"/>
    <w:rsid w:val="B4F39B02"/>
    <w:rsid w:val="B51D5568"/>
    <w:rsid w:val="B53D4351"/>
    <w:rsid w:val="B54E0D28"/>
    <w:rsid w:val="B5767D00"/>
    <w:rsid w:val="B5779420"/>
    <w:rsid w:val="B5BF9284"/>
    <w:rsid w:val="B5BFF926"/>
    <w:rsid w:val="B5DE4AB9"/>
    <w:rsid w:val="B5DF222A"/>
    <w:rsid w:val="B5F6B491"/>
    <w:rsid w:val="B5F7F97A"/>
    <w:rsid w:val="B5FB9FBF"/>
    <w:rsid w:val="B5FDCFA2"/>
    <w:rsid w:val="B63E4BD8"/>
    <w:rsid w:val="B63FE460"/>
    <w:rsid w:val="B64DB761"/>
    <w:rsid w:val="B65B7C82"/>
    <w:rsid w:val="B67F4563"/>
    <w:rsid w:val="B67F620E"/>
    <w:rsid w:val="B6B15461"/>
    <w:rsid w:val="B6D6C681"/>
    <w:rsid w:val="B6DE9AC6"/>
    <w:rsid w:val="B6F5049D"/>
    <w:rsid w:val="B6F7D1A2"/>
    <w:rsid w:val="B6FDA761"/>
    <w:rsid w:val="B6FE5865"/>
    <w:rsid w:val="B6FF3482"/>
    <w:rsid w:val="B73D6EE2"/>
    <w:rsid w:val="B73DBFAD"/>
    <w:rsid w:val="B75E78A4"/>
    <w:rsid w:val="B75EF2DF"/>
    <w:rsid w:val="B76BDD92"/>
    <w:rsid w:val="B773404C"/>
    <w:rsid w:val="B777A7D3"/>
    <w:rsid w:val="B777C7C6"/>
    <w:rsid w:val="B7782DB0"/>
    <w:rsid w:val="B77EAC5A"/>
    <w:rsid w:val="B77FCB8D"/>
    <w:rsid w:val="B79BBC3E"/>
    <w:rsid w:val="B79CC73A"/>
    <w:rsid w:val="B7AD9CB8"/>
    <w:rsid w:val="B7AF85B3"/>
    <w:rsid w:val="B7B9F54F"/>
    <w:rsid w:val="B7BA85DF"/>
    <w:rsid w:val="B7BD668E"/>
    <w:rsid w:val="B7BEAD0C"/>
    <w:rsid w:val="B7BF016E"/>
    <w:rsid w:val="B7D77F34"/>
    <w:rsid w:val="B7DB9751"/>
    <w:rsid w:val="B7DF036C"/>
    <w:rsid w:val="B7DFBB2D"/>
    <w:rsid w:val="B7E2ACEF"/>
    <w:rsid w:val="B7ED0581"/>
    <w:rsid w:val="B7EECBBC"/>
    <w:rsid w:val="B7F49317"/>
    <w:rsid w:val="B7F58FB4"/>
    <w:rsid w:val="B7F61C81"/>
    <w:rsid w:val="B7FB2B66"/>
    <w:rsid w:val="B7FBAEB7"/>
    <w:rsid w:val="B7FBC478"/>
    <w:rsid w:val="B7FBEC79"/>
    <w:rsid w:val="B7FC918F"/>
    <w:rsid w:val="B7FD9832"/>
    <w:rsid w:val="B7FE853A"/>
    <w:rsid w:val="B7FEA289"/>
    <w:rsid w:val="B7FEE0C0"/>
    <w:rsid w:val="B7FF2B81"/>
    <w:rsid w:val="B7FF4855"/>
    <w:rsid w:val="B7FF6C2C"/>
    <w:rsid w:val="B7FF8C0E"/>
    <w:rsid w:val="B7FF9973"/>
    <w:rsid w:val="B7FF9F30"/>
    <w:rsid w:val="B7FFD2AE"/>
    <w:rsid w:val="B81F7200"/>
    <w:rsid w:val="B8EDC182"/>
    <w:rsid w:val="B8F69B57"/>
    <w:rsid w:val="B93F3282"/>
    <w:rsid w:val="B93F3A83"/>
    <w:rsid w:val="B93F3F49"/>
    <w:rsid w:val="B959F371"/>
    <w:rsid w:val="B95FE463"/>
    <w:rsid w:val="B9778D64"/>
    <w:rsid w:val="B97FF990"/>
    <w:rsid w:val="B995BC44"/>
    <w:rsid w:val="B99D8A40"/>
    <w:rsid w:val="B9B71035"/>
    <w:rsid w:val="B9E065D0"/>
    <w:rsid w:val="B9F3A5A7"/>
    <w:rsid w:val="B9F5DB32"/>
    <w:rsid w:val="B9F74415"/>
    <w:rsid w:val="B9F782B7"/>
    <w:rsid w:val="B9FFC4F2"/>
    <w:rsid w:val="BA343077"/>
    <w:rsid w:val="BA3FECC7"/>
    <w:rsid w:val="BA4264C5"/>
    <w:rsid w:val="BA5B3AA2"/>
    <w:rsid w:val="BA758AF5"/>
    <w:rsid w:val="BA7EF11B"/>
    <w:rsid w:val="BAACE865"/>
    <w:rsid w:val="BABB2631"/>
    <w:rsid w:val="BABB4103"/>
    <w:rsid w:val="BABDF889"/>
    <w:rsid w:val="BAD6BA34"/>
    <w:rsid w:val="BADAC501"/>
    <w:rsid w:val="BAEBC281"/>
    <w:rsid w:val="BAF70B8A"/>
    <w:rsid w:val="BAFF593C"/>
    <w:rsid w:val="BB0D5F56"/>
    <w:rsid w:val="BB3DFBB3"/>
    <w:rsid w:val="BB3E1450"/>
    <w:rsid w:val="BB3F9606"/>
    <w:rsid w:val="BB3FC573"/>
    <w:rsid w:val="BB4F069E"/>
    <w:rsid w:val="BB5FEEB5"/>
    <w:rsid w:val="BB5FF29B"/>
    <w:rsid w:val="BB6F86E9"/>
    <w:rsid w:val="BB777983"/>
    <w:rsid w:val="BB7E4880"/>
    <w:rsid w:val="BB7FCD7E"/>
    <w:rsid w:val="BB7FDD5D"/>
    <w:rsid w:val="BB9B913A"/>
    <w:rsid w:val="BBAF1EA4"/>
    <w:rsid w:val="BBAFB855"/>
    <w:rsid w:val="BBAFBE74"/>
    <w:rsid w:val="BBAFD7F3"/>
    <w:rsid w:val="BBAFF130"/>
    <w:rsid w:val="BBB70328"/>
    <w:rsid w:val="BBBD8E3D"/>
    <w:rsid w:val="BBBDEE6A"/>
    <w:rsid w:val="BBC5F192"/>
    <w:rsid w:val="BBCBC047"/>
    <w:rsid w:val="BBD5569E"/>
    <w:rsid w:val="BBD96C72"/>
    <w:rsid w:val="BBDF2282"/>
    <w:rsid w:val="BBDF6570"/>
    <w:rsid w:val="BBDF74E3"/>
    <w:rsid w:val="BBDFE499"/>
    <w:rsid w:val="BBEDEB69"/>
    <w:rsid w:val="BBEE1456"/>
    <w:rsid w:val="BBF207B2"/>
    <w:rsid w:val="BBF62C1A"/>
    <w:rsid w:val="BBF783C4"/>
    <w:rsid w:val="BBF79DAE"/>
    <w:rsid w:val="BBFB4DB4"/>
    <w:rsid w:val="BBFBFF49"/>
    <w:rsid w:val="BBFC54ED"/>
    <w:rsid w:val="BBFD0362"/>
    <w:rsid w:val="BBFD50AD"/>
    <w:rsid w:val="BBFD70D0"/>
    <w:rsid w:val="BBFD7AE1"/>
    <w:rsid w:val="BBFDCB8C"/>
    <w:rsid w:val="BBFF0D79"/>
    <w:rsid w:val="BBFF18A3"/>
    <w:rsid w:val="BBFF1A20"/>
    <w:rsid w:val="BBFF2B59"/>
    <w:rsid w:val="BBFF2E3A"/>
    <w:rsid w:val="BBFF6EF4"/>
    <w:rsid w:val="BBFF93C9"/>
    <w:rsid w:val="BBFFAED1"/>
    <w:rsid w:val="BBFFB7CC"/>
    <w:rsid w:val="BBFFBCF4"/>
    <w:rsid w:val="BBFFD012"/>
    <w:rsid w:val="BC6D4B99"/>
    <w:rsid w:val="BC7B99F1"/>
    <w:rsid w:val="BCAF3E05"/>
    <w:rsid w:val="BCB5A409"/>
    <w:rsid w:val="BCB6DE13"/>
    <w:rsid w:val="BCBBEA10"/>
    <w:rsid w:val="BCD67821"/>
    <w:rsid w:val="BCEB3C7E"/>
    <w:rsid w:val="BCEBAFA2"/>
    <w:rsid w:val="BCEE2C6E"/>
    <w:rsid w:val="BCEF3AFF"/>
    <w:rsid w:val="BCEFDADC"/>
    <w:rsid w:val="BCFB1662"/>
    <w:rsid w:val="BCFC4356"/>
    <w:rsid w:val="BD2FBDA8"/>
    <w:rsid w:val="BD3B6E18"/>
    <w:rsid w:val="BD4FF760"/>
    <w:rsid w:val="BD590767"/>
    <w:rsid w:val="BD5F0686"/>
    <w:rsid w:val="BD6EE43D"/>
    <w:rsid w:val="BD76589F"/>
    <w:rsid w:val="BD7DD9EC"/>
    <w:rsid w:val="BD865ED5"/>
    <w:rsid w:val="BD8FCFC2"/>
    <w:rsid w:val="BD9F5785"/>
    <w:rsid w:val="BDAD379B"/>
    <w:rsid w:val="BDAD43F5"/>
    <w:rsid w:val="BDB05C1D"/>
    <w:rsid w:val="BDBA5224"/>
    <w:rsid w:val="BDBB2ED2"/>
    <w:rsid w:val="BDBFA7E6"/>
    <w:rsid w:val="BDC963A4"/>
    <w:rsid w:val="BDCF7DF3"/>
    <w:rsid w:val="BDCFCED9"/>
    <w:rsid w:val="BDD3EE2D"/>
    <w:rsid w:val="BDD50EF7"/>
    <w:rsid w:val="BDDA8BB0"/>
    <w:rsid w:val="BDDB6927"/>
    <w:rsid w:val="BDDBCF5F"/>
    <w:rsid w:val="BDDC27BF"/>
    <w:rsid w:val="BDDD7B0A"/>
    <w:rsid w:val="BDE45DAB"/>
    <w:rsid w:val="BDE967D4"/>
    <w:rsid w:val="BDEE7C6E"/>
    <w:rsid w:val="BDEFA276"/>
    <w:rsid w:val="BDEFE972"/>
    <w:rsid w:val="BDF5C1A9"/>
    <w:rsid w:val="BDFAA349"/>
    <w:rsid w:val="BDFB3DD0"/>
    <w:rsid w:val="BDFD203A"/>
    <w:rsid w:val="BDFE1676"/>
    <w:rsid w:val="BDFE45F5"/>
    <w:rsid w:val="BDFE6ADF"/>
    <w:rsid w:val="BDFF03E0"/>
    <w:rsid w:val="BDFF2B51"/>
    <w:rsid w:val="BDFF366C"/>
    <w:rsid w:val="BDFF9A8E"/>
    <w:rsid w:val="BDFFB169"/>
    <w:rsid w:val="BE1B5F8D"/>
    <w:rsid w:val="BE4D1CBE"/>
    <w:rsid w:val="BE721F1E"/>
    <w:rsid w:val="BE73CC6F"/>
    <w:rsid w:val="BE7E6B61"/>
    <w:rsid w:val="BE7EB8C5"/>
    <w:rsid w:val="BE7F4033"/>
    <w:rsid w:val="BE85D432"/>
    <w:rsid w:val="BE9181AE"/>
    <w:rsid w:val="BEA4CA46"/>
    <w:rsid w:val="BEA79DAD"/>
    <w:rsid w:val="BEAEE731"/>
    <w:rsid w:val="BEB5E597"/>
    <w:rsid w:val="BEB78DDA"/>
    <w:rsid w:val="BEBE9400"/>
    <w:rsid w:val="BED10D76"/>
    <w:rsid w:val="BEDEE1F0"/>
    <w:rsid w:val="BEE181DD"/>
    <w:rsid w:val="BEE7C5B7"/>
    <w:rsid w:val="BEEBF1AB"/>
    <w:rsid w:val="BEEF31E5"/>
    <w:rsid w:val="BEEFFB2D"/>
    <w:rsid w:val="BEF3AD9B"/>
    <w:rsid w:val="BEFAA6A9"/>
    <w:rsid w:val="BEFD4593"/>
    <w:rsid w:val="BEFE0515"/>
    <w:rsid w:val="BEFEAB7E"/>
    <w:rsid w:val="BEFF08D0"/>
    <w:rsid w:val="BEFF2086"/>
    <w:rsid w:val="BEFF55AE"/>
    <w:rsid w:val="BEFF5E8D"/>
    <w:rsid w:val="BEFF7F5A"/>
    <w:rsid w:val="BEFFF8F3"/>
    <w:rsid w:val="BEFFFC84"/>
    <w:rsid w:val="BEFFFD9A"/>
    <w:rsid w:val="BEFFFF83"/>
    <w:rsid w:val="BF256975"/>
    <w:rsid w:val="BF2B8458"/>
    <w:rsid w:val="BF2BEB50"/>
    <w:rsid w:val="BF3699B9"/>
    <w:rsid w:val="BF37294C"/>
    <w:rsid w:val="BF3EA112"/>
    <w:rsid w:val="BF3FF85E"/>
    <w:rsid w:val="BF46C23C"/>
    <w:rsid w:val="BF4F1E35"/>
    <w:rsid w:val="BF571E47"/>
    <w:rsid w:val="BF57B196"/>
    <w:rsid w:val="BF5A80A0"/>
    <w:rsid w:val="BF5D2504"/>
    <w:rsid w:val="BF5F0B56"/>
    <w:rsid w:val="BF5F6B27"/>
    <w:rsid w:val="BF5F8F61"/>
    <w:rsid w:val="BF5F93B6"/>
    <w:rsid w:val="BF5FAF87"/>
    <w:rsid w:val="BF5FC3A6"/>
    <w:rsid w:val="BF5FE6F6"/>
    <w:rsid w:val="BF648C93"/>
    <w:rsid w:val="BF672E13"/>
    <w:rsid w:val="BF673498"/>
    <w:rsid w:val="BF674276"/>
    <w:rsid w:val="BF6C05B9"/>
    <w:rsid w:val="BF6E267A"/>
    <w:rsid w:val="BF6F33E8"/>
    <w:rsid w:val="BF6FE316"/>
    <w:rsid w:val="BF7303BC"/>
    <w:rsid w:val="BF7405BD"/>
    <w:rsid w:val="BF7605AB"/>
    <w:rsid w:val="BF77159F"/>
    <w:rsid w:val="BF771FCC"/>
    <w:rsid w:val="BF799914"/>
    <w:rsid w:val="BF7B5C30"/>
    <w:rsid w:val="BF7B6405"/>
    <w:rsid w:val="BF7C7519"/>
    <w:rsid w:val="BF7F2E7D"/>
    <w:rsid w:val="BF7F3C57"/>
    <w:rsid w:val="BF7F97C6"/>
    <w:rsid w:val="BF7FFB1A"/>
    <w:rsid w:val="BF925023"/>
    <w:rsid w:val="BF9A1EA1"/>
    <w:rsid w:val="BF9BD648"/>
    <w:rsid w:val="BF9FC70A"/>
    <w:rsid w:val="BFA5E62E"/>
    <w:rsid w:val="BFA78647"/>
    <w:rsid w:val="BFA7C773"/>
    <w:rsid w:val="BFAB06AC"/>
    <w:rsid w:val="BFAB32EB"/>
    <w:rsid w:val="BFADE441"/>
    <w:rsid w:val="BFAEA44E"/>
    <w:rsid w:val="BFB77F53"/>
    <w:rsid w:val="BFB78380"/>
    <w:rsid w:val="BFBAC888"/>
    <w:rsid w:val="BFBB9C35"/>
    <w:rsid w:val="BFBBA5F1"/>
    <w:rsid w:val="BFBCB37E"/>
    <w:rsid w:val="BFBDC070"/>
    <w:rsid w:val="BFBE5B17"/>
    <w:rsid w:val="BFBEA25D"/>
    <w:rsid w:val="BFBF043F"/>
    <w:rsid w:val="BFBF199F"/>
    <w:rsid w:val="BFBF3225"/>
    <w:rsid w:val="BFBFA90B"/>
    <w:rsid w:val="BFBFB8FD"/>
    <w:rsid w:val="BFBFCC1E"/>
    <w:rsid w:val="BFBFE896"/>
    <w:rsid w:val="BFC7041C"/>
    <w:rsid w:val="BFCB6A80"/>
    <w:rsid w:val="BFCDEC07"/>
    <w:rsid w:val="BFCDF478"/>
    <w:rsid w:val="BFCE4CCC"/>
    <w:rsid w:val="BFCEE2CB"/>
    <w:rsid w:val="BFCF1627"/>
    <w:rsid w:val="BFCFDD74"/>
    <w:rsid w:val="BFD654B8"/>
    <w:rsid w:val="BFD71A22"/>
    <w:rsid w:val="BFD76EF0"/>
    <w:rsid w:val="BFD7BD1A"/>
    <w:rsid w:val="BFD7EBB1"/>
    <w:rsid w:val="BFDBE987"/>
    <w:rsid w:val="BFDBF63D"/>
    <w:rsid w:val="BFDCA4D0"/>
    <w:rsid w:val="BFDD0253"/>
    <w:rsid w:val="BFDD87DE"/>
    <w:rsid w:val="BFDDB4B3"/>
    <w:rsid w:val="BFDEDEA3"/>
    <w:rsid w:val="BFDF00DD"/>
    <w:rsid w:val="BFDF035D"/>
    <w:rsid w:val="BFDF060E"/>
    <w:rsid w:val="BFDF0983"/>
    <w:rsid w:val="BFDF18D6"/>
    <w:rsid w:val="BFDF633D"/>
    <w:rsid w:val="BFDF6616"/>
    <w:rsid w:val="BFDFDE17"/>
    <w:rsid w:val="BFE33B91"/>
    <w:rsid w:val="BFE3E4C2"/>
    <w:rsid w:val="BFE6BF40"/>
    <w:rsid w:val="BFE997AD"/>
    <w:rsid w:val="BFEAF0B6"/>
    <w:rsid w:val="BFEB27C1"/>
    <w:rsid w:val="BFEB517E"/>
    <w:rsid w:val="BFEE230C"/>
    <w:rsid w:val="BFEE2E95"/>
    <w:rsid w:val="BFEF4D73"/>
    <w:rsid w:val="BFEF5F26"/>
    <w:rsid w:val="BFEFD2C7"/>
    <w:rsid w:val="BFEFDCE6"/>
    <w:rsid w:val="BFEFE813"/>
    <w:rsid w:val="BFF20F7E"/>
    <w:rsid w:val="BFF3292C"/>
    <w:rsid w:val="BFF5D7C3"/>
    <w:rsid w:val="BFF6EC45"/>
    <w:rsid w:val="BFF70E42"/>
    <w:rsid w:val="BFF7339B"/>
    <w:rsid w:val="BFF76851"/>
    <w:rsid w:val="BFF7AD0B"/>
    <w:rsid w:val="BFF866E5"/>
    <w:rsid w:val="BFF92699"/>
    <w:rsid w:val="BFFA41B4"/>
    <w:rsid w:val="BFFB0B5A"/>
    <w:rsid w:val="BFFB4D6E"/>
    <w:rsid w:val="BFFB6F38"/>
    <w:rsid w:val="BFFB8D25"/>
    <w:rsid w:val="BFFBE655"/>
    <w:rsid w:val="BFFBF248"/>
    <w:rsid w:val="BFFC27BC"/>
    <w:rsid w:val="BFFC6468"/>
    <w:rsid w:val="BFFD6FAD"/>
    <w:rsid w:val="BFFD9FDE"/>
    <w:rsid w:val="BFFDABA6"/>
    <w:rsid w:val="BFFE1C53"/>
    <w:rsid w:val="BFFE204B"/>
    <w:rsid w:val="BFFE69FA"/>
    <w:rsid w:val="BFFEF767"/>
    <w:rsid w:val="BFFF4124"/>
    <w:rsid w:val="BFFF5F4D"/>
    <w:rsid w:val="BFFF6A66"/>
    <w:rsid w:val="BFFF6FC6"/>
    <w:rsid w:val="BFFF71B5"/>
    <w:rsid w:val="BFFF76D4"/>
    <w:rsid w:val="BFFF84BD"/>
    <w:rsid w:val="BFFF84E2"/>
    <w:rsid w:val="BFFF895D"/>
    <w:rsid w:val="BFFF8F10"/>
    <w:rsid w:val="BFFFB29B"/>
    <w:rsid w:val="BFFFDB1A"/>
    <w:rsid w:val="C17E638C"/>
    <w:rsid w:val="C17F0B03"/>
    <w:rsid w:val="C1FE18E1"/>
    <w:rsid w:val="C2D3EBA2"/>
    <w:rsid w:val="C2EFA8F1"/>
    <w:rsid w:val="C37CC2F7"/>
    <w:rsid w:val="C3FA368E"/>
    <w:rsid w:val="C413E363"/>
    <w:rsid w:val="C4DF5187"/>
    <w:rsid w:val="C51FE948"/>
    <w:rsid w:val="C5763829"/>
    <w:rsid w:val="C5BB9FF9"/>
    <w:rsid w:val="C5DF790A"/>
    <w:rsid w:val="C5F70DB0"/>
    <w:rsid w:val="C5FD658F"/>
    <w:rsid w:val="C5FF0A10"/>
    <w:rsid w:val="C67F4BB1"/>
    <w:rsid w:val="C6BC6850"/>
    <w:rsid w:val="C6FCE8F7"/>
    <w:rsid w:val="C6FF16A6"/>
    <w:rsid w:val="C73E65F9"/>
    <w:rsid w:val="C75F28E5"/>
    <w:rsid w:val="C77F8DF5"/>
    <w:rsid w:val="C7CF393C"/>
    <w:rsid w:val="C7D36BA0"/>
    <w:rsid w:val="C7DAC396"/>
    <w:rsid w:val="C7DFCCBA"/>
    <w:rsid w:val="C7E743F5"/>
    <w:rsid w:val="C7EF80B3"/>
    <w:rsid w:val="C7F7FDC7"/>
    <w:rsid w:val="C7FEC6D7"/>
    <w:rsid w:val="C7FF85C3"/>
    <w:rsid w:val="C7FFBE7B"/>
    <w:rsid w:val="C7FFF8BC"/>
    <w:rsid w:val="C8D37662"/>
    <w:rsid w:val="C8FDF89D"/>
    <w:rsid w:val="C926A797"/>
    <w:rsid w:val="C977872D"/>
    <w:rsid w:val="C999A801"/>
    <w:rsid w:val="C9DC184C"/>
    <w:rsid w:val="C9DD70DF"/>
    <w:rsid w:val="C9F76FC5"/>
    <w:rsid w:val="C9FB7814"/>
    <w:rsid w:val="C9FCE354"/>
    <w:rsid w:val="C9FE31E4"/>
    <w:rsid w:val="CA5517A6"/>
    <w:rsid w:val="CA75D96F"/>
    <w:rsid w:val="CABF7841"/>
    <w:rsid w:val="CAED8101"/>
    <w:rsid w:val="CAFF367D"/>
    <w:rsid w:val="CB1F757F"/>
    <w:rsid w:val="CB294164"/>
    <w:rsid w:val="CB2ACE5A"/>
    <w:rsid w:val="CB55BC5E"/>
    <w:rsid w:val="CB5E0E72"/>
    <w:rsid w:val="CB7FD12C"/>
    <w:rsid w:val="CB9FF470"/>
    <w:rsid w:val="CBB59E8E"/>
    <w:rsid w:val="CBCA4750"/>
    <w:rsid w:val="CBCBFD5C"/>
    <w:rsid w:val="CBE4CA83"/>
    <w:rsid w:val="CBEE6E01"/>
    <w:rsid w:val="CBFA30DC"/>
    <w:rsid w:val="CC672FF8"/>
    <w:rsid w:val="CC7BE6DE"/>
    <w:rsid w:val="CCBF9C3C"/>
    <w:rsid w:val="CCFCF0E3"/>
    <w:rsid w:val="CCFD1E53"/>
    <w:rsid w:val="CCFE2EB4"/>
    <w:rsid w:val="CCFE8D23"/>
    <w:rsid w:val="CD3F9A2C"/>
    <w:rsid w:val="CD5D76DA"/>
    <w:rsid w:val="CD5DF2FE"/>
    <w:rsid w:val="CD9E9F24"/>
    <w:rsid w:val="CD9FC414"/>
    <w:rsid w:val="CDBD5271"/>
    <w:rsid w:val="CDDB5408"/>
    <w:rsid w:val="CDE1A08C"/>
    <w:rsid w:val="CDF2689D"/>
    <w:rsid w:val="CDF6FB37"/>
    <w:rsid w:val="CDF9C54C"/>
    <w:rsid w:val="CDFBBE00"/>
    <w:rsid w:val="CDFF5324"/>
    <w:rsid w:val="CDFF8CD8"/>
    <w:rsid w:val="CE324728"/>
    <w:rsid w:val="CE4E287D"/>
    <w:rsid w:val="CE7DCE2E"/>
    <w:rsid w:val="CE9F0953"/>
    <w:rsid w:val="CE9F7985"/>
    <w:rsid w:val="CEEFB48A"/>
    <w:rsid w:val="CEF555C9"/>
    <w:rsid w:val="CEF753E0"/>
    <w:rsid w:val="CEFAFF08"/>
    <w:rsid w:val="CEFD5696"/>
    <w:rsid w:val="CEFF78C6"/>
    <w:rsid w:val="CEFF81E0"/>
    <w:rsid w:val="CEFF85B9"/>
    <w:rsid w:val="CEFFF2E8"/>
    <w:rsid w:val="CF3BF672"/>
    <w:rsid w:val="CF4FBC7B"/>
    <w:rsid w:val="CF5953CE"/>
    <w:rsid w:val="CF5ACFFE"/>
    <w:rsid w:val="CF677561"/>
    <w:rsid w:val="CF77112B"/>
    <w:rsid w:val="CF7E877F"/>
    <w:rsid w:val="CF7F1A8F"/>
    <w:rsid w:val="CF7F7C2B"/>
    <w:rsid w:val="CF7FF126"/>
    <w:rsid w:val="CF92520B"/>
    <w:rsid w:val="CF9B31B0"/>
    <w:rsid w:val="CF9F8097"/>
    <w:rsid w:val="CFABD8E5"/>
    <w:rsid w:val="CFAD0FAF"/>
    <w:rsid w:val="CFB39C2E"/>
    <w:rsid w:val="CFBBD555"/>
    <w:rsid w:val="CFBD123F"/>
    <w:rsid w:val="CFBE1136"/>
    <w:rsid w:val="CFBFDBAC"/>
    <w:rsid w:val="CFCE0742"/>
    <w:rsid w:val="CFDD198C"/>
    <w:rsid w:val="CFDF6D2A"/>
    <w:rsid w:val="CFE7C888"/>
    <w:rsid w:val="CFEB1C7A"/>
    <w:rsid w:val="CFEDA907"/>
    <w:rsid w:val="CFEFD1EA"/>
    <w:rsid w:val="CFEFF81C"/>
    <w:rsid w:val="CFF21B3C"/>
    <w:rsid w:val="CFF32E50"/>
    <w:rsid w:val="CFF55220"/>
    <w:rsid w:val="CFF77491"/>
    <w:rsid w:val="CFF9BB71"/>
    <w:rsid w:val="CFFA315A"/>
    <w:rsid w:val="CFFB2108"/>
    <w:rsid w:val="CFFBAF26"/>
    <w:rsid w:val="CFFC0B37"/>
    <w:rsid w:val="CFFD89A0"/>
    <w:rsid w:val="CFFD98B7"/>
    <w:rsid w:val="CFFEB6C7"/>
    <w:rsid w:val="CFFEC9AB"/>
    <w:rsid w:val="CFFF5461"/>
    <w:rsid w:val="CFFFAA72"/>
    <w:rsid w:val="CFFFC944"/>
    <w:rsid w:val="CFFFD9DD"/>
    <w:rsid w:val="CFFFF2F5"/>
    <w:rsid w:val="D00D0E62"/>
    <w:rsid w:val="D07F1370"/>
    <w:rsid w:val="D0F6830A"/>
    <w:rsid w:val="D15AC1F5"/>
    <w:rsid w:val="D1BFE0C3"/>
    <w:rsid w:val="D1EEF3CE"/>
    <w:rsid w:val="D1EF8FA5"/>
    <w:rsid w:val="D1FB929E"/>
    <w:rsid w:val="D1FBFBB7"/>
    <w:rsid w:val="D27DF4A7"/>
    <w:rsid w:val="D2F30AC2"/>
    <w:rsid w:val="D2FF6E40"/>
    <w:rsid w:val="D33BDD4E"/>
    <w:rsid w:val="D367F8BD"/>
    <w:rsid w:val="D36A08A7"/>
    <w:rsid w:val="D36EC32F"/>
    <w:rsid w:val="D3B96617"/>
    <w:rsid w:val="D3C7C43C"/>
    <w:rsid w:val="D3DB3DAD"/>
    <w:rsid w:val="D3E58C17"/>
    <w:rsid w:val="D3EC0C13"/>
    <w:rsid w:val="D3F6588A"/>
    <w:rsid w:val="D3FBA090"/>
    <w:rsid w:val="D3FF7452"/>
    <w:rsid w:val="D47D4EED"/>
    <w:rsid w:val="D49FAC99"/>
    <w:rsid w:val="D4B7FDFA"/>
    <w:rsid w:val="D4FD5CE0"/>
    <w:rsid w:val="D55704DF"/>
    <w:rsid w:val="D5795C7C"/>
    <w:rsid w:val="D57B18C4"/>
    <w:rsid w:val="D57DE86B"/>
    <w:rsid w:val="D57F3371"/>
    <w:rsid w:val="D59B1736"/>
    <w:rsid w:val="D5B7C04E"/>
    <w:rsid w:val="D5BF1EB5"/>
    <w:rsid w:val="D5BF6B7D"/>
    <w:rsid w:val="D5DB7C50"/>
    <w:rsid w:val="D5E389B2"/>
    <w:rsid w:val="D5EA5AAF"/>
    <w:rsid w:val="D5FDD3A5"/>
    <w:rsid w:val="D5FFCBC2"/>
    <w:rsid w:val="D5FFCC72"/>
    <w:rsid w:val="D63F13B5"/>
    <w:rsid w:val="D66F035A"/>
    <w:rsid w:val="D677509E"/>
    <w:rsid w:val="D67DD1F8"/>
    <w:rsid w:val="D68F8F70"/>
    <w:rsid w:val="D6C915F3"/>
    <w:rsid w:val="D6D38347"/>
    <w:rsid w:val="D6EF9F6E"/>
    <w:rsid w:val="D6F106FB"/>
    <w:rsid w:val="D6F54895"/>
    <w:rsid w:val="D6F5BBF1"/>
    <w:rsid w:val="D6F60A12"/>
    <w:rsid w:val="D6FE98AA"/>
    <w:rsid w:val="D6FF43A6"/>
    <w:rsid w:val="D6FFC36E"/>
    <w:rsid w:val="D6FFDEC5"/>
    <w:rsid w:val="D6FFEA84"/>
    <w:rsid w:val="D71B2F1E"/>
    <w:rsid w:val="D72D3998"/>
    <w:rsid w:val="D72E1653"/>
    <w:rsid w:val="D7364157"/>
    <w:rsid w:val="D73BCD44"/>
    <w:rsid w:val="D7577EC6"/>
    <w:rsid w:val="D76BC0C5"/>
    <w:rsid w:val="D76D0C06"/>
    <w:rsid w:val="D76DB1CC"/>
    <w:rsid w:val="D76E389A"/>
    <w:rsid w:val="D76F1E98"/>
    <w:rsid w:val="D77D0DA2"/>
    <w:rsid w:val="D77D2A50"/>
    <w:rsid w:val="D77E6095"/>
    <w:rsid w:val="D77F01F3"/>
    <w:rsid w:val="D77F33C9"/>
    <w:rsid w:val="D77FC42A"/>
    <w:rsid w:val="D799A7C6"/>
    <w:rsid w:val="D7ADD39A"/>
    <w:rsid w:val="D7B6EC26"/>
    <w:rsid w:val="D7B8E1F3"/>
    <w:rsid w:val="D7BBC7FE"/>
    <w:rsid w:val="D7BDABBD"/>
    <w:rsid w:val="D7BEF252"/>
    <w:rsid w:val="D7BF1369"/>
    <w:rsid w:val="D7BF212D"/>
    <w:rsid w:val="D7BF6C56"/>
    <w:rsid w:val="D7CBF268"/>
    <w:rsid w:val="D7CF4787"/>
    <w:rsid w:val="D7D7384B"/>
    <w:rsid w:val="D7E70CC1"/>
    <w:rsid w:val="D7E73587"/>
    <w:rsid w:val="D7F112F5"/>
    <w:rsid w:val="D7F35FCE"/>
    <w:rsid w:val="D7F59519"/>
    <w:rsid w:val="D7F5AEB0"/>
    <w:rsid w:val="D7F7EF37"/>
    <w:rsid w:val="D7F7FE2D"/>
    <w:rsid w:val="D7F96ABC"/>
    <w:rsid w:val="D7F9D47B"/>
    <w:rsid w:val="D7FB4618"/>
    <w:rsid w:val="D7FC5829"/>
    <w:rsid w:val="D7FD8FB5"/>
    <w:rsid w:val="D7FDD388"/>
    <w:rsid w:val="D7FE277F"/>
    <w:rsid w:val="D7FE3520"/>
    <w:rsid w:val="D7FEA377"/>
    <w:rsid w:val="D7FEB7F1"/>
    <w:rsid w:val="D7FF35CF"/>
    <w:rsid w:val="D7FF3A2D"/>
    <w:rsid w:val="D7FF4157"/>
    <w:rsid w:val="D7FF4924"/>
    <w:rsid w:val="D7FF6CF9"/>
    <w:rsid w:val="D7FF7D76"/>
    <w:rsid w:val="D7FFF1F1"/>
    <w:rsid w:val="D7FFF70E"/>
    <w:rsid w:val="D7FFFE05"/>
    <w:rsid w:val="D86D4D86"/>
    <w:rsid w:val="D8BB68E8"/>
    <w:rsid w:val="D8F39A8B"/>
    <w:rsid w:val="D8F3CDB2"/>
    <w:rsid w:val="D8F77B1F"/>
    <w:rsid w:val="D8FECB5B"/>
    <w:rsid w:val="D96B0237"/>
    <w:rsid w:val="D9778065"/>
    <w:rsid w:val="D9D38D12"/>
    <w:rsid w:val="D9D762FF"/>
    <w:rsid w:val="D9D92284"/>
    <w:rsid w:val="D9DF6C8E"/>
    <w:rsid w:val="D9E64C6B"/>
    <w:rsid w:val="D9EF7AD2"/>
    <w:rsid w:val="D9F7193F"/>
    <w:rsid w:val="D9FD1875"/>
    <w:rsid w:val="D9FD71EB"/>
    <w:rsid w:val="D9FF2D4D"/>
    <w:rsid w:val="D9FF6E5D"/>
    <w:rsid w:val="DA4B320D"/>
    <w:rsid w:val="DA7813EC"/>
    <w:rsid w:val="DA95E63A"/>
    <w:rsid w:val="DA9EF8B4"/>
    <w:rsid w:val="DA9FDC2B"/>
    <w:rsid w:val="DAAF5EF7"/>
    <w:rsid w:val="DAB7C71E"/>
    <w:rsid w:val="DACD8276"/>
    <w:rsid w:val="DAD3EBCC"/>
    <w:rsid w:val="DADEDC56"/>
    <w:rsid w:val="DADF1B18"/>
    <w:rsid w:val="DADF8FF3"/>
    <w:rsid w:val="DAEBF6E5"/>
    <w:rsid w:val="DAEF3482"/>
    <w:rsid w:val="DAFF85E8"/>
    <w:rsid w:val="DB1F4806"/>
    <w:rsid w:val="DB39D832"/>
    <w:rsid w:val="DB3F9037"/>
    <w:rsid w:val="DB4DA3BE"/>
    <w:rsid w:val="DB5F640D"/>
    <w:rsid w:val="DB5F6B55"/>
    <w:rsid w:val="DB63B25C"/>
    <w:rsid w:val="DB66B0F9"/>
    <w:rsid w:val="DB66E1FE"/>
    <w:rsid w:val="DB7363B9"/>
    <w:rsid w:val="DB767BA4"/>
    <w:rsid w:val="DB7DCD19"/>
    <w:rsid w:val="DB7F8212"/>
    <w:rsid w:val="DB7FE05D"/>
    <w:rsid w:val="DB8F3994"/>
    <w:rsid w:val="DB976893"/>
    <w:rsid w:val="DB9F9EAE"/>
    <w:rsid w:val="DB9FBE05"/>
    <w:rsid w:val="DBA7D787"/>
    <w:rsid w:val="DBAD9F3E"/>
    <w:rsid w:val="DBB3CC52"/>
    <w:rsid w:val="DBBF24F0"/>
    <w:rsid w:val="DBC66665"/>
    <w:rsid w:val="DBCFB97B"/>
    <w:rsid w:val="DBD412DE"/>
    <w:rsid w:val="DBD7C295"/>
    <w:rsid w:val="DBDFFB0E"/>
    <w:rsid w:val="DBE74FC1"/>
    <w:rsid w:val="DBED5716"/>
    <w:rsid w:val="DBEDC472"/>
    <w:rsid w:val="DBEEBDEB"/>
    <w:rsid w:val="DBEF82F1"/>
    <w:rsid w:val="DBF57C87"/>
    <w:rsid w:val="DBF59F69"/>
    <w:rsid w:val="DBF7AF49"/>
    <w:rsid w:val="DBF7B7F7"/>
    <w:rsid w:val="DBF8C9BF"/>
    <w:rsid w:val="DBFB1BD1"/>
    <w:rsid w:val="DBFB2FC8"/>
    <w:rsid w:val="DBFBA0AB"/>
    <w:rsid w:val="DBFBE5C6"/>
    <w:rsid w:val="DBFD1560"/>
    <w:rsid w:val="DBFD71B2"/>
    <w:rsid w:val="DBFF0F29"/>
    <w:rsid w:val="DBFF91EA"/>
    <w:rsid w:val="DBFF963F"/>
    <w:rsid w:val="DBFFA530"/>
    <w:rsid w:val="DBFFA57E"/>
    <w:rsid w:val="DC1FC220"/>
    <w:rsid w:val="DC27ADA4"/>
    <w:rsid w:val="DC6F1320"/>
    <w:rsid w:val="DCBFFB39"/>
    <w:rsid w:val="DCDE40B0"/>
    <w:rsid w:val="DCEF61A9"/>
    <w:rsid w:val="DCF3F041"/>
    <w:rsid w:val="DCF77D65"/>
    <w:rsid w:val="DCFA90C6"/>
    <w:rsid w:val="DCFB99B9"/>
    <w:rsid w:val="DCFDFCD2"/>
    <w:rsid w:val="DD3F349F"/>
    <w:rsid w:val="DD767467"/>
    <w:rsid w:val="DD798B85"/>
    <w:rsid w:val="DD874DEE"/>
    <w:rsid w:val="DD9F045C"/>
    <w:rsid w:val="DDA9440F"/>
    <w:rsid w:val="DDAD4733"/>
    <w:rsid w:val="DDADB553"/>
    <w:rsid w:val="DDB73D70"/>
    <w:rsid w:val="DDBBC787"/>
    <w:rsid w:val="DDBE5D91"/>
    <w:rsid w:val="DDBE63A1"/>
    <w:rsid w:val="DDBFC532"/>
    <w:rsid w:val="DDCFDDAA"/>
    <w:rsid w:val="DDD3E553"/>
    <w:rsid w:val="DDD857FE"/>
    <w:rsid w:val="DDDF2E68"/>
    <w:rsid w:val="DDDF4742"/>
    <w:rsid w:val="DDDF8EF2"/>
    <w:rsid w:val="DDDFCE0D"/>
    <w:rsid w:val="DDDFD21B"/>
    <w:rsid w:val="DDE65718"/>
    <w:rsid w:val="DDE795F0"/>
    <w:rsid w:val="DDEB63FD"/>
    <w:rsid w:val="DDED7C00"/>
    <w:rsid w:val="DDEFCEE6"/>
    <w:rsid w:val="DDF303BC"/>
    <w:rsid w:val="DDF37CF6"/>
    <w:rsid w:val="DDF468F3"/>
    <w:rsid w:val="DDF5BBF8"/>
    <w:rsid w:val="DDF7B2D3"/>
    <w:rsid w:val="DDF9FE4E"/>
    <w:rsid w:val="DDFA4A5F"/>
    <w:rsid w:val="DDFB6103"/>
    <w:rsid w:val="DDFB785D"/>
    <w:rsid w:val="DDFB9106"/>
    <w:rsid w:val="DDFBD56D"/>
    <w:rsid w:val="DDFD3D45"/>
    <w:rsid w:val="DDFF1921"/>
    <w:rsid w:val="DDFF36D3"/>
    <w:rsid w:val="DDFF8CC2"/>
    <w:rsid w:val="DDFF9BA9"/>
    <w:rsid w:val="DDFFE750"/>
    <w:rsid w:val="DE5D42DB"/>
    <w:rsid w:val="DE5FC8CD"/>
    <w:rsid w:val="DE6F30B7"/>
    <w:rsid w:val="DE7240CA"/>
    <w:rsid w:val="DE78847D"/>
    <w:rsid w:val="DE79F0FE"/>
    <w:rsid w:val="DE7DDC8E"/>
    <w:rsid w:val="DE7DE791"/>
    <w:rsid w:val="DE7FCB66"/>
    <w:rsid w:val="DE9DA0B6"/>
    <w:rsid w:val="DE9DE7D1"/>
    <w:rsid w:val="DE9F6B75"/>
    <w:rsid w:val="DE9FF223"/>
    <w:rsid w:val="DEA39F5E"/>
    <w:rsid w:val="DEABD2A1"/>
    <w:rsid w:val="DEAF8733"/>
    <w:rsid w:val="DEB723D3"/>
    <w:rsid w:val="DEBD6F09"/>
    <w:rsid w:val="DEBE10E3"/>
    <w:rsid w:val="DEBF9D67"/>
    <w:rsid w:val="DEBFEB10"/>
    <w:rsid w:val="DEDB185C"/>
    <w:rsid w:val="DEDD888E"/>
    <w:rsid w:val="DEDDE687"/>
    <w:rsid w:val="DEDFD9E7"/>
    <w:rsid w:val="DEE2A342"/>
    <w:rsid w:val="DEE38A1E"/>
    <w:rsid w:val="DEE70F07"/>
    <w:rsid w:val="DEEED133"/>
    <w:rsid w:val="DEEF5DDF"/>
    <w:rsid w:val="DEEF8D1E"/>
    <w:rsid w:val="DEEFE592"/>
    <w:rsid w:val="DEEFF364"/>
    <w:rsid w:val="DEF03FF4"/>
    <w:rsid w:val="DEF1FC17"/>
    <w:rsid w:val="DEF9B5A0"/>
    <w:rsid w:val="DEFB2F78"/>
    <w:rsid w:val="DEFBE55C"/>
    <w:rsid w:val="DEFD7E2A"/>
    <w:rsid w:val="DEFE3A04"/>
    <w:rsid w:val="DEFEA600"/>
    <w:rsid w:val="DEFF3F9E"/>
    <w:rsid w:val="DEFF437D"/>
    <w:rsid w:val="DEFFA9E6"/>
    <w:rsid w:val="DEFFB524"/>
    <w:rsid w:val="DF0790D5"/>
    <w:rsid w:val="DF07D148"/>
    <w:rsid w:val="DF1AA706"/>
    <w:rsid w:val="DF1B75C2"/>
    <w:rsid w:val="DF1F0630"/>
    <w:rsid w:val="DF2BECD7"/>
    <w:rsid w:val="DF2D9C18"/>
    <w:rsid w:val="DF2F2A91"/>
    <w:rsid w:val="DF3583A6"/>
    <w:rsid w:val="DF365FC5"/>
    <w:rsid w:val="DF3771DE"/>
    <w:rsid w:val="DF3E0C63"/>
    <w:rsid w:val="DF3EF65D"/>
    <w:rsid w:val="DF4FBAD4"/>
    <w:rsid w:val="DF5BC016"/>
    <w:rsid w:val="DF5E3B5F"/>
    <w:rsid w:val="DF64B353"/>
    <w:rsid w:val="DF65BF9A"/>
    <w:rsid w:val="DF6792FB"/>
    <w:rsid w:val="DF6D4A6A"/>
    <w:rsid w:val="DF6D536D"/>
    <w:rsid w:val="DF6E0B41"/>
    <w:rsid w:val="DF75B8AB"/>
    <w:rsid w:val="DF766830"/>
    <w:rsid w:val="DF7744A2"/>
    <w:rsid w:val="DF778308"/>
    <w:rsid w:val="DF778966"/>
    <w:rsid w:val="DF7D1304"/>
    <w:rsid w:val="DF7E2451"/>
    <w:rsid w:val="DF7FD3E3"/>
    <w:rsid w:val="DF877005"/>
    <w:rsid w:val="DF8F6826"/>
    <w:rsid w:val="DF9BAAC6"/>
    <w:rsid w:val="DFA77962"/>
    <w:rsid w:val="DFAB292E"/>
    <w:rsid w:val="DFAD9A59"/>
    <w:rsid w:val="DFB5D858"/>
    <w:rsid w:val="DFB6762A"/>
    <w:rsid w:val="DFB71D24"/>
    <w:rsid w:val="DFB773FA"/>
    <w:rsid w:val="DFB99BE8"/>
    <w:rsid w:val="DFBCFD90"/>
    <w:rsid w:val="DFBF0900"/>
    <w:rsid w:val="DFBF1C9D"/>
    <w:rsid w:val="DFBFE609"/>
    <w:rsid w:val="DFBFF078"/>
    <w:rsid w:val="DFCFBB9E"/>
    <w:rsid w:val="DFD37584"/>
    <w:rsid w:val="DFD585A1"/>
    <w:rsid w:val="DFD6D8B6"/>
    <w:rsid w:val="DFD7AB64"/>
    <w:rsid w:val="DFD7F9C0"/>
    <w:rsid w:val="DFDB3ACB"/>
    <w:rsid w:val="DFDB8D7D"/>
    <w:rsid w:val="DFDCDCCB"/>
    <w:rsid w:val="DFDD99C6"/>
    <w:rsid w:val="DFDDB945"/>
    <w:rsid w:val="DFDE52AD"/>
    <w:rsid w:val="DFDF0125"/>
    <w:rsid w:val="DFDF65B7"/>
    <w:rsid w:val="DFDF6CBB"/>
    <w:rsid w:val="DFDF9FAE"/>
    <w:rsid w:val="DFDFD7E4"/>
    <w:rsid w:val="DFE33E77"/>
    <w:rsid w:val="DFE3D7B5"/>
    <w:rsid w:val="DFE86FCC"/>
    <w:rsid w:val="DFE9E26F"/>
    <w:rsid w:val="DFEA586F"/>
    <w:rsid w:val="DFEB809B"/>
    <w:rsid w:val="DFEC0809"/>
    <w:rsid w:val="DFED30CC"/>
    <w:rsid w:val="DFEE7BC3"/>
    <w:rsid w:val="DFEF0DBC"/>
    <w:rsid w:val="DFEF26B5"/>
    <w:rsid w:val="DFEF481D"/>
    <w:rsid w:val="DFEF494B"/>
    <w:rsid w:val="DFEF5B75"/>
    <w:rsid w:val="DFEF6F6A"/>
    <w:rsid w:val="DFEF7231"/>
    <w:rsid w:val="DFEFE2ED"/>
    <w:rsid w:val="DFF19A10"/>
    <w:rsid w:val="DFF255B0"/>
    <w:rsid w:val="DFF2D8A2"/>
    <w:rsid w:val="DFF53729"/>
    <w:rsid w:val="DFF63D34"/>
    <w:rsid w:val="DFF719C3"/>
    <w:rsid w:val="DFF7B37A"/>
    <w:rsid w:val="DFF7BB3B"/>
    <w:rsid w:val="DFF7EE66"/>
    <w:rsid w:val="DFF8F4F7"/>
    <w:rsid w:val="DFF92348"/>
    <w:rsid w:val="DFFA5BE1"/>
    <w:rsid w:val="DFFAC5C8"/>
    <w:rsid w:val="DFFB354C"/>
    <w:rsid w:val="DFFB4B31"/>
    <w:rsid w:val="DFFB6138"/>
    <w:rsid w:val="DFFB926D"/>
    <w:rsid w:val="DFFC123E"/>
    <w:rsid w:val="DFFC33FC"/>
    <w:rsid w:val="DFFCF461"/>
    <w:rsid w:val="DFFD3BCF"/>
    <w:rsid w:val="DFFD68AC"/>
    <w:rsid w:val="DFFD7308"/>
    <w:rsid w:val="DFFDADFB"/>
    <w:rsid w:val="DFFDBAFF"/>
    <w:rsid w:val="DFFE041E"/>
    <w:rsid w:val="DFFE1368"/>
    <w:rsid w:val="DFFE5E68"/>
    <w:rsid w:val="DFFE94E7"/>
    <w:rsid w:val="DFFEB7EF"/>
    <w:rsid w:val="DFFF4812"/>
    <w:rsid w:val="DFFF77C8"/>
    <w:rsid w:val="DFFF7B47"/>
    <w:rsid w:val="DFFF9850"/>
    <w:rsid w:val="DFFF9CFE"/>
    <w:rsid w:val="DFFFCF43"/>
    <w:rsid w:val="DFFFD34D"/>
    <w:rsid w:val="DFFFD59C"/>
    <w:rsid w:val="DFFFD827"/>
    <w:rsid w:val="DFFFF93B"/>
    <w:rsid w:val="E0CF372B"/>
    <w:rsid w:val="E1F73CF9"/>
    <w:rsid w:val="E1FB872E"/>
    <w:rsid w:val="E2315163"/>
    <w:rsid w:val="E23B068A"/>
    <w:rsid w:val="E23C7541"/>
    <w:rsid w:val="E23F1327"/>
    <w:rsid w:val="E2D65CBC"/>
    <w:rsid w:val="E2FED011"/>
    <w:rsid w:val="E3379507"/>
    <w:rsid w:val="E33BDEFA"/>
    <w:rsid w:val="E3576D96"/>
    <w:rsid w:val="E35AFAFA"/>
    <w:rsid w:val="E39B10D2"/>
    <w:rsid w:val="E3AFB139"/>
    <w:rsid w:val="E3E43983"/>
    <w:rsid w:val="E3E964FA"/>
    <w:rsid w:val="E3EC103F"/>
    <w:rsid w:val="E3F048CF"/>
    <w:rsid w:val="E3FB4031"/>
    <w:rsid w:val="E3FBD217"/>
    <w:rsid w:val="E3FE6B59"/>
    <w:rsid w:val="E3FF237D"/>
    <w:rsid w:val="E3FF421F"/>
    <w:rsid w:val="E45F1789"/>
    <w:rsid w:val="E46D7F28"/>
    <w:rsid w:val="E4B77E69"/>
    <w:rsid w:val="E4DE6D75"/>
    <w:rsid w:val="E4EEA1AB"/>
    <w:rsid w:val="E4F73BA8"/>
    <w:rsid w:val="E53A33FE"/>
    <w:rsid w:val="E53FBC12"/>
    <w:rsid w:val="E54692AC"/>
    <w:rsid w:val="E55C945A"/>
    <w:rsid w:val="E57E3A46"/>
    <w:rsid w:val="E57FCB39"/>
    <w:rsid w:val="E5962866"/>
    <w:rsid w:val="E59F4BD1"/>
    <w:rsid w:val="E5A62AA5"/>
    <w:rsid w:val="E5BBDB43"/>
    <w:rsid w:val="E5BF5F2C"/>
    <w:rsid w:val="E5BFB9EB"/>
    <w:rsid w:val="E5CFF004"/>
    <w:rsid w:val="E5D44538"/>
    <w:rsid w:val="E5D45F57"/>
    <w:rsid w:val="E5DFE1D7"/>
    <w:rsid w:val="E5E3BB9A"/>
    <w:rsid w:val="E5F9DB1A"/>
    <w:rsid w:val="E5FDEC8C"/>
    <w:rsid w:val="E5FE63F9"/>
    <w:rsid w:val="E5FF261B"/>
    <w:rsid w:val="E5FF2D53"/>
    <w:rsid w:val="E66BDE20"/>
    <w:rsid w:val="E66E661F"/>
    <w:rsid w:val="E66F38E5"/>
    <w:rsid w:val="E6794A92"/>
    <w:rsid w:val="E67B98AD"/>
    <w:rsid w:val="E67ED66A"/>
    <w:rsid w:val="E6ADA3C2"/>
    <w:rsid w:val="E6BF53FC"/>
    <w:rsid w:val="E6DF26CD"/>
    <w:rsid w:val="E6DF976F"/>
    <w:rsid w:val="E6DFD9B2"/>
    <w:rsid w:val="E6ECB533"/>
    <w:rsid w:val="E6ED3F7E"/>
    <w:rsid w:val="E6F73D73"/>
    <w:rsid w:val="E6F74F42"/>
    <w:rsid w:val="E6F89E7D"/>
    <w:rsid w:val="E6FCD924"/>
    <w:rsid w:val="E6FE2852"/>
    <w:rsid w:val="E6FF24FC"/>
    <w:rsid w:val="E6FFFDA2"/>
    <w:rsid w:val="E71DFC83"/>
    <w:rsid w:val="E72B7BA6"/>
    <w:rsid w:val="E72F8255"/>
    <w:rsid w:val="E73B3741"/>
    <w:rsid w:val="E75F5FDB"/>
    <w:rsid w:val="E76C4E45"/>
    <w:rsid w:val="E76EEB0C"/>
    <w:rsid w:val="E77B416A"/>
    <w:rsid w:val="E77C8339"/>
    <w:rsid w:val="E77E6348"/>
    <w:rsid w:val="E77E96D9"/>
    <w:rsid w:val="E77EA387"/>
    <w:rsid w:val="E77F25F4"/>
    <w:rsid w:val="E77FDBA9"/>
    <w:rsid w:val="E77FE060"/>
    <w:rsid w:val="E7AE5460"/>
    <w:rsid w:val="E7AE5F4A"/>
    <w:rsid w:val="E7BA55AD"/>
    <w:rsid w:val="E7BA5E23"/>
    <w:rsid w:val="E7BE182A"/>
    <w:rsid w:val="E7BF4DD6"/>
    <w:rsid w:val="E7BF8CD9"/>
    <w:rsid w:val="E7C75CCD"/>
    <w:rsid w:val="E7C7E137"/>
    <w:rsid w:val="E7D3C225"/>
    <w:rsid w:val="E7D95CC3"/>
    <w:rsid w:val="E7DDA90B"/>
    <w:rsid w:val="E7DE889A"/>
    <w:rsid w:val="E7DF4F51"/>
    <w:rsid w:val="E7DF6DAB"/>
    <w:rsid w:val="E7DFEFCA"/>
    <w:rsid w:val="E7E0E8DF"/>
    <w:rsid w:val="E7E24B03"/>
    <w:rsid w:val="E7E5E9D4"/>
    <w:rsid w:val="E7EB10CF"/>
    <w:rsid w:val="E7EB1E33"/>
    <w:rsid w:val="E7EB98DE"/>
    <w:rsid w:val="E7EF33BF"/>
    <w:rsid w:val="E7F3C3E3"/>
    <w:rsid w:val="E7F76C6D"/>
    <w:rsid w:val="E7F8E6E6"/>
    <w:rsid w:val="E7FBC576"/>
    <w:rsid w:val="E7FD153F"/>
    <w:rsid w:val="E7FD6661"/>
    <w:rsid w:val="E7FE22F1"/>
    <w:rsid w:val="E7FEBC77"/>
    <w:rsid w:val="E7FEC279"/>
    <w:rsid w:val="E7FF116A"/>
    <w:rsid w:val="E7FF3DA1"/>
    <w:rsid w:val="E7FFBDF3"/>
    <w:rsid w:val="E7FFDE5D"/>
    <w:rsid w:val="E7FFEF1D"/>
    <w:rsid w:val="E85C9B51"/>
    <w:rsid w:val="E8EF9E7F"/>
    <w:rsid w:val="E95FF994"/>
    <w:rsid w:val="E9772B62"/>
    <w:rsid w:val="E97FCDDD"/>
    <w:rsid w:val="E97FECF7"/>
    <w:rsid w:val="E99F5ABD"/>
    <w:rsid w:val="E9BD041F"/>
    <w:rsid w:val="E9C54D73"/>
    <w:rsid w:val="E9D72C4B"/>
    <w:rsid w:val="E9D78A1A"/>
    <w:rsid w:val="E9EF7927"/>
    <w:rsid w:val="E9F71897"/>
    <w:rsid w:val="E9F7BA89"/>
    <w:rsid w:val="E9FC14F1"/>
    <w:rsid w:val="E9FF1724"/>
    <w:rsid w:val="E9FFFA64"/>
    <w:rsid w:val="E9FFFEB5"/>
    <w:rsid w:val="EA3955BF"/>
    <w:rsid w:val="EA3E68E2"/>
    <w:rsid w:val="EA5BCFA4"/>
    <w:rsid w:val="EA5D49FF"/>
    <w:rsid w:val="EA686916"/>
    <w:rsid w:val="EA772020"/>
    <w:rsid w:val="EABE8AB8"/>
    <w:rsid w:val="EABF4FE0"/>
    <w:rsid w:val="EADCFE0F"/>
    <w:rsid w:val="EADE7D88"/>
    <w:rsid w:val="EADF1BF2"/>
    <w:rsid w:val="EAEAE2AC"/>
    <w:rsid w:val="EAEDB90C"/>
    <w:rsid w:val="EAEF5BC5"/>
    <w:rsid w:val="EAEF715E"/>
    <w:rsid w:val="EAEF7778"/>
    <w:rsid w:val="EAF6725F"/>
    <w:rsid w:val="EAFB572F"/>
    <w:rsid w:val="EAFECE54"/>
    <w:rsid w:val="EAFEF576"/>
    <w:rsid w:val="EAFF20EF"/>
    <w:rsid w:val="EB3685FE"/>
    <w:rsid w:val="EB3D199D"/>
    <w:rsid w:val="EB3EA710"/>
    <w:rsid w:val="EB6B2F5E"/>
    <w:rsid w:val="EB6B9FC2"/>
    <w:rsid w:val="EB6F2B91"/>
    <w:rsid w:val="EB6FDBBB"/>
    <w:rsid w:val="EB73F864"/>
    <w:rsid w:val="EB7AEBF4"/>
    <w:rsid w:val="EB7BFFA6"/>
    <w:rsid w:val="EB7D3788"/>
    <w:rsid w:val="EB9FD9B1"/>
    <w:rsid w:val="EBA6996B"/>
    <w:rsid w:val="EBADDD2C"/>
    <w:rsid w:val="EBB30C3B"/>
    <w:rsid w:val="EBB6E9AE"/>
    <w:rsid w:val="EBB7D006"/>
    <w:rsid w:val="EBBDA78B"/>
    <w:rsid w:val="EBBDD5EB"/>
    <w:rsid w:val="EBBF1DAF"/>
    <w:rsid w:val="EBD7A170"/>
    <w:rsid w:val="EBD9D511"/>
    <w:rsid w:val="EBDBCAA4"/>
    <w:rsid w:val="EBDF4416"/>
    <w:rsid w:val="EBDF6D4A"/>
    <w:rsid w:val="EBE2FD41"/>
    <w:rsid w:val="EBE33A57"/>
    <w:rsid w:val="EBE7C12C"/>
    <w:rsid w:val="EBEA7A3F"/>
    <w:rsid w:val="EBEB1E49"/>
    <w:rsid w:val="EBEF8326"/>
    <w:rsid w:val="EBFAEE9C"/>
    <w:rsid w:val="EBFB9A7D"/>
    <w:rsid w:val="EBFC82CC"/>
    <w:rsid w:val="EBFE12CE"/>
    <w:rsid w:val="EBFEBF3F"/>
    <w:rsid w:val="EBFF3F60"/>
    <w:rsid w:val="EBFFD6F5"/>
    <w:rsid w:val="EC1FA8E9"/>
    <w:rsid w:val="EC4B243B"/>
    <w:rsid w:val="EC8B041A"/>
    <w:rsid w:val="ECAF4615"/>
    <w:rsid w:val="ECB11CF3"/>
    <w:rsid w:val="ECBB6CA1"/>
    <w:rsid w:val="ECBBE00B"/>
    <w:rsid w:val="ECD69B6E"/>
    <w:rsid w:val="ECEF3FFA"/>
    <w:rsid w:val="ECEF87F9"/>
    <w:rsid w:val="ECFE79DE"/>
    <w:rsid w:val="ECFF16AB"/>
    <w:rsid w:val="ED2F843F"/>
    <w:rsid w:val="ED5A3488"/>
    <w:rsid w:val="ED61439A"/>
    <w:rsid w:val="ED6E4492"/>
    <w:rsid w:val="ED77E2BC"/>
    <w:rsid w:val="ED7DF190"/>
    <w:rsid w:val="ED7E5A32"/>
    <w:rsid w:val="ED7EB636"/>
    <w:rsid w:val="ED7EF685"/>
    <w:rsid w:val="ED9F35D7"/>
    <w:rsid w:val="EDA43955"/>
    <w:rsid w:val="EDA9D31A"/>
    <w:rsid w:val="EDAE2E69"/>
    <w:rsid w:val="EDB26F2A"/>
    <w:rsid w:val="EDB59433"/>
    <w:rsid w:val="EDB7DF1F"/>
    <w:rsid w:val="EDBA926A"/>
    <w:rsid w:val="EDBF9E52"/>
    <w:rsid w:val="EDBFE428"/>
    <w:rsid w:val="EDCB362A"/>
    <w:rsid w:val="EDCED9F6"/>
    <w:rsid w:val="EDCF4D24"/>
    <w:rsid w:val="EDDF1B12"/>
    <w:rsid w:val="EDDFED9B"/>
    <w:rsid w:val="EDE3749B"/>
    <w:rsid w:val="EDE63AC1"/>
    <w:rsid w:val="EDE68293"/>
    <w:rsid w:val="EDEB8D69"/>
    <w:rsid w:val="EDEF7780"/>
    <w:rsid w:val="EDEFA071"/>
    <w:rsid w:val="EDF50769"/>
    <w:rsid w:val="EDF78F9A"/>
    <w:rsid w:val="EDF7BBDB"/>
    <w:rsid w:val="EDF7F4FB"/>
    <w:rsid w:val="EDFA94F3"/>
    <w:rsid w:val="EDFAC73C"/>
    <w:rsid w:val="EDFB2A02"/>
    <w:rsid w:val="EDFBCCE1"/>
    <w:rsid w:val="EDFEC7BC"/>
    <w:rsid w:val="EDFF4E2A"/>
    <w:rsid w:val="EE1FC794"/>
    <w:rsid w:val="EE49F367"/>
    <w:rsid w:val="EE5BB436"/>
    <w:rsid w:val="EE5EC117"/>
    <w:rsid w:val="EE6FAED2"/>
    <w:rsid w:val="EE6FB78D"/>
    <w:rsid w:val="EE764EDC"/>
    <w:rsid w:val="EE7AAC3C"/>
    <w:rsid w:val="EE7C9184"/>
    <w:rsid w:val="EE8F636C"/>
    <w:rsid w:val="EE9AC460"/>
    <w:rsid w:val="EE9BD367"/>
    <w:rsid w:val="EEAD77D5"/>
    <w:rsid w:val="EEBC2379"/>
    <w:rsid w:val="EEBD3910"/>
    <w:rsid w:val="EEBE4492"/>
    <w:rsid w:val="EEBE8AD8"/>
    <w:rsid w:val="EEBEF89E"/>
    <w:rsid w:val="EEBF2826"/>
    <w:rsid w:val="EEBF40FF"/>
    <w:rsid w:val="EECF3C5C"/>
    <w:rsid w:val="EEDB29A1"/>
    <w:rsid w:val="EEDE01DB"/>
    <w:rsid w:val="EEDF1193"/>
    <w:rsid w:val="EEDF557E"/>
    <w:rsid w:val="EEDF7786"/>
    <w:rsid w:val="EEEEB078"/>
    <w:rsid w:val="EEF18202"/>
    <w:rsid w:val="EEF1D029"/>
    <w:rsid w:val="EEF4D674"/>
    <w:rsid w:val="EEF6EF18"/>
    <w:rsid w:val="EEF7DE83"/>
    <w:rsid w:val="EEF8DB9D"/>
    <w:rsid w:val="EEF97A5F"/>
    <w:rsid w:val="EEFBC340"/>
    <w:rsid w:val="EEFBFFBF"/>
    <w:rsid w:val="EEFD28BA"/>
    <w:rsid w:val="EEFD369D"/>
    <w:rsid w:val="EEFF0D88"/>
    <w:rsid w:val="EEFF0DE2"/>
    <w:rsid w:val="EEFF3334"/>
    <w:rsid w:val="EEFF82FF"/>
    <w:rsid w:val="EEFF95E7"/>
    <w:rsid w:val="EEFFA87F"/>
    <w:rsid w:val="EF131519"/>
    <w:rsid w:val="EF1F726F"/>
    <w:rsid w:val="EF1FAC3C"/>
    <w:rsid w:val="EF37EE6D"/>
    <w:rsid w:val="EF3F8F9D"/>
    <w:rsid w:val="EF3FA582"/>
    <w:rsid w:val="EF3FC61D"/>
    <w:rsid w:val="EF4756B2"/>
    <w:rsid w:val="EF4D5AE6"/>
    <w:rsid w:val="EF4DD713"/>
    <w:rsid w:val="EF564C8E"/>
    <w:rsid w:val="EF57FB6E"/>
    <w:rsid w:val="EF5C3ACC"/>
    <w:rsid w:val="EF5FDB63"/>
    <w:rsid w:val="EF67F848"/>
    <w:rsid w:val="EF6B57AF"/>
    <w:rsid w:val="EF7005B9"/>
    <w:rsid w:val="EF73F8EE"/>
    <w:rsid w:val="EF7EE9F5"/>
    <w:rsid w:val="EF7F1B11"/>
    <w:rsid w:val="EF7F20C5"/>
    <w:rsid w:val="EF7F39C5"/>
    <w:rsid w:val="EF7FACBA"/>
    <w:rsid w:val="EF8FB1E1"/>
    <w:rsid w:val="EF9711B7"/>
    <w:rsid w:val="EFACC146"/>
    <w:rsid w:val="EFAED924"/>
    <w:rsid w:val="EFAF7A6A"/>
    <w:rsid w:val="EFAFFB73"/>
    <w:rsid w:val="EFB7B888"/>
    <w:rsid w:val="EFBBBC3D"/>
    <w:rsid w:val="EFBC56F9"/>
    <w:rsid w:val="EFBD0BD2"/>
    <w:rsid w:val="EFBD6145"/>
    <w:rsid w:val="EFBDBAFE"/>
    <w:rsid w:val="EFBE6435"/>
    <w:rsid w:val="EFBF0766"/>
    <w:rsid w:val="EFBF1824"/>
    <w:rsid w:val="EFBF77FD"/>
    <w:rsid w:val="EFBFC1DD"/>
    <w:rsid w:val="EFBFD6C6"/>
    <w:rsid w:val="EFBFEE4D"/>
    <w:rsid w:val="EFBFF980"/>
    <w:rsid w:val="EFC765BE"/>
    <w:rsid w:val="EFC78FB1"/>
    <w:rsid w:val="EFC99160"/>
    <w:rsid w:val="EFCDF51D"/>
    <w:rsid w:val="EFCF3EDA"/>
    <w:rsid w:val="EFCF4BDB"/>
    <w:rsid w:val="EFD1F3A3"/>
    <w:rsid w:val="EFD3A684"/>
    <w:rsid w:val="EFD5DF6C"/>
    <w:rsid w:val="EFD7BB90"/>
    <w:rsid w:val="EFD93D26"/>
    <w:rsid w:val="EFD94A2D"/>
    <w:rsid w:val="EFDB80F9"/>
    <w:rsid w:val="EFDB89B0"/>
    <w:rsid w:val="EFDF033A"/>
    <w:rsid w:val="EFDF1A24"/>
    <w:rsid w:val="EFDF3891"/>
    <w:rsid w:val="EFDF7C45"/>
    <w:rsid w:val="EFDF92A3"/>
    <w:rsid w:val="EFDFDFDB"/>
    <w:rsid w:val="EFDFEED1"/>
    <w:rsid w:val="EFE02E04"/>
    <w:rsid w:val="EFE3CB40"/>
    <w:rsid w:val="EFE6945F"/>
    <w:rsid w:val="EFE71342"/>
    <w:rsid w:val="EFE79DF8"/>
    <w:rsid w:val="EFEA5150"/>
    <w:rsid w:val="EFEDA54A"/>
    <w:rsid w:val="EFEDBB7C"/>
    <w:rsid w:val="EFEDDDA5"/>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22120C5"/>
  <w15:docId w15:val="{D3738498-2485-9C47-9379-EDCD0C997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semiHidden="1"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qFormat="1"/>
    <w:lsdException w:name="header" w:uiPriority="0" w:qFormat="1"/>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line="300" w:lineRule="auto"/>
      <w:jc w:val="both"/>
    </w:pPr>
    <w:rPr>
      <w:rFonts w:eastAsiaTheme="minorEastAsia" w:cs="Arial"/>
      <w:sz w:val="24"/>
      <w:szCs w:val="22"/>
      <w:lang w:val="en" w:eastAsia="zh-CN"/>
    </w:rPr>
  </w:style>
  <w:style w:type="paragraph" w:styleId="Heading1">
    <w:name w:val="heading 1"/>
    <w:basedOn w:val="Normal"/>
    <w:next w:val="Normal"/>
    <w:link w:val="Heading1Char"/>
    <w:uiPriority w:val="9"/>
    <w:qFormat/>
    <w:pPr>
      <w:keepNext/>
      <w:keepLines/>
      <w:pageBreakBefore/>
      <w:spacing w:before="520" w:after="240"/>
      <w:outlineLvl w:val="0"/>
    </w:pPr>
    <w:rPr>
      <w:b/>
      <w:sz w:val="48"/>
      <w:szCs w:val="40"/>
    </w:rPr>
  </w:style>
  <w:style w:type="paragraph" w:styleId="Heading2">
    <w:name w:val="heading 2"/>
    <w:basedOn w:val="Normal"/>
    <w:next w:val="Normal"/>
    <w:link w:val="Heading2Char"/>
    <w:uiPriority w:val="9"/>
    <w:unhideWhenUsed/>
    <w:qFormat/>
    <w:pPr>
      <w:keepNext/>
      <w:keepLines/>
      <w:spacing w:before="360" w:after="120"/>
      <w:outlineLvl w:val="1"/>
    </w:pPr>
    <w:rPr>
      <w:b/>
      <w:sz w:val="40"/>
      <w:szCs w:val="32"/>
    </w:rPr>
  </w:style>
  <w:style w:type="paragraph" w:styleId="Heading3">
    <w:name w:val="heading 3"/>
    <w:basedOn w:val="Normal"/>
    <w:next w:val="Normal"/>
    <w:link w:val="Heading3Char"/>
    <w:uiPriority w:val="9"/>
    <w:unhideWhenUsed/>
    <w:qFormat/>
    <w:pPr>
      <w:keepNext/>
      <w:keepLines/>
      <w:spacing w:before="320" w:after="80"/>
      <w:outlineLvl w:val="2"/>
    </w:pPr>
    <w:rPr>
      <w:b/>
      <w:szCs w:val="28"/>
    </w:rPr>
  </w:style>
  <w:style w:type="paragraph" w:styleId="Heading4">
    <w:name w:val="heading 4"/>
    <w:basedOn w:val="Normal"/>
    <w:next w:val="Normal"/>
    <w:uiPriority w:val="9"/>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line="240" w:lineRule="auto"/>
    </w:pPr>
    <w:rPr>
      <w:rFonts w:cs="Times New Roman"/>
      <w:sz w:val="18"/>
      <w:szCs w:val="18"/>
    </w:rPr>
  </w:style>
  <w:style w:type="paragraph" w:styleId="BodyText">
    <w:name w:val="Body Text"/>
    <w:basedOn w:val="Normal"/>
    <w:qFormat/>
    <w:pPr>
      <w:spacing w:after="140" w:line="276" w:lineRule="auto"/>
    </w:pPr>
  </w:style>
  <w:style w:type="paragraph" w:styleId="Caption">
    <w:name w:val="caption"/>
    <w:basedOn w:val="Normal"/>
    <w:next w:val="Normal"/>
    <w:qFormat/>
    <w:pPr>
      <w:suppressLineNumbers/>
      <w:spacing w:before="120" w:after="120"/>
    </w:pPr>
    <w:rPr>
      <w:rFonts w:cs="Lohit Devanagari"/>
      <w:i/>
      <w:iCs/>
      <w:szCs w:val="24"/>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jc w:val="left"/>
    </w:pPr>
  </w:style>
  <w:style w:type="paragraph" w:styleId="CommentSubject">
    <w:name w:val="annotation subject"/>
    <w:basedOn w:val="CommentText"/>
    <w:next w:val="CommentText"/>
    <w:link w:val="CommentSubjectChar"/>
    <w:uiPriority w:val="99"/>
    <w:semiHidden/>
    <w:unhideWhenUsed/>
    <w:qFormat/>
    <w:pPr>
      <w:spacing w:line="240" w:lineRule="auto"/>
      <w:jc w:val="both"/>
    </w:pPr>
    <w:rPr>
      <w:b/>
      <w:bCs/>
      <w:sz w:val="20"/>
      <w:szCs w:val="20"/>
    </w:rPr>
  </w:style>
  <w:style w:type="paragraph" w:styleId="Date">
    <w:name w:val="Date"/>
    <w:basedOn w:val="Normal"/>
    <w:next w:val="Normal"/>
    <w:uiPriority w:val="99"/>
    <w:semiHidden/>
    <w:unhideWhenUsed/>
    <w:qFormat/>
    <w:pPr>
      <w:ind w:left="100"/>
    </w:pPr>
  </w:style>
  <w:style w:type="character" w:styleId="Emphasis">
    <w:name w:val="Emphasis"/>
    <w:basedOn w:val="DefaultParagraphFont"/>
    <w:uiPriority w:val="20"/>
    <w:qFormat/>
    <w:rPr>
      <w:i/>
      <w:iCs/>
    </w:rPr>
  </w:style>
  <w:style w:type="character" w:styleId="EndnoteReference">
    <w:name w:val="endnote reference"/>
    <w:basedOn w:val="FootnoteReference"/>
    <w:uiPriority w:val="99"/>
    <w:unhideWhenUsed/>
    <w:qFormat/>
    <w:rPr>
      <w:rFonts w:ascii="Times New Roman" w:eastAsia="SimSun" w:hAnsi="Times New Roman"/>
      <w:sz w:val="22"/>
      <w:vertAlign w:val="superscript"/>
    </w:rPr>
  </w:style>
  <w:style w:type="character" w:styleId="FootnoteReference">
    <w:name w:val="foot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unhideWhenUsed/>
    <w:qFormat/>
    <w:pPr>
      <w:snapToGrid w:val="0"/>
      <w:ind w:left="120" w:hangingChars="50" w:hanging="120"/>
    </w:pPr>
    <w:rPr>
      <w:sz w:val="20"/>
    </w:rPr>
  </w:style>
  <w:style w:type="character" w:styleId="FollowedHyperlink">
    <w:name w:val="FollowedHyperlink"/>
    <w:basedOn w:val="DefaultParagraphFont"/>
    <w:uiPriority w:val="99"/>
    <w:unhideWhenUsed/>
    <w:qFormat/>
    <w:rPr>
      <w:color w:val="800080" w:themeColor="followedHyperlink"/>
      <w:u w:val="single"/>
    </w:rPr>
  </w:style>
  <w:style w:type="paragraph" w:styleId="Footer">
    <w:name w:val="footer"/>
    <w:basedOn w:val="HeaderandFooter"/>
    <w:link w:val="FooterChar"/>
    <w:qFormat/>
  </w:style>
  <w:style w:type="paragraph" w:customStyle="1" w:styleId="HeaderandFooter">
    <w:name w:val="Header and Footer"/>
    <w:basedOn w:val="Normal"/>
    <w:qFormat/>
  </w:style>
  <w:style w:type="paragraph" w:styleId="FootnoteText">
    <w:name w:val="footnote text"/>
    <w:basedOn w:val="Normal"/>
    <w:uiPriority w:val="99"/>
    <w:unhideWhenUsed/>
    <w:qFormat/>
    <w:pPr>
      <w:snapToGrid w:val="0"/>
    </w:pPr>
    <w:rPr>
      <w:sz w:val="18"/>
      <w:szCs w:val="18"/>
    </w:rPr>
  </w:style>
  <w:style w:type="paragraph" w:styleId="Header">
    <w:name w:val="header"/>
    <w:basedOn w:val="HeaderandFooter"/>
    <w:qFormat/>
  </w:style>
  <w:style w:type="character" w:styleId="HTMLCite">
    <w:name w:val="HTML Cite"/>
    <w:basedOn w:val="DefaultParagraphFont"/>
    <w:uiPriority w:val="99"/>
    <w:semiHidden/>
    <w:unhideWhenUsed/>
    <w:qFormat/>
    <w:rPr>
      <w:i/>
    </w:rPr>
  </w:style>
  <w:style w:type="character" w:styleId="Hyperlink">
    <w:name w:val="Hyperlink"/>
    <w:qFormat/>
    <w:rPr>
      <w:color w:val="000080"/>
      <w:u w:val="single"/>
      <w:lang w:val="zh-CN" w:eastAsia="zh-CN" w:bidi="zh-CN"/>
    </w:rPr>
  </w:style>
  <w:style w:type="paragraph" w:styleId="List">
    <w:name w:val="List"/>
    <w:basedOn w:val="BodyText"/>
    <w:qFormat/>
    <w:rPr>
      <w:rFonts w:cs="Lohit Devanagari"/>
    </w:rPr>
  </w:style>
  <w:style w:type="character" w:styleId="Strong">
    <w:name w:val="Strong"/>
    <w:basedOn w:val="DefaultParagraphFont"/>
    <w:uiPriority w:val="22"/>
    <w:qFormat/>
    <w:rPr>
      <w:b/>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after="60"/>
      <w:jc w:val="center"/>
    </w:pPr>
    <w:rPr>
      <w:b/>
      <w:sz w:val="48"/>
      <w:szCs w:val="52"/>
    </w:rPr>
  </w:style>
  <w:style w:type="paragraph" w:styleId="TOC1">
    <w:name w:val="toc 1"/>
    <w:basedOn w:val="Normal"/>
    <w:next w:val="Normal"/>
    <w:uiPriority w:val="39"/>
    <w:unhideWhenUsed/>
    <w:qFormat/>
  </w:style>
  <w:style w:type="paragraph" w:styleId="TOC2">
    <w:name w:val="toc 2"/>
    <w:basedOn w:val="Normal"/>
    <w:next w:val="Normal"/>
    <w:uiPriority w:val="39"/>
    <w:semiHidden/>
    <w:unhideWhenUsed/>
    <w:qFormat/>
    <w:pPr>
      <w:ind w:leftChars="200" w:left="420"/>
    </w:pPr>
  </w:style>
  <w:style w:type="paragraph" w:styleId="TOC3">
    <w:name w:val="toc 3"/>
    <w:basedOn w:val="Normal"/>
    <w:next w:val="Normal"/>
    <w:uiPriority w:val="39"/>
    <w:unhideWhenUsed/>
    <w:qFormat/>
    <w:pPr>
      <w:ind w:leftChars="400" w:left="840"/>
    </w:pPr>
  </w:style>
  <w:style w:type="character" w:customStyle="1" w:styleId="a">
    <w:name w:val="日期 字符"/>
    <w:basedOn w:val="DefaultParagraphFont"/>
    <w:uiPriority w:val="99"/>
    <w:semiHidden/>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Cs w:val="28"/>
    </w:rPr>
  </w:style>
  <w:style w:type="paragraph" w:customStyle="1" w:styleId="Index">
    <w:name w:val="Index"/>
    <w:basedOn w:val="Normal"/>
    <w:qFormat/>
    <w:pPr>
      <w:suppressLineNumbers/>
      <w:jc w:val="left"/>
    </w:pPr>
    <w:rPr>
      <w:rFonts w:cs="Lohit Devanagari"/>
      <w:i/>
      <w:sz w:val="20"/>
    </w:rPr>
  </w:style>
  <w:style w:type="paragraph" w:styleId="ListParagraph">
    <w:name w:val="List Paragraph"/>
    <w:basedOn w:val="Normal"/>
    <w:uiPriority w:val="34"/>
    <w:qFormat/>
    <w:pPr>
      <w:ind w:firstLine="420"/>
    </w:pPr>
  </w:style>
  <w:style w:type="table" w:customStyle="1" w:styleId="TableNormal1">
    <w:name w:val="Table Normal1"/>
    <w:qFormat/>
    <w:tblPr>
      <w:tblCellMar>
        <w:top w:w="0" w:type="dxa"/>
        <w:left w:w="0" w:type="dxa"/>
        <w:bottom w:w="0" w:type="dxa"/>
        <w:right w:w="0" w:type="dxa"/>
      </w:tblCellMar>
    </w:tblPr>
  </w:style>
  <w:style w:type="character" w:customStyle="1" w:styleId="EndnoteTextChar">
    <w:name w:val="Endnote Text Char"/>
    <w:link w:val="EndnoteText"/>
    <w:qFormat/>
    <w:rPr>
      <w:rFonts w:ascii="Times New Roman" w:eastAsiaTheme="minorEastAsia" w:hAnsi="Times New Roman"/>
      <w:sz w:val="20"/>
    </w:rPr>
  </w:style>
  <w:style w:type="character" w:customStyle="1" w:styleId="FooterChar">
    <w:name w:val="Footer Char"/>
    <w:link w:val="Footer"/>
    <w:qFormat/>
  </w:style>
  <w:style w:type="character" w:customStyle="1" w:styleId="Heading1Char">
    <w:name w:val="Heading 1 Char"/>
    <w:link w:val="Heading1"/>
    <w:uiPriority w:val="9"/>
    <w:qFormat/>
    <w:rPr>
      <w:rFonts w:ascii="Times New Roman" w:hAnsi="Times New Roman"/>
      <w:b/>
      <w:sz w:val="48"/>
      <w:szCs w:val="40"/>
    </w:rPr>
  </w:style>
  <w:style w:type="character" w:customStyle="1" w:styleId="BalloonTextChar">
    <w:name w:val="Balloon Text Char"/>
    <w:basedOn w:val="DefaultParagraphFont"/>
    <w:link w:val="BalloonText"/>
    <w:uiPriority w:val="99"/>
    <w:semiHidden/>
    <w:qFormat/>
    <w:rPr>
      <w:rFonts w:eastAsiaTheme="minorEastAsia"/>
      <w:sz w:val="18"/>
      <w:szCs w:val="18"/>
      <w:lang w:val="en" w:eastAsia="zh-CN"/>
    </w:rPr>
  </w:style>
  <w:style w:type="character" w:customStyle="1" w:styleId="CommentTextChar">
    <w:name w:val="Comment Text Char"/>
    <w:basedOn w:val="DefaultParagraphFont"/>
    <w:link w:val="CommentText"/>
    <w:uiPriority w:val="99"/>
    <w:semiHidden/>
    <w:qFormat/>
    <w:rPr>
      <w:rFonts w:eastAsiaTheme="minorEastAsia" w:cs="Arial"/>
      <w:sz w:val="24"/>
      <w:szCs w:val="22"/>
      <w:lang w:val="en" w:eastAsia="zh-CN"/>
    </w:rPr>
  </w:style>
  <w:style w:type="character" w:customStyle="1" w:styleId="CommentSubjectChar">
    <w:name w:val="Comment Subject Char"/>
    <w:basedOn w:val="CommentTextChar"/>
    <w:link w:val="CommentSubject"/>
    <w:uiPriority w:val="99"/>
    <w:semiHidden/>
    <w:qFormat/>
    <w:rPr>
      <w:rFonts w:eastAsiaTheme="minorEastAsia" w:cs="Arial"/>
      <w:b/>
      <w:bCs/>
      <w:sz w:val="24"/>
      <w:szCs w:val="22"/>
      <w:lang w:val="en" w:eastAsia="zh-CN"/>
    </w:rPr>
  </w:style>
  <w:style w:type="character" w:customStyle="1" w:styleId="Heading2Char">
    <w:name w:val="Heading 2 Char"/>
    <w:link w:val="Heading2"/>
    <w:uiPriority w:val="9"/>
    <w:qFormat/>
    <w:rPr>
      <w:b/>
      <w:sz w:val="40"/>
      <w:szCs w:val="32"/>
    </w:rPr>
  </w:style>
  <w:style w:type="character" w:customStyle="1" w:styleId="Heading3Char">
    <w:name w:val="Heading 3 Char"/>
    <w:link w:val="Heading3"/>
    <w:uiPriority w:val="9"/>
    <w:qFormat/>
    <w:rPr>
      <w:b/>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hyperlink" Target="https://en.wikipedia.org/wiki/Bing_(search_engine)"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5.png"/><Relationship Id="rId50"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yperlink" Target="https://en.wikipedia.org/wiki/Microsoft" TargetMode="External"/><Relationship Id="rId29" Type="http://schemas.openxmlformats.org/officeDocument/2006/relationships/image" Target="media/image10.png"/><Relationship Id="rId41" Type="http://schemas.openxmlformats.org/officeDocument/2006/relationships/image" Target="media/image22.png"/><Relationship Id="rId54"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chart" Target="charts/chart3.xm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hyperlink" Target="https://www.uml-diagrams.org/namespace.html" TargetMode="External"/><Relationship Id="rId36" Type="http://schemas.openxmlformats.org/officeDocument/2006/relationships/image" Target="media/image17.png"/><Relationship Id="rId49" Type="http://schemas.openxmlformats.org/officeDocument/2006/relationships/header" Target="header3.xml"/><Relationship Id="rId10" Type="http://schemas.openxmlformats.org/officeDocument/2006/relationships/footer" Target="footer1.xml"/><Relationship Id="rId19" Type="http://schemas.openxmlformats.org/officeDocument/2006/relationships/hyperlink" Target="https://en.wikipedia.org/wiki/Internet_bot" TargetMode="External"/><Relationship Id="rId31" Type="http://schemas.openxmlformats.org/officeDocument/2006/relationships/image" Target="media/image12.png"/><Relationship Id="rId44" Type="http://schemas.openxmlformats.org/officeDocument/2006/relationships/chart" Target="charts/chart2.xml"/><Relationship Id="rId52"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chart" Target="charts/chart1.xml"/><Relationship Id="rId48"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fontTable" Target="fontTable.xml"/></Relationships>
</file>

<file path=word/_rels/endnotes.xml.rels><?xml version="1.0" encoding="UTF-8" standalone="yes"?>
<Relationships xmlns="http://schemas.openxmlformats.org/package/2006/relationships"><Relationship Id="rId8" Type="http://schemas.openxmlformats.org/officeDocument/2006/relationships/hyperlink" Target="https://en.wikipedia.org/w/index.php?title=Doug_Kaye&amp;action=edit&amp;redlink=1" TargetMode="External"/><Relationship Id="rId13" Type="http://schemas.openxmlformats.org/officeDocument/2006/relationships/hyperlink" Target="https://books.google.com/books?id=zUm8My7SiakC&amp;pg=PA108" TargetMode="External"/><Relationship Id="rId18" Type="http://schemas.openxmlformats.org/officeDocument/2006/relationships/hyperlink" Target="https://en.wikipedia.org/wiki/Special:BookSources/9781932159943" TargetMode="External"/><Relationship Id="rId3" Type="http://schemas.openxmlformats.org/officeDocument/2006/relationships/hyperlink" Target="http://heim.ifi.uio.no/~trygver/2007/MVC_Originals.pdf" TargetMode="External"/><Relationship Id="rId7" Type="http://schemas.openxmlformats.org/officeDocument/2006/relationships/hyperlink" Target="http://www.agilealliance.org/the-alliance/what-is-agile/" TargetMode="External"/><Relationship Id="rId12" Type="http://schemas.openxmlformats.org/officeDocument/2006/relationships/hyperlink" Target="https://en.wikipedia.org/wiki/Special:BookSources/978-0672327988" TargetMode="External"/><Relationship Id="rId17" Type="http://schemas.openxmlformats.org/officeDocument/2006/relationships/hyperlink" Target="https://en.wikipedia.org/wiki/ISBN_(identifier)" TargetMode="External"/><Relationship Id="rId2" Type="http://schemas.openxmlformats.org/officeDocument/2006/relationships/hyperlink" Target="https://www.seroundtable.com/bingbot-crawling-much-16273.html" TargetMode="External"/><Relationship Id="rId16" Type="http://schemas.openxmlformats.org/officeDocument/2006/relationships/hyperlink" Target="https://books.google.com/books?id=N69KPjBEWygC&amp;pg=PA224" TargetMode="External"/><Relationship Id="rId20" Type="http://schemas.openxmlformats.org/officeDocument/2006/relationships/hyperlink" Target="https://en.wikipedia.org/wiki/CNET" TargetMode="External"/><Relationship Id="rId1" Type="http://schemas.openxmlformats.org/officeDocument/2006/relationships/hyperlink" Target="https://support.google.com/webmasters/answer/182072?hl=en" TargetMode="External"/><Relationship Id="rId6" Type="http://schemas.openxmlformats.org/officeDocument/2006/relationships/hyperlink" Target="https://en.wikipedia.org/wiki/Special:BookSources/9780321669544" TargetMode="External"/><Relationship Id="rId11" Type="http://schemas.openxmlformats.org/officeDocument/2006/relationships/hyperlink" Target="https://en.wikipedia.org/wiki/ISBN_(identifier)" TargetMode="External"/><Relationship Id="rId5" Type="http://schemas.openxmlformats.org/officeDocument/2006/relationships/hyperlink" Target="https://en.wikipedia.org/wiki/ISBN_(identifier)" TargetMode="External"/><Relationship Id="rId15" Type="http://schemas.openxmlformats.org/officeDocument/2006/relationships/hyperlink" Target="https://en.wikipedia.org/wiki/Special:BookSources/9780070139909" TargetMode="External"/><Relationship Id="rId10" Type="http://schemas.openxmlformats.org/officeDocument/2006/relationships/hyperlink" Target="https://archive.org/details/softwaretesting0000patt" TargetMode="External"/><Relationship Id="rId19" Type="http://schemas.openxmlformats.org/officeDocument/2006/relationships/hyperlink" Target="http://www.news.com/8301-10784_3-9904091-7.html" TargetMode="External"/><Relationship Id="rId4" Type="http://schemas.openxmlformats.org/officeDocument/2006/relationships/hyperlink" Target="http://searchengineland.com/google-search-press-129925" TargetMode="External"/><Relationship Id="rId9" Type="http://schemas.openxmlformats.org/officeDocument/2006/relationships/hyperlink" Target="http://support.microsoft.com/kb/2160852/en-us" TargetMode="External"/><Relationship Id="rId14" Type="http://schemas.openxmlformats.org/officeDocument/2006/relationships/hyperlink" Target="https://en.wikipedia.org/wiki/ISBN_(identifier)"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rPr lang="en-US" altLang="en-US">
                <a:latin typeface="Arial" panose="020B0604020202020204" pitchFamily="2" charset="0"/>
                <a:cs typeface="Arial" panose="020B0604020202020204" pitchFamily="2" charset="0"/>
              </a:rPr>
              <a:t>Experiment 1</a:t>
            </a:r>
          </a:p>
        </c:rich>
      </c:tx>
      <c:layout/>
      <c:overlay val="0"/>
      <c:spPr>
        <a:noFill/>
        <a:ln>
          <a:noFill/>
        </a:ln>
        <a:effectLst/>
      </c:spPr>
      <c:txPr>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1 layer</c:v>
                </c:pt>
              </c:strCache>
            </c:strRef>
          </c:tx>
          <c:spPr>
            <a:ln w="28575" cap="rnd">
              <a:solidFill>
                <a:schemeClr val="accent1"/>
              </a:solidFill>
              <a:round/>
            </a:ln>
            <a:effectLst/>
          </c:spPr>
          <c:marker>
            <c:symbol val="none"/>
          </c:marker>
          <c:dLbls>
            <c:delete val="1"/>
          </c:dLbls>
          <c:cat>
            <c:strRef>
              <c:f>Sheet1!$A$2:$A$8</c:f>
              <c:strCache>
                <c:ptCount val="7"/>
                <c:pt idx="0">
                  <c:v>10^0</c:v>
                </c:pt>
                <c:pt idx="1">
                  <c:v>10^1</c:v>
                </c:pt>
                <c:pt idx="2">
                  <c:v>10^2</c:v>
                </c:pt>
                <c:pt idx="3">
                  <c:v>10^3</c:v>
                </c:pt>
                <c:pt idx="4">
                  <c:v>10^4</c:v>
                </c:pt>
                <c:pt idx="5">
                  <c:v>10^5</c:v>
                </c:pt>
                <c:pt idx="6">
                  <c:v>10^6</c:v>
                </c:pt>
              </c:strCache>
            </c:strRef>
          </c:cat>
          <c:val>
            <c:numRef>
              <c:f>Sheet1!$B$2:$B$8</c:f>
              <c:numCache>
                <c:formatCode>General</c:formatCode>
                <c:ptCount val="7"/>
                <c:pt idx="0">
                  <c:v>5.0000000000000001E-3</c:v>
                </c:pt>
                <c:pt idx="1">
                  <c:v>4.0000000000000001E-3</c:v>
                </c:pt>
                <c:pt idx="2">
                  <c:v>3.0000000000000001E-3</c:v>
                </c:pt>
                <c:pt idx="3">
                  <c:v>3.5000000000000001E-3</c:v>
                </c:pt>
                <c:pt idx="4">
                  <c:v>2.1250000000000002E-2</c:v>
                </c:pt>
                <c:pt idx="5">
                  <c:v>0.17474999999999999</c:v>
                </c:pt>
                <c:pt idx="6">
                  <c:v>2.0905</c:v>
                </c:pt>
              </c:numCache>
            </c:numRef>
          </c:val>
          <c:smooth val="0"/>
          <c:extLst>
            <c:ext xmlns:c16="http://schemas.microsoft.com/office/drawing/2014/chart" uri="{C3380CC4-5D6E-409C-BE32-E72D297353CC}">
              <c16:uniqueId val="{00000000-CE03-6348-926E-7999DA4FB448}"/>
            </c:ext>
          </c:extLst>
        </c:ser>
        <c:ser>
          <c:idx val="1"/>
          <c:order val="1"/>
          <c:tx>
            <c:strRef>
              <c:f>Sheet1!$C$1</c:f>
              <c:strCache>
                <c:ptCount val="1"/>
                <c:pt idx="0">
                  <c:v>2 layers</c:v>
                </c:pt>
              </c:strCache>
            </c:strRef>
          </c:tx>
          <c:spPr>
            <a:ln w="28575" cap="rnd">
              <a:solidFill>
                <a:schemeClr val="accent2"/>
              </a:solidFill>
              <a:round/>
            </a:ln>
            <a:effectLst/>
          </c:spPr>
          <c:marker>
            <c:symbol val="none"/>
          </c:marker>
          <c:dLbls>
            <c:delete val="1"/>
          </c:dLbls>
          <c:cat>
            <c:strRef>
              <c:f>Sheet1!$A$2:$A$8</c:f>
              <c:strCache>
                <c:ptCount val="7"/>
                <c:pt idx="0">
                  <c:v>10^0</c:v>
                </c:pt>
                <c:pt idx="1">
                  <c:v>10^1</c:v>
                </c:pt>
                <c:pt idx="2">
                  <c:v>10^2</c:v>
                </c:pt>
                <c:pt idx="3">
                  <c:v>10^3</c:v>
                </c:pt>
                <c:pt idx="4">
                  <c:v>10^4</c:v>
                </c:pt>
                <c:pt idx="5">
                  <c:v>10^5</c:v>
                </c:pt>
                <c:pt idx="6">
                  <c:v>10^6</c:v>
                </c:pt>
              </c:strCache>
            </c:strRef>
          </c:cat>
          <c:val>
            <c:numRef>
              <c:f>Sheet1!$C$2:$C$8</c:f>
              <c:numCache>
                <c:formatCode>General</c:formatCode>
                <c:ptCount val="7"/>
                <c:pt idx="0">
                  <c:v>2E-3</c:v>
                </c:pt>
                <c:pt idx="1">
                  <c:v>2.7499999999999998E-3</c:v>
                </c:pt>
                <c:pt idx="2">
                  <c:v>1.25E-3</c:v>
                </c:pt>
                <c:pt idx="3">
                  <c:v>3.5000000000000001E-3</c:v>
                </c:pt>
                <c:pt idx="4">
                  <c:v>1.2999999999999999E-2</c:v>
                </c:pt>
                <c:pt idx="5">
                  <c:v>0.108</c:v>
                </c:pt>
                <c:pt idx="6">
                  <c:v>0.83599999999999997</c:v>
                </c:pt>
              </c:numCache>
            </c:numRef>
          </c:val>
          <c:smooth val="0"/>
          <c:extLst>
            <c:ext xmlns:c16="http://schemas.microsoft.com/office/drawing/2014/chart" uri="{C3380CC4-5D6E-409C-BE32-E72D297353CC}">
              <c16:uniqueId val="{00000001-CE03-6348-926E-7999DA4FB448}"/>
            </c:ext>
          </c:extLst>
        </c:ser>
        <c:ser>
          <c:idx val="2"/>
          <c:order val="2"/>
          <c:tx>
            <c:strRef>
              <c:f>Sheet1!$D$1</c:f>
              <c:strCache>
                <c:ptCount val="1"/>
                <c:pt idx="0">
                  <c:v>3 layers</c:v>
                </c:pt>
              </c:strCache>
            </c:strRef>
          </c:tx>
          <c:spPr>
            <a:ln w="28575" cap="rnd">
              <a:solidFill>
                <a:schemeClr val="accent3"/>
              </a:solidFill>
              <a:round/>
            </a:ln>
            <a:effectLst/>
          </c:spPr>
          <c:marker>
            <c:symbol val="none"/>
          </c:marker>
          <c:dLbls>
            <c:delete val="1"/>
          </c:dLbls>
          <c:cat>
            <c:strRef>
              <c:f>Sheet1!$A$2:$A$8</c:f>
              <c:strCache>
                <c:ptCount val="7"/>
                <c:pt idx="0">
                  <c:v>10^0</c:v>
                </c:pt>
                <c:pt idx="1">
                  <c:v>10^1</c:v>
                </c:pt>
                <c:pt idx="2">
                  <c:v>10^2</c:v>
                </c:pt>
                <c:pt idx="3">
                  <c:v>10^3</c:v>
                </c:pt>
                <c:pt idx="4">
                  <c:v>10^4</c:v>
                </c:pt>
                <c:pt idx="5">
                  <c:v>10^5</c:v>
                </c:pt>
                <c:pt idx="6">
                  <c:v>10^6</c:v>
                </c:pt>
              </c:strCache>
            </c:strRef>
          </c:cat>
          <c:val>
            <c:numRef>
              <c:f>Sheet1!$D$2:$D$8</c:f>
              <c:numCache>
                <c:formatCode>General</c:formatCode>
                <c:ptCount val="7"/>
                <c:pt idx="0">
                  <c:v>4.2500000000000003E-3</c:v>
                </c:pt>
                <c:pt idx="1">
                  <c:v>4.4999999999999997E-3</c:v>
                </c:pt>
                <c:pt idx="2">
                  <c:v>2.2499999999999998E-3</c:v>
                </c:pt>
                <c:pt idx="3">
                  <c:v>4.4999999999999997E-3</c:v>
                </c:pt>
                <c:pt idx="4">
                  <c:v>1.375E-2</c:v>
                </c:pt>
                <c:pt idx="5">
                  <c:v>1.025E-2</c:v>
                </c:pt>
                <c:pt idx="6">
                  <c:v>0.10199999999999999</c:v>
                </c:pt>
              </c:numCache>
            </c:numRef>
          </c:val>
          <c:smooth val="0"/>
          <c:extLst>
            <c:ext xmlns:c16="http://schemas.microsoft.com/office/drawing/2014/chart" uri="{C3380CC4-5D6E-409C-BE32-E72D297353CC}">
              <c16:uniqueId val="{00000002-CE03-6348-926E-7999DA4FB448}"/>
            </c:ext>
          </c:extLst>
        </c:ser>
        <c:dLbls>
          <c:showLegendKey val="0"/>
          <c:showVal val="1"/>
          <c:showCatName val="0"/>
          <c:showSerName val="0"/>
          <c:showPercent val="0"/>
          <c:showBubbleSize val="0"/>
        </c:dLbls>
        <c:smooth val="0"/>
        <c:axId val="850429881"/>
        <c:axId val="891419678"/>
      </c:lineChart>
      <c:catAx>
        <c:axId val="850429881"/>
        <c:scaling>
          <c:orientation val="minMax"/>
        </c:scaling>
        <c:delete val="0"/>
        <c:axPos val="b"/>
        <c:title>
          <c:tx>
            <c:rich>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Amount of resources (rows)</a:t>
                </a:r>
              </a:p>
            </c:rich>
          </c:tx>
          <c:layout/>
          <c:overlay val="0"/>
          <c:spPr>
            <a:noFill/>
            <a:ln>
              <a:noFill/>
            </a:ln>
            <a:effectLst/>
          </c:spPr>
          <c:txPr>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en-US"/>
          </a:p>
        </c:txPr>
        <c:crossAx val="891419678"/>
        <c:crosses val="autoZero"/>
        <c:auto val="1"/>
        <c:lblAlgn val="ctr"/>
        <c:lblOffset val="100"/>
        <c:tickLblSkip val="1"/>
        <c:noMultiLvlLbl val="0"/>
      </c:catAx>
      <c:valAx>
        <c:axId val="89141967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Average search time (seconds)</a:t>
                </a:r>
              </a:p>
            </c:rich>
          </c:tx>
          <c:layout/>
          <c:overlay val="0"/>
          <c:spPr>
            <a:noFill/>
            <a:ln>
              <a:noFill/>
            </a:ln>
            <a:effectLst/>
          </c:spPr>
          <c:txPr>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en-US"/>
          </a:p>
        </c:txPr>
        <c:crossAx val="850429881"/>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en-US"/>
          </a:p>
        </c:txPr>
      </c:legendEntry>
      <c:legendEntry>
        <c:idx val="1"/>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en-US"/>
          </a:p>
        </c:txPr>
      </c:legendEntry>
      <c:legendEntry>
        <c:idx val="2"/>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en-US"/>
          </a:p>
        </c:txPr>
      </c:legendEntry>
      <c:layout>
        <c:manualLayout>
          <c:xMode val="edge"/>
          <c:yMode val="edge"/>
          <c:x val="0.30127131929695866"/>
          <c:y val="0.86461474227203317"/>
          <c:w val="0.48694348968963402"/>
          <c:h val="6.6790316411453596E-2"/>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r>
              <a:rPr lang="en-US" altLang="en-US">
                <a:latin typeface="Arial" panose="020B0604020202020204" pitchFamily="2" charset="0"/>
                <a:ea typeface="Arial" panose="020B0604020202020204" pitchFamily="2" charset="0"/>
                <a:cs typeface="Arial" panose="020B0604020202020204" pitchFamily="2" charset="0"/>
                <a:sym typeface="Arial" panose="020B0604020202020204" pitchFamily="2" charset="0"/>
              </a:rPr>
              <a:t>Experiment 2</a:t>
            </a:r>
          </a:p>
        </c:rich>
      </c:tx>
      <c:layout/>
      <c:overlay val="0"/>
      <c:spPr>
        <a:noFill/>
        <a:ln>
          <a:noFill/>
        </a:ln>
        <a:effectLst/>
      </c:spPr>
      <c:txPr>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en-US"/>
        </a:p>
      </c:txPr>
    </c:title>
    <c:autoTitleDeleted val="0"/>
    <c:plotArea>
      <c:layout/>
      <c:barChart>
        <c:barDir val="col"/>
        <c:grouping val="clustered"/>
        <c:varyColors val="0"/>
        <c:ser>
          <c:idx val="0"/>
          <c:order val="0"/>
          <c:tx>
            <c:strRef>
              <c:f>Sheet1!$B$1</c:f>
              <c:strCache>
                <c:ptCount val="1"/>
                <c:pt idx="0">
                  <c:v>1 layer</c:v>
                </c:pt>
              </c:strCache>
            </c:strRef>
          </c:tx>
          <c:spPr>
            <a:solidFill>
              <a:schemeClr val="accent1"/>
            </a:solidFill>
            <a:ln>
              <a:noFill/>
            </a:ln>
            <a:effectLst/>
          </c:spPr>
          <c:invertIfNegative val="0"/>
          <c:cat>
            <c:strRef>
              <c:f>Sheet1!$A$2:$A$6</c:f>
              <c:strCache>
                <c:ptCount val="5"/>
                <c:pt idx="0">
                  <c:v>No.1</c:v>
                </c:pt>
                <c:pt idx="1">
                  <c:v>No.100</c:v>
                </c:pt>
                <c:pt idx="2">
                  <c:v>No.10000</c:v>
                </c:pt>
                <c:pt idx="3">
                  <c:v>No.50000</c:v>
                </c:pt>
                <c:pt idx="4">
                  <c:v>Last page</c:v>
                </c:pt>
              </c:strCache>
            </c:strRef>
          </c:cat>
          <c:val>
            <c:numRef>
              <c:f>Sheet1!$B$2:$B$6</c:f>
              <c:numCache>
                <c:formatCode>General</c:formatCode>
                <c:ptCount val="5"/>
                <c:pt idx="0">
                  <c:v>2.0585</c:v>
                </c:pt>
                <c:pt idx="1">
                  <c:v>2.0375000000000001</c:v>
                </c:pt>
                <c:pt idx="2">
                  <c:v>2.7364999999999999</c:v>
                </c:pt>
                <c:pt idx="3">
                  <c:v>2.8344999999999998</c:v>
                </c:pt>
                <c:pt idx="4">
                  <c:v>3.464</c:v>
                </c:pt>
              </c:numCache>
            </c:numRef>
          </c:val>
          <c:extLst>
            <c:ext xmlns:c16="http://schemas.microsoft.com/office/drawing/2014/chart" uri="{C3380CC4-5D6E-409C-BE32-E72D297353CC}">
              <c16:uniqueId val="{00000000-AE3F-FD4F-8CFE-C25F580F0D94}"/>
            </c:ext>
          </c:extLst>
        </c:ser>
        <c:ser>
          <c:idx val="1"/>
          <c:order val="1"/>
          <c:tx>
            <c:strRef>
              <c:f>Sheet1!$C$1</c:f>
              <c:strCache>
                <c:ptCount val="1"/>
                <c:pt idx="0">
                  <c:v>2 layers</c:v>
                </c:pt>
              </c:strCache>
            </c:strRef>
          </c:tx>
          <c:spPr>
            <a:solidFill>
              <a:schemeClr val="accent2"/>
            </a:solidFill>
            <a:ln>
              <a:noFill/>
            </a:ln>
            <a:effectLst/>
          </c:spPr>
          <c:invertIfNegative val="0"/>
          <c:cat>
            <c:strRef>
              <c:f>Sheet1!$A$2:$A$6</c:f>
              <c:strCache>
                <c:ptCount val="5"/>
                <c:pt idx="0">
                  <c:v>No.1</c:v>
                </c:pt>
                <c:pt idx="1">
                  <c:v>No.100</c:v>
                </c:pt>
                <c:pt idx="2">
                  <c:v>No.10000</c:v>
                </c:pt>
                <c:pt idx="3">
                  <c:v>No.50000</c:v>
                </c:pt>
                <c:pt idx="4">
                  <c:v>Last page</c:v>
                </c:pt>
              </c:strCache>
            </c:strRef>
          </c:cat>
          <c:val>
            <c:numRef>
              <c:f>Sheet1!$C$2:$C$6</c:f>
              <c:numCache>
                <c:formatCode>General</c:formatCode>
                <c:ptCount val="5"/>
                <c:pt idx="0">
                  <c:v>0.1045</c:v>
                </c:pt>
                <c:pt idx="1">
                  <c:v>8.1000000000000003E-2</c:v>
                </c:pt>
                <c:pt idx="2">
                  <c:v>0.253</c:v>
                </c:pt>
                <c:pt idx="3">
                  <c:v>1.7865</c:v>
                </c:pt>
                <c:pt idx="4">
                  <c:v>2.0225</c:v>
                </c:pt>
              </c:numCache>
            </c:numRef>
          </c:val>
          <c:extLst>
            <c:ext xmlns:c16="http://schemas.microsoft.com/office/drawing/2014/chart" uri="{C3380CC4-5D6E-409C-BE32-E72D297353CC}">
              <c16:uniqueId val="{00000001-AE3F-FD4F-8CFE-C25F580F0D94}"/>
            </c:ext>
          </c:extLst>
        </c:ser>
        <c:ser>
          <c:idx val="2"/>
          <c:order val="2"/>
          <c:tx>
            <c:strRef>
              <c:f>Sheet1!$D$1</c:f>
              <c:strCache>
                <c:ptCount val="1"/>
                <c:pt idx="0">
                  <c:v>3 layers</c:v>
                </c:pt>
              </c:strCache>
            </c:strRef>
          </c:tx>
          <c:spPr>
            <a:solidFill>
              <a:schemeClr val="accent3"/>
            </a:solidFill>
            <a:ln>
              <a:noFill/>
            </a:ln>
            <a:effectLst/>
          </c:spPr>
          <c:invertIfNegative val="0"/>
          <c:cat>
            <c:strRef>
              <c:f>Sheet1!$A$2:$A$6</c:f>
              <c:strCache>
                <c:ptCount val="5"/>
                <c:pt idx="0">
                  <c:v>No.1</c:v>
                </c:pt>
                <c:pt idx="1">
                  <c:v>No.100</c:v>
                </c:pt>
                <c:pt idx="2">
                  <c:v>No.10000</c:v>
                </c:pt>
                <c:pt idx="3">
                  <c:v>No.50000</c:v>
                </c:pt>
                <c:pt idx="4">
                  <c:v>Last page</c:v>
                </c:pt>
              </c:strCache>
            </c:strRef>
          </c:cat>
          <c:val>
            <c:numRef>
              <c:f>Sheet1!$D$2:$D$6</c:f>
              <c:numCache>
                <c:formatCode>General</c:formatCode>
                <c:ptCount val="5"/>
                <c:pt idx="0">
                  <c:v>0.71699999999999997</c:v>
                </c:pt>
                <c:pt idx="1">
                  <c:v>0.71299999999999997</c:v>
                </c:pt>
                <c:pt idx="2">
                  <c:v>0.75749999999999995</c:v>
                </c:pt>
                <c:pt idx="3">
                  <c:v>0.74050000000000005</c:v>
                </c:pt>
                <c:pt idx="4">
                  <c:v>0.64849999999999997</c:v>
                </c:pt>
              </c:numCache>
            </c:numRef>
          </c:val>
          <c:extLst>
            <c:ext xmlns:c16="http://schemas.microsoft.com/office/drawing/2014/chart" uri="{C3380CC4-5D6E-409C-BE32-E72D297353CC}">
              <c16:uniqueId val="{00000002-AE3F-FD4F-8CFE-C25F580F0D94}"/>
            </c:ext>
          </c:extLst>
        </c:ser>
        <c:dLbls>
          <c:showLegendKey val="0"/>
          <c:showVal val="0"/>
          <c:showCatName val="0"/>
          <c:showSerName val="0"/>
          <c:showPercent val="0"/>
          <c:showBubbleSize val="0"/>
        </c:dLbls>
        <c:gapWidth val="219"/>
        <c:overlap val="-27"/>
        <c:axId val="328577339"/>
        <c:axId val="889342179"/>
      </c:barChart>
      <c:catAx>
        <c:axId val="328577339"/>
        <c:scaling>
          <c:orientation val="minMax"/>
        </c:scaling>
        <c:delete val="0"/>
        <c:axPos val="b"/>
        <c:title>
          <c:tx>
            <c:rich>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Page number of the results (page depth)</a:t>
                </a:r>
              </a:p>
            </c:rich>
          </c:tx>
          <c:layout>
            <c:manualLayout>
              <c:xMode val="edge"/>
              <c:yMode val="edge"/>
              <c:x val="0.29969534486960803"/>
              <c:y val="0.81314379892871902"/>
            </c:manualLayout>
          </c:layout>
          <c:overlay val="0"/>
          <c:spPr>
            <a:noFill/>
            <a:ln>
              <a:noFill/>
            </a:ln>
            <a:effectLst/>
          </c:spPr>
          <c:txPr>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en-US"/>
          </a:p>
        </c:txPr>
        <c:crossAx val="889342179"/>
        <c:crosses val="autoZero"/>
        <c:auto val="1"/>
        <c:lblAlgn val="ctr"/>
        <c:lblOffset val="100"/>
        <c:noMultiLvlLbl val="0"/>
      </c:catAx>
      <c:valAx>
        <c:axId val="8893421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Average search time (seconds)</a:t>
                </a:r>
              </a:p>
            </c:rich>
          </c:tx>
          <c:layout/>
          <c:overlay val="0"/>
          <c:spPr>
            <a:noFill/>
            <a:ln>
              <a:noFill/>
            </a:ln>
            <a:effectLst/>
          </c:spPr>
          <c:txPr>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en-US"/>
          </a:p>
        </c:txPr>
        <c:crossAx val="328577339"/>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en-US"/>
          </a:p>
        </c:txPr>
      </c:legendEntry>
      <c:legendEntry>
        <c:idx val="1"/>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en-US"/>
          </a:p>
        </c:txPr>
      </c:legendEntry>
      <c:legendEntry>
        <c:idx val="2"/>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en-US"/>
          </a:p>
        </c:txPr>
      </c:legendEntry>
      <c:layout>
        <c:manualLayout>
          <c:xMode val="edge"/>
          <c:yMode val="edge"/>
          <c:x val="0.63934646685299701"/>
          <c:y val="0.87622040192694495"/>
          <c:w val="0.322721684279768"/>
          <c:h val="8.9831188730245703E-2"/>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rPr lang="en-US" altLang="en-US">
                <a:latin typeface="Arial" panose="020B0604020202020204" pitchFamily="2" charset="0"/>
                <a:cs typeface="Arial" panose="020B0604020202020204" pitchFamily="2" charset="0"/>
              </a:rPr>
              <a:t>Experimant 4</a:t>
            </a:r>
          </a:p>
        </c:rich>
      </c:tx>
      <c:layout/>
      <c:overlay val="0"/>
      <c:spPr>
        <a:noFill/>
        <a:ln>
          <a:noFill/>
        </a:ln>
        <a:effectLst/>
      </c:spPr>
      <c:txPr>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Not Rank</c:v>
                </c:pt>
              </c:strCache>
            </c:strRef>
          </c:tx>
          <c:spPr>
            <a:solidFill>
              <a:schemeClr val="accent1"/>
            </a:solidFill>
            <a:ln>
              <a:noFill/>
            </a:ln>
            <a:effectLst/>
          </c:spPr>
          <c:invertIfNegative val="0"/>
          <c:cat>
            <c:strRef>
              <c:f>Sheet1!$A$2:$A$4</c:f>
              <c:strCache>
                <c:ptCount val="3"/>
                <c:pt idx="0">
                  <c:v>1 layer</c:v>
                </c:pt>
                <c:pt idx="1">
                  <c:v>2 layers</c:v>
                </c:pt>
                <c:pt idx="2">
                  <c:v>3 layers</c:v>
                </c:pt>
              </c:strCache>
            </c:strRef>
          </c:cat>
          <c:val>
            <c:numRef>
              <c:f>Sheet1!$B$2:$B$4</c:f>
              <c:numCache>
                <c:formatCode>General</c:formatCode>
                <c:ptCount val="3"/>
                <c:pt idx="0">
                  <c:v>2.7364999999999999</c:v>
                </c:pt>
                <c:pt idx="1">
                  <c:v>0.253</c:v>
                </c:pt>
                <c:pt idx="2">
                  <c:v>0.75749999999999995</c:v>
                </c:pt>
              </c:numCache>
            </c:numRef>
          </c:val>
          <c:extLst>
            <c:ext xmlns:c16="http://schemas.microsoft.com/office/drawing/2014/chart" uri="{C3380CC4-5D6E-409C-BE32-E72D297353CC}">
              <c16:uniqueId val="{00000000-59BA-2C40-A686-CCD8080E1B4E}"/>
            </c:ext>
          </c:extLst>
        </c:ser>
        <c:ser>
          <c:idx val="1"/>
          <c:order val="1"/>
          <c:tx>
            <c:strRef>
              <c:f>Sheet1!$C$1</c:f>
              <c:strCache>
                <c:ptCount val="1"/>
                <c:pt idx="0">
                  <c:v>Rank</c:v>
                </c:pt>
              </c:strCache>
            </c:strRef>
          </c:tx>
          <c:spPr>
            <a:solidFill>
              <a:schemeClr val="accent2"/>
            </a:solidFill>
            <a:ln>
              <a:noFill/>
            </a:ln>
            <a:effectLst/>
          </c:spPr>
          <c:invertIfNegative val="0"/>
          <c:cat>
            <c:strRef>
              <c:f>Sheet1!$A$2:$A$4</c:f>
              <c:strCache>
                <c:ptCount val="3"/>
                <c:pt idx="0">
                  <c:v>1 layer</c:v>
                </c:pt>
                <c:pt idx="1">
                  <c:v>2 layers</c:v>
                </c:pt>
                <c:pt idx="2">
                  <c:v>3 layers</c:v>
                </c:pt>
              </c:strCache>
            </c:strRef>
          </c:cat>
          <c:val>
            <c:numRef>
              <c:f>Sheet1!$C$2:$C$4</c:f>
              <c:numCache>
                <c:formatCode>General</c:formatCode>
                <c:ptCount val="3"/>
                <c:pt idx="0">
                  <c:v>2.7605</c:v>
                </c:pt>
                <c:pt idx="1">
                  <c:v>2.7685</c:v>
                </c:pt>
                <c:pt idx="2">
                  <c:v>1.3895</c:v>
                </c:pt>
              </c:numCache>
            </c:numRef>
          </c:val>
          <c:extLst>
            <c:ext xmlns:c16="http://schemas.microsoft.com/office/drawing/2014/chart" uri="{C3380CC4-5D6E-409C-BE32-E72D297353CC}">
              <c16:uniqueId val="{00000001-59BA-2C40-A686-CCD8080E1B4E}"/>
            </c:ext>
          </c:extLst>
        </c:ser>
        <c:dLbls>
          <c:showLegendKey val="0"/>
          <c:showVal val="0"/>
          <c:showCatName val="0"/>
          <c:showSerName val="0"/>
          <c:showPercent val="0"/>
          <c:showBubbleSize val="0"/>
        </c:dLbls>
        <c:gapWidth val="219"/>
        <c:overlap val="-27"/>
        <c:axId val="339470584"/>
        <c:axId val="210282363"/>
      </c:barChart>
      <c:catAx>
        <c:axId val="339470584"/>
        <c:scaling>
          <c:orientation val="minMax"/>
        </c:scaling>
        <c:delete val="0"/>
        <c:axPos val="b"/>
        <c:title>
          <c:tx>
            <c:rich>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Used layers</a:t>
                </a:r>
              </a:p>
            </c:rich>
          </c:tx>
          <c:layout/>
          <c:overlay val="0"/>
          <c:spPr>
            <a:noFill/>
            <a:ln>
              <a:noFill/>
            </a:ln>
            <a:effectLst/>
          </c:spPr>
          <c:txPr>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en-US"/>
          </a:p>
        </c:txPr>
        <c:crossAx val="210282363"/>
        <c:crosses val="autoZero"/>
        <c:auto val="1"/>
        <c:lblAlgn val="ctr"/>
        <c:lblOffset val="100"/>
        <c:noMultiLvlLbl val="0"/>
      </c:catAx>
      <c:valAx>
        <c:axId val="2102823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Average search time (seconds)</a:t>
                </a:r>
              </a:p>
            </c:rich>
          </c:tx>
          <c:layout/>
          <c:overlay val="0"/>
          <c:spPr>
            <a:noFill/>
            <a:ln>
              <a:noFill/>
            </a:ln>
            <a:effectLst/>
          </c:spPr>
          <c:txPr>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en-US"/>
          </a:p>
        </c:txPr>
        <c:crossAx val="339470584"/>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en-US"/>
          </a:p>
        </c:txPr>
      </c:legendEntry>
      <c:legendEntry>
        <c:idx val="1"/>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en-US"/>
          </a:p>
        </c:txPr>
      </c:legendEntry>
      <c:layout>
        <c:manualLayout>
          <c:xMode val="edge"/>
          <c:yMode val="edge"/>
          <c:x val="0.71818457818283399"/>
          <c:y val="0.873680877886573"/>
          <c:w val="0.25655997688443"/>
          <c:h val="6.6359590426690707E-2"/>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73B4AB-7108-4554-B6A6-D82DFC101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53</Pages>
  <Words>13783</Words>
  <Characters>76022</Characters>
  <Application>Microsoft Office Word</Application>
  <DocSecurity>0</DocSecurity>
  <Lines>633</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Chung, Joseph</dc:creator>
  <cp:lastModifiedBy>Joseph Chung</cp:lastModifiedBy>
  <cp:revision>10</cp:revision>
  <dcterms:created xsi:type="dcterms:W3CDTF">2020-08-21T19:10:00Z</dcterms:created>
  <dcterms:modified xsi:type="dcterms:W3CDTF">2020-08-22T04:10:00Z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1033-11.1.0.9615</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