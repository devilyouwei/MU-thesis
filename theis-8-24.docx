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2"/>
        <w:rPr>
          <w:rStyle w:val="19"/>
          <w:sz w:val="44"/>
          <w:szCs w:val="48"/>
        </w:rPr>
      </w:pPr>
      <w:bookmarkStart w:id="0" w:name="_d5lqsp2hnt2i"/>
      <w:bookmarkEnd w:id="0"/>
      <w:bookmarkStart w:id="1" w:name="_qyyt2rsg6h9i"/>
      <w:bookmarkEnd w:id="1"/>
    </w:p>
    <w:p>
      <w:pPr>
        <w:pStyle w:val="32"/>
        <w:rPr>
          <w:rFonts w:cs="Times New Roman"/>
          <w:sz w:val="22"/>
          <w:szCs w:val="21"/>
        </w:rPr>
      </w:pPr>
      <w:r>
        <w:rPr>
          <w:rFonts w:cs="Times New Roman"/>
          <w:sz w:val="44"/>
          <w:szCs w:val="48"/>
        </w:rPr>
        <w:t>The Search Engine for</w:t>
      </w:r>
      <w:ins w:id="125" w:author="devil" w:date="2020-08-23T13:14:00Z">
        <w:r>
          <w:rPr>
            <w:rFonts w:hint="eastAsia" w:cs="Times New Roman"/>
            <w:sz w:val="44"/>
            <w:szCs w:val="48"/>
            <w:lang w:val="en-US"/>
          </w:rPr>
          <w:t xml:space="preserve"> </w:t>
        </w:r>
      </w:ins>
      <w:r>
        <w:rPr>
          <w:rFonts w:cs="Times New Roman"/>
          <w:sz w:val="44"/>
          <w:szCs w:val="48"/>
        </w:rPr>
        <w:t>Education and Learning</w:t>
      </w:r>
    </w:p>
    <w:p>
      <w:pPr>
        <w:ind w:firstLine="330" w:firstLineChars="150"/>
        <w:jc w:val="center"/>
        <w:rPr>
          <w:rFonts w:cs="Times New Roman"/>
          <w:sz w:val="22"/>
          <w:szCs w:val="21"/>
        </w:rPr>
      </w:pPr>
    </w:p>
    <w:p>
      <w:pPr>
        <w:spacing w:line="360" w:lineRule="auto"/>
        <w:ind w:firstLine="360" w:firstLineChars="150"/>
        <w:jc w:val="center"/>
        <w:rPr>
          <w:rFonts w:cs="Times New Roman"/>
          <w:b/>
          <w:bCs/>
          <w:szCs w:val="24"/>
          <w:lang w:val="en-US"/>
        </w:rPr>
      </w:pPr>
      <w:r>
        <w:rPr>
          <w:rFonts w:cs="Times New Roman"/>
          <w:b/>
          <w:bCs/>
          <w:szCs w:val="24"/>
        </w:rPr>
        <w:t>By</w:t>
      </w:r>
    </w:p>
    <w:p>
      <w:pPr>
        <w:spacing w:line="360" w:lineRule="auto"/>
        <w:ind w:firstLine="360" w:firstLineChars="150"/>
        <w:jc w:val="center"/>
        <w:rPr>
          <w:rFonts w:cs="Times New Roman"/>
          <w:b/>
          <w:bCs/>
          <w:szCs w:val="24"/>
          <w:lang w:val="en-US"/>
        </w:rPr>
      </w:pPr>
      <w:r>
        <w:rPr>
          <w:rFonts w:cs="Times New Roman"/>
          <w:b/>
          <w:bCs/>
          <w:szCs w:val="24"/>
          <w:lang w:val="en-US"/>
        </w:rPr>
        <w:t>Youwei Huang</w:t>
      </w:r>
    </w:p>
    <w:p>
      <w:pPr>
        <w:spacing w:line="360" w:lineRule="auto"/>
        <w:ind w:firstLine="360" w:firstLineChars="150"/>
        <w:jc w:val="center"/>
        <w:rPr>
          <w:rFonts w:cs="Times New Roman"/>
          <w:b/>
          <w:bCs/>
          <w:szCs w:val="24"/>
          <w:lang w:val="en-US"/>
        </w:rPr>
      </w:pPr>
    </w:p>
    <w:p>
      <w:pPr>
        <w:spacing w:line="360" w:lineRule="auto"/>
        <w:jc w:val="center"/>
        <w:rPr>
          <w:rFonts w:cs="Times New Roman"/>
          <w:b/>
          <w:bCs/>
          <w:szCs w:val="24"/>
          <w:lang w:val="en-US"/>
        </w:rPr>
      </w:pPr>
    </w:p>
    <w:p>
      <w:pPr>
        <w:spacing w:line="360" w:lineRule="auto"/>
        <w:ind w:firstLine="360" w:firstLineChars="150"/>
        <w:jc w:val="center"/>
        <w:rPr>
          <w:rFonts w:cs="Times New Roman"/>
          <w:b/>
          <w:bCs/>
          <w:szCs w:val="24"/>
        </w:rPr>
      </w:pPr>
      <w:r>
        <w:rPr>
          <w:rFonts w:cs="Times New Roman"/>
          <w:b/>
          <w:bCs/>
          <w:szCs w:val="24"/>
        </w:rPr>
        <w:t>Advisor</w:t>
      </w:r>
    </w:p>
    <w:p>
      <w:pPr>
        <w:spacing w:line="360" w:lineRule="auto"/>
        <w:ind w:firstLine="360" w:firstLineChars="150"/>
        <w:jc w:val="center"/>
        <w:rPr>
          <w:rFonts w:cs="Times New Roman"/>
          <w:b/>
          <w:bCs/>
          <w:szCs w:val="24"/>
          <w:lang w:val="en-US"/>
        </w:rPr>
      </w:pPr>
      <w:r>
        <w:rPr>
          <w:rFonts w:cs="Times New Roman"/>
          <w:b/>
          <w:bCs/>
          <w:szCs w:val="24"/>
        </w:rPr>
        <w:t>Dr. Cui Yu</w:t>
      </w:r>
    </w:p>
    <w:p>
      <w:pPr>
        <w:spacing w:line="360" w:lineRule="auto"/>
        <w:ind w:firstLine="360" w:firstLineChars="150"/>
        <w:jc w:val="center"/>
        <w:rPr>
          <w:rFonts w:cs="Times New Roman"/>
          <w:b/>
          <w:bCs/>
          <w:szCs w:val="24"/>
          <w:lang w:val="en-US"/>
        </w:rPr>
      </w:pPr>
    </w:p>
    <w:p>
      <w:pPr>
        <w:spacing w:line="360" w:lineRule="auto"/>
        <w:ind w:firstLine="360" w:firstLineChars="150"/>
        <w:jc w:val="center"/>
        <w:rPr>
          <w:rFonts w:cs="Times New Roman"/>
          <w:b/>
          <w:bCs/>
          <w:szCs w:val="24"/>
          <w:lang w:val="en-US"/>
        </w:rPr>
      </w:pPr>
      <w:r>
        <w:rPr>
          <w:rFonts w:cs="Times New Roman"/>
          <w:b/>
          <w:bCs/>
          <w:szCs w:val="24"/>
          <w:lang w:val="en-US"/>
        </w:rPr>
        <w:br w:type="textWrapping"/>
      </w:r>
      <w:bookmarkStart w:id="2" w:name="_ghkjqadc8rh7"/>
      <w:bookmarkEnd w:id="2"/>
      <w:bookmarkStart w:id="3" w:name="_nt6vzxf05e51"/>
      <w:bookmarkEnd w:id="3"/>
      <w:r>
        <w:rPr>
          <w:rFonts w:cs="Times New Roman"/>
          <w:b/>
          <w:bCs/>
          <w:szCs w:val="24"/>
          <w:lang w:val="en-US"/>
        </w:rPr>
        <w:t>A thesis submitted in fulfillment of the requirements of the degree of</w:t>
      </w:r>
    </w:p>
    <w:p>
      <w:pPr>
        <w:spacing w:line="360" w:lineRule="auto"/>
        <w:rPr>
          <w:rFonts w:cs="Times New Roman"/>
          <w:b/>
          <w:bCs/>
          <w:szCs w:val="24"/>
          <w:lang w:val="en-US"/>
        </w:rPr>
      </w:pPr>
    </w:p>
    <w:p>
      <w:pPr>
        <w:spacing w:line="360" w:lineRule="auto"/>
        <w:ind w:firstLine="360" w:firstLineChars="150"/>
        <w:jc w:val="center"/>
        <w:rPr>
          <w:rFonts w:cs="Times New Roman"/>
          <w:b/>
          <w:bCs/>
          <w:szCs w:val="24"/>
        </w:rPr>
      </w:pPr>
      <w:r>
        <w:rPr>
          <w:rFonts w:cs="Times New Roman"/>
          <w:b/>
          <w:bCs/>
          <w:szCs w:val="24"/>
          <w:lang w:val="en-US"/>
        </w:rPr>
        <w:t>Master of Science</w:t>
      </w:r>
    </w:p>
    <w:p>
      <w:pPr>
        <w:spacing w:line="360" w:lineRule="auto"/>
        <w:ind w:firstLine="360" w:firstLineChars="150"/>
        <w:jc w:val="center"/>
        <w:rPr>
          <w:rFonts w:cs="Times New Roman"/>
          <w:b/>
          <w:bCs/>
          <w:szCs w:val="24"/>
          <w:lang w:val="en-US"/>
        </w:rPr>
      </w:pPr>
      <w:r>
        <w:rPr>
          <w:rFonts w:cs="Times New Roman"/>
          <w:b/>
          <w:bCs/>
          <w:szCs w:val="24"/>
          <w:lang w:val="en-US"/>
        </w:rPr>
        <w:t>In</w:t>
      </w:r>
    </w:p>
    <w:p>
      <w:pPr>
        <w:spacing w:line="360" w:lineRule="auto"/>
        <w:ind w:firstLine="360" w:firstLineChars="150"/>
        <w:jc w:val="center"/>
        <w:rPr>
          <w:rFonts w:cs="Times New Roman"/>
          <w:b/>
          <w:bCs/>
          <w:szCs w:val="24"/>
        </w:rPr>
      </w:pPr>
      <w:r>
        <w:rPr>
          <w:rFonts w:cs="Times New Roman"/>
          <w:b/>
          <w:bCs/>
          <w:szCs w:val="24"/>
        </w:rPr>
        <w:t>Software Engineering</w:t>
      </w:r>
    </w:p>
    <w:p>
      <w:pPr>
        <w:spacing w:line="360" w:lineRule="auto"/>
        <w:rPr>
          <w:rFonts w:cs="Times New Roman"/>
          <w:b/>
          <w:bCs/>
          <w:szCs w:val="24"/>
        </w:rPr>
      </w:pPr>
    </w:p>
    <w:p>
      <w:pPr>
        <w:spacing w:line="360" w:lineRule="auto"/>
        <w:ind w:firstLine="360" w:firstLineChars="150"/>
        <w:jc w:val="center"/>
        <w:rPr>
          <w:rFonts w:cs="Times New Roman"/>
          <w:b/>
          <w:bCs/>
          <w:szCs w:val="24"/>
          <w:lang w:val="en-US"/>
        </w:rPr>
      </w:pPr>
      <w:r>
        <w:rPr>
          <w:rFonts w:cs="Times New Roman"/>
          <w:b/>
          <w:bCs/>
          <w:szCs w:val="24"/>
          <w:lang w:val="en-US"/>
        </w:rPr>
        <w:t>Department of Computer Science and Software Engineering</w:t>
      </w:r>
    </w:p>
    <w:p>
      <w:pPr>
        <w:spacing w:line="360" w:lineRule="auto"/>
        <w:ind w:firstLine="360" w:firstLineChars="150"/>
        <w:jc w:val="center"/>
        <w:rPr>
          <w:rFonts w:cs="Times New Roman"/>
          <w:b/>
          <w:bCs/>
          <w:szCs w:val="24"/>
          <w:lang w:val="en-US"/>
        </w:rPr>
      </w:pPr>
      <w:r>
        <w:rPr>
          <w:rFonts w:cs="Times New Roman"/>
          <w:b/>
          <w:bCs/>
          <w:szCs w:val="24"/>
          <w:lang w:val="en-US"/>
        </w:rPr>
        <w:t>Monmouth University</w:t>
      </w:r>
    </w:p>
    <w:p>
      <w:pPr>
        <w:spacing w:line="360" w:lineRule="auto"/>
        <w:ind w:firstLine="360" w:firstLineChars="150"/>
        <w:jc w:val="center"/>
        <w:rPr>
          <w:rFonts w:cs="Times New Roman"/>
          <w:b/>
          <w:bCs/>
          <w:szCs w:val="24"/>
          <w:lang w:val="en-US"/>
        </w:rPr>
      </w:pPr>
      <w:r>
        <w:rPr>
          <w:rFonts w:cs="Times New Roman"/>
          <w:b/>
          <w:bCs/>
          <w:szCs w:val="24"/>
          <w:lang w:val="en-US"/>
        </w:rPr>
        <w:t>West Long Branch, New Jersey</w:t>
      </w:r>
    </w:p>
    <w:p>
      <w:pPr>
        <w:ind w:firstLine="330" w:firstLineChars="150"/>
        <w:jc w:val="center"/>
        <w:rPr>
          <w:ins w:id="126" w:author="devil" w:date="2020-08-23T13:14:00Z"/>
          <w:rFonts w:cs="Times New Roman"/>
          <w:b/>
          <w:bCs/>
          <w:szCs w:val="24"/>
        </w:rPr>
      </w:pPr>
      <w:r>
        <w:rPr>
          <w:rFonts w:eastAsia="宋体" w:cs="Times New Roman"/>
          <w:sz w:val="22"/>
          <w:lang w:val="en-US" w:eastAsia="en-US"/>
        </w:rPr>
        <w:drawing>
          <wp:anchor distT="0" distB="0" distL="114300" distR="114300" simplePos="0" relativeHeight="251659264" behindDoc="0" locked="0" layoutInCell="1" allowOverlap="1">
            <wp:simplePos x="0" y="0"/>
            <wp:positionH relativeFrom="column">
              <wp:posOffset>4927600</wp:posOffset>
            </wp:positionH>
            <wp:positionV relativeFrom="paragraph">
              <wp:posOffset>421005</wp:posOffset>
            </wp:positionV>
            <wp:extent cx="835025" cy="835025"/>
            <wp:effectExtent l="0" t="0" r="3175" b="3175"/>
            <wp:wrapTopAndBottom/>
            <wp:docPr id="33" name="Picture 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Picture 2" descr="IMG_256"/>
                    <pic:cNvPicPr>
                      <a:picLocks noChangeAspect="true"/>
                    </pic:cNvPicPr>
                  </pic:nvPicPr>
                  <pic:blipFill>
                    <a:blip r:embed="rId21"/>
                    <a:stretch>
                      <a:fillRect/>
                    </a:stretch>
                  </pic:blipFill>
                  <pic:spPr>
                    <a:xfrm>
                      <a:off x="0" y="0"/>
                      <a:ext cx="835025" cy="835025"/>
                    </a:xfrm>
                    <a:prstGeom prst="rect">
                      <a:avLst/>
                    </a:prstGeom>
                    <a:noFill/>
                    <a:ln w="9525">
                      <a:noFill/>
                    </a:ln>
                  </pic:spPr>
                </pic:pic>
              </a:graphicData>
            </a:graphic>
          </wp:anchor>
        </w:drawing>
      </w:r>
      <w:r>
        <w:rPr>
          <w:rFonts w:cs="Times New Roman"/>
          <w:b/>
          <w:bCs/>
          <w:szCs w:val="24"/>
        </w:rPr>
        <w:t>August</w:t>
      </w:r>
      <w:r>
        <w:rPr>
          <w:rFonts w:cs="Times New Roman"/>
          <w:b/>
          <w:bCs/>
          <w:szCs w:val="24"/>
          <w:lang w:val="en-US"/>
        </w:rPr>
        <w:t xml:space="preserve"> 20</w:t>
      </w:r>
      <w:r>
        <w:rPr>
          <w:rFonts w:cs="Times New Roman"/>
          <w:b/>
          <w:bCs/>
          <w:szCs w:val="24"/>
        </w:rPr>
        <w:t>20</w:t>
      </w:r>
    </w:p>
    <w:p>
      <w:pPr>
        <w:ind w:firstLine="360" w:firstLineChars="150"/>
        <w:jc w:val="center"/>
        <w:rPr>
          <w:ins w:id="127" w:author="devil" w:date="2020-08-23T13:14:00Z"/>
          <w:rFonts w:cs="Times New Roman"/>
          <w:b/>
          <w:bCs/>
          <w:szCs w:val="24"/>
        </w:rPr>
      </w:pPr>
    </w:p>
    <w:p>
      <w:pPr>
        <w:ind w:firstLine="360" w:firstLineChars="150"/>
        <w:jc w:val="center"/>
        <w:rPr>
          <w:ins w:id="128" w:author="devil" w:date="2020-08-23T13:15:00Z"/>
          <w:rFonts w:cs="Times New Roman"/>
          <w:b/>
          <w:bCs/>
          <w:szCs w:val="24"/>
        </w:rPr>
        <w:sectPr>
          <w:headerReference r:id="rId7" w:type="first"/>
          <w:footerReference r:id="rId9" w:type="first"/>
          <w:footerReference r:id="rId8" w:type="default"/>
          <w:endnotePr>
            <w:numFmt w:val="decimal"/>
          </w:endnotePr>
          <w:pgSz w:w="11911" w:h="16832"/>
          <w:pgMar w:top="1440" w:right="1440" w:bottom="1440" w:left="1440" w:header="0" w:footer="720" w:gutter="0"/>
          <w:pgNumType w:fmt="upperRoman" w:start="0"/>
          <w:cols w:space="0" w:num="1"/>
          <w:formProt w:val="0"/>
          <w:titlePg/>
          <w:docGrid w:linePitch="100" w:charSpace="0"/>
        </w:sectPr>
      </w:pPr>
    </w:p>
    <w:p>
      <w:pPr>
        <w:ind w:firstLine="360" w:firstLineChars="150"/>
        <w:rPr>
          <w:rFonts w:cs="Times New Roman"/>
          <w:b/>
          <w:bCs/>
          <w:szCs w:val="24"/>
        </w:rPr>
      </w:pPr>
    </w:p>
    <w:p>
      <w:pPr>
        <w:pStyle w:val="2"/>
        <w:jc w:val="center"/>
        <w:rPr>
          <w:ins w:id="129" w:author="devil" w:date="2020-08-23T13:15:00Z"/>
          <w:rFonts w:cs="Times New Roman"/>
        </w:rPr>
        <w:sectPr>
          <w:footerReference r:id="rId11" w:type="first"/>
          <w:footerReference r:id="rId10" w:type="default"/>
          <w:endnotePr>
            <w:numFmt w:val="decimal"/>
          </w:endnotePr>
          <w:pgSz w:w="11911" w:h="16832"/>
          <w:pgMar w:top="1440" w:right="1440" w:bottom="1440" w:left="1440" w:header="0" w:footer="720" w:gutter="0"/>
          <w:pgNumType w:fmt="upperRoman" w:start="0"/>
          <w:cols w:space="0" w:num="1"/>
          <w:formProt w:val="0"/>
          <w:titlePg/>
          <w:docGrid w:linePitch="100" w:charSpace="0"/>
        </w:sectPr>
      </w:pPr>
      <w:bookmarkStart w:id="4" w:name="_bwxu6lec9n3k"/>
      <w:bookmarkEnd w:id="4"/>
      <w:bookmarkStart w:id="5" w:name="_Toc13609"/>
      <w:bookmarkStart w:id="6" w:name="_Toc2101361524"/>
      <w:bookmarkStart w:id="7" w:name="_Toc21230"/>
    </w:p>
    <w:p>
      <w:pPr>
        <w:pStyle w:val="2"/>
        <w:jc w:val="center"/>
        <w:rPr>
          <w:rFonts w:eastAsia="Noto Sans CJK SC" w:cs="Times New Roman"/>
        </w:rPr>
      </w:pPr>
      <w:bookmarkStart w:id="8" w:name="_Toc12713"/>
      <w:bookmarkStart w:id="9" w:name="_Toc1914103192"/>
      <w:bookmarkStart w:id="10" w:name="_Toc854131781"/>
      <w:r>
        <w:rPr>
          <w:rFonts w:cs="Times New Roman"/>
        </w:rPr>
        <w:t>ABSTRACT</w:t>
      </w:r>
      <w:bookmarkEnd w:id="5"/>
      <w:bookmarkEnd w:id="6"/>
      <w:bookmarkEnd w:id="7"/>
      <w:bookmarkEnd w:id="8"/>
      <w:bookmarkEnd w:id="9"/>
      <w:bookmarkEnd w:id="10"/>
    </w:p>
    <w:p>
      <w:pPr>
        <w:spacing w:line="360" w:lineRule="auto"/>
        <w:ind w:firstLine="480" w:firstLineChars="200"/>
        <w:rPr>
          <w:rFonts w:eastAsia="Noto Sans CJK SC" w:cs="Times New Roman"/>
        </w:rPr>
      </w:pPr>
    </w:p>
    <w:p>
      <w:pPr>
        <w:spacing w:line="360" w:lineRule="auto"/>
        <w:ind w:firstLine="480" w:firstLineChars="200"/>
        <w:rPr>
          <w:rFonts w:eastAsia="Noto Sans CJK SC" w:cs="Times New Roman"/>
        </w:rPr>
      </w:pPr>
      <w:r>
        <w:rPr>
          <w:rFonts w:eastAsia="Noto Sans CJK SC" w:cs="Times New Roman"/>
        </w:rPr>
        <w:t>Nowadays the most common and convenient way to look for information is searching on Internet. The top Internet search engines are handful, such as Google</w:t>
      </w:r>
      <w:r>
        <w:rPr>
          <w:rStyle w:val="19"/>
          <w:rFonts w:eastAsia="Noto Sans CJK SC" w:cs="Times New Roman"/>
        </w:rPr>
        <w:footnoteReference w:id="0"/>
      </w:r>
      <w:r>
        <w:rPr>
          <w:rFonts w:eastAsia="Noto Sans CJK SC" w:cs="Times New Roman"/>
        </w:rPr>
        <w:t>, Bing</w:t>
      </w:r>
      <w:r>
        <w:rPr>
          <w:rStyle w:val="19"/>
          <w:rFonts w:eastAsia="Noto Sans CJK SC" w:cs="Times New Roman"/>
        </w:rPr>
        <w:footnoteReference w:id="1"/>
      </w:r>
      <w:r>
        <w:rPr>
          <w:rFonts w:eastAsia="Noto Sans CJK SC" w:cs="Times New Roman"/>
        </w:rPr>
        <w:t>, Baidu</w:t>
      </w:r>
      <w:r>
        <w:rPr>
          <w:rStyle w:val="19"/>
          <w:rFonts w:eastAsia="Noto Sans CJK SC" w:cs="Times New Roman"/>
        </w:rPr>
        <w:footnoteReference w:id="2"/>
      </w:r>
      <w:r>
        <w:rPr>
          <w:rFonts w:eastAsia="Noto Sans CJK SC" w:cs="Times New Roman"/>
        </w:rPr>
        <w:t>, and so on. They use web crawler technologies to sniff the whole visible network and then provide users simple indexes and links as the results to help users find the source of resources. Most of those Internet search engines have good performance in terms of speed and precise keyword search ability, but wide-range search engines have their cons, such as massive potential results with uncertain quality. The goal of this project is to propose a new search engine, targeting on education, to provide “valuable” learning resources to users. Being valuable could be an subjective judgement and limited to the resources available for searching. In this project, it refers to means “user-trusted” or “user-liked”, based on common practices in education and learning. A few new technologies are proposed to support efficient storage and enhanced searching for valuable learning resources, in particular, to address two main issues: (1) How to build a</w:t>
      </w:r>
      <w:r>
        <w:rPr>
          <w:rFonts w:eastAsia="Noto Sans CJK SC" w:cs="Times New Roman"/>
          <w:lang w:val="en-US"/>
        </w:rPr>
        <w:t xml:space="preserve"> high-performance</w:t>
      </w:r>
      <w:r>
        <w:rPr>
          <w:rFonts w:eastAsia="Noto Sans CJK SC" w:cs="Times New Roman"/>
        </w:rPr>
        <w:t xml:space="preserve"> search engine; (2) How to define the value of resources. The details include the strategies designed to optimize general information querying, storage, ranking, and most importantly, finding the relevant learning resources that are “useful” for users. Prototyping and experimental study are conducted to conceptually prove this research.</w:t>
      </w:r>
    </w:p>
    <w:p>
      <w:pPr>
        <w:spacing w:before="200"/>
        <w:rPr>
          <w:rFonts w:eastAsia="Noto Sans CJK SC" w:cs="Times New Roman"/>
          <w:b/>
          <w:sz w:val="22"/>
        </w:rPr>
        <w:sectPr>
          <w:footerReference r:id="rId13" w:type="first"/>
          <w:footerReference r:id="rId12" w:type="default"/>
          <w:endnotePr>
            <w:numFmt w:val="decimal"/>
          </w:endnotePr>
          <w:pgSz w:w="11911" w:h="16832"/>
          <w:pgMar w:top="1440" w:right="1440" w:bottom="1440" w:left="1440" w:header="0" w:footer="720" w:gutter="0"/>
          <w:pgNumType w:fmt="upperRoman" w:start="1"/>
          <w:cols w:space="0" w:num="1"/>
          <w:formProt w:val="0"/>
          <w:titlePg/>
          <w:docGrid w:linePitch="100" w:charSpace="0"/>
        </w:sectPr>
      </w:pPr>
      <w:r>
        <w:rPr>
          <w:rFonts w:eastAsia="Noto Sans CJK SC" w:cs="Times New Roman"/>
          <w:b/>
          <w:sz w:val="22"/>
        </w:rPr>
        <w:t>Keywords: Search Engine, Education, Learning Resource, Resource Discovery, Resource Value</w:t>
      </w:r>
    </w:p>
    <w:p>
      <w:pPr>
        <w:pStyle w:val="2"/>
        <w:jc w:val="center"/>
      </w:pPr>
      <w:bookmarkStart w:id="11" w:name="_Toc8354"/>
      <w:bookmarkStart w:id="12" w:name="_Toc1014130427"/>
      <w:bookmarkStart w:id="13" w:name="_Toc19161"/>
      <w:bookmarkStart w:id="14" w:name="_Toc16073"/>
      <w:bookmarkStart w:id="15" w:name="_Toc1619901456"/>
      <w:bookmarkStart w:id="16" w:name="_Toc1043049678"/>
      <w:bookmarkStart w:id="17" w:name="_Toc1678712186"/>
      <w:r>
        <w:t>ACKNOWLEDGMENT</w:t>
      </w:r>
      <w:bookmarkEnd w:id="11"/>
      <w:bookmarkEnd w:id="12"/>
      <w:bookmarkEnd w:id="13"/>
      <w:bookmarkEnd w:id="14"/>
      <w:bookmarkEnd w:id="15"/>
      <w:bookmarkEnd w:id="16"/>
    </w:p>
    <w:p>
      <w:pPr>
        <w:ind w:firstLine="480" w:firstLineChars="200"/>
        <w:rPr>
          <w:rFonts w:cs="Times New Roman"/>
        </w:rPr>
      </w:pPr>
    </w:p>
    <w:p>
      <w:pPr>
        <w:ind w:firstLine="480" w:firstLineChars="200"/>
        <w:rPr>
          <w:rFonts w:cs="Times New Roman"/>
        </w:rPr>
      </w:pPr>
      <w:r>
        <w:rPr>
          <w:rFonts w:cs="Times New Roman"/>
        </w:rPr>
        <w:t>I would like to express my appreciation to my adviser, Dr. Cui Yu, for her warm-hearted help in guiding me to complete this thesis. Thanks for her advises in both my study and life in the United States. In this very special period, we cooperated in developing, researching and writing papers online, across the eastern and western hemispheres, across the day and night. Best wishes to her and her family.</w:t>
      </w:r>
    </w:p>
    <w:p>
      <w:pPr>
        <w:ind w:firstLine="480" w:firstLineChars="200"/>
        <w:rPr>
          <w:rFonts w:cs="Times New Roman"/>
        </w:rPr>
      </w:pPr>
    </w:p>
    <w:p>
      <w:pPr>
        <w:ind w:firstLine="480" w:firstLineChars="200"/>
        <w:rPr>
          <w:ins w:id="130" w:author="devil" w:date="2020-08-24T23:45:00Z"/>
          <w:rFonts w:cs="Times New Roman"/>
        </w:rPr>
      </w:pPr>
      <w:r>
        <w:rPr>
          <w:rFonts w:cs="Times New Roman"/>
        </w:rPr>
        <w:t>I am also very grateful to Professor Jay Wang. He encouraged me to adhere to my research and goals in my studies, taught us the way of life and cultural customs in the United States. During the epidemic period, he has been concerned about the health and living conditions of our students.</w:t>
      </w:r>
    </w:p>
    <w:p>
      <w:pPr>
        <w:ind w:firstLine="480" w:firstLineChars="200"/>
        <w:rPr>
          <w:ins w:id="131" w:author="devil" w:date="2020-08-24T23:45:00Z"/>
          <w:rFonts w:cs="Times New Roman"/>
        </w:rPr>
      </w:pPr>
    </w:p>
    <w:p>
      <w:pPr>
        <w:ind w:firstLine="480" w:firstLineChars="200"/>
        <w:rPr>
          <w:rFonts w:cs="Times New Roman"/>
        </w:rPr>
      </w:pPr>
      <w:ins w:id="132" w:author="devil" w:date="2020-08-24T23:45:00Z">
        <w:r>
          <w:rPr>
            <w:rFonts w:cs="Times New Roman"/>
          </w:rPr>
          <w:t>Thanks to Dr.</w:t>
        </w:r>
      </w:ins>
      <w:ins w:id="133" w:author="devil" w:date="2020-08-24T23:46:00Z">
        <w:r>
          <w:rPr>
            <w:rFonts w:cs="Times New Roman"/>
          </w:rPr>
          <w:t xml:space="preserve"> </w:t>
        </w:r>
      </w:ins>
      <w:ins w:id="134" w:author="Chung, Joseph" w:date="2020-08-24T13:55:00Z">
        <w:r>
          <w:rPr>
            <w:rFonts w:cs="Times New Roman"/>
          </w:rPr>
          <w:t xml:space="preserve">Joe </w:t>
        </w:r>
      </w:ins>
      <w:ins w:id="135" w:author="devil" w:date="2020-08-24T23:46:00Z">
        <w:r>
          <w:rPr>
            <w:rFonts w:cs="Times New Roman"/>
          </w:rPr>
          <w:t>Chung</w:t>
        </w:r>
      </w:ins>
      <w:ins w:id="136" w:author="Chung, Joseph" w:date="2020-08-24T13:55:00Z">
        <w:r>
          <w:rPr>
            <w:rFonts w:cs="Times New Roman"/>
          </w:rPr>
          <w:t>.</w:t>
        </w:r>
      </w:ins>
      <w:ins w:id="137" w:author="devil" w:date="2020-08-24T23:48:00Z">
        <w:r>
          <w:rPr>
            <w:rFonts w:cs="Times New Roman"/>
          </w:rPr>
          <w:t xml:space="preserve"> </w:t>
        </w:r>
      </w:ins>
      <w:ins w:id="138" w:author="Chung, Joseph" w:date="2020-08-24T13:55:00Z">
        <w:r>
          <w:rPr>
            <w:rFonts w:cs="Times New Roman"/>
          </w:rPr>
          <w:t>H</w:t>
        </w:r>
      </w:ins>
      <w:ins w:id="139" w:author="devil" w:date="2020-08-24T23:48:00Z">
        <w:r>
          <w:rPr>
            <w:rFonts w:cs="Times New Roman"/>
          </w:rPr>
          <w:t>e is a very careful teacher</w:t>
        </w:r>
      </w:ins>
      <w:ins w:id="140" w:author="devil" w:date="2020-08-24T23:49:00Z">
        <w:r>
          <w:rPr>
            <w:rFonts w:cs="Times New Roman"/>
          </w:rPr>
          <w:t>.</w:t>
        </w:r>
      </w:ins>
      <w:ins w:id="141" w:author="devil" w:date="2020-08-24T23:48:00Z">
        <w:r>
          <w:rPr>
            <w:rFonts w:cs="Times New Roman"/>
          </w:rPr>
          <w:t xml:space="preserve"> </w:t>
        </w:r>
      </w:ins>
      <w:ins w:id="142" w:author="devil" w:date="2020-08-24T23:49:00Z">
        <w:r>
          <w:rPr>
            <w:rFonts w:cs="Times New Roman"/>
          </w:rPr>
          <w:t>B</w:t>
        </w:r>
      </w:ins>
      <w:ins w:id="143" w:author="devil" w:date="2020-08-24T23:48:00Z">
        <w:r>
          <w:rPr>
            <w:rFonts w:cs="Times New Roman"/>
          </w:rPr>
          <w:t>ecause English is my second language, he has been helping me use the correct grammar and the right words, help</w:t>
        </w:r>
      </w:ins>
      <w:ins w:id="144" w:author="devil" w:date="2020-08-24T23:50:00Z">
        <w:r>
          <w:rPr>
            <w:rFonts w:cs="Times New Roman"/>
          </w:rPr>
          <w:t>ed</w:t>
        </w:r>
      </w:ins>
      <w:ins w:id="145" w:author="devil" w:date="2020-08-24T23:48:00Z">
        <w:r>
          <w:rPr>
            <w:rFonts w:cs="Times New Roman"/>
          </w:rPr>
          <w:t xml:space="preserve"> me polish my thesis.</w:t>
        </w:r>
      </w:ins>
      <w:ins w:id="146" w:author="devil" w:date="2020-08-24T23:50:00Z">
        <w:r>
          <w:rPr>
            <w:rFonts w:cs="Times New Roman"/>
          </w:rPr>
          <w:t xml:space="preserve"> Without him, my paper seems boring, he makes my expression colorful.</w:t>
        </w:r>
      </w:ins>
    </w:p>
    <w:p>
      <w:pPr>
        <w:ind w:firstLine="480" w:firstLineChars="200"/>
        <w:rPr>
          <w:rFonts w:cs="Times New Roman"/>
        </w:rPr>
      </w:pPr>
    </w:p>
    <w:p>
      <w:pPr>
        <w:ind w:firstLine="480" w:firstLineChars="200"/>
        <w:rPr>
          <w:rFonts w:cs="Times New Roman"/>
        </w:rPr>
      </w:pPr>
      <w:r>
        <w:rPr>
          <w:rFonts w:cs="Times New Roman"/>
        </w:rPr>
        <w:t xml:space="preserve">I would also like to thank Monmouth University for giving us the best education and academic atmosphere for studying. </w:t>
      </w:r>
    </w:p>
    <w:p>
      <w:pPr>
        <w:ind w:firstLine="480" w:firstLineChars="200"/>
        <w:rPr>
          <w:rFonts w:cs="Times New Roman"/>
        </w:rPr>
      </w:pPr>
    </w:p>
    <w:p>
      <w:pPr>
        <w:ind w:firstLine="480" w:firstLineChars="200"/>
        <w:rPr>
          <w:rFonts w:cs="Times New Roman"/>
        </w:rPr>
      </w:pPr>
      <w:r>
        <w:rPr>
          <w:rFonts w:cs="Times New Roman"/>
        </w:rPr>
        <w:t>Thanks to my parents, they gave me the tuition fees and living expenses in the United States. They provide me an opportunity to continue to learn and get a better education abroad.</w:t>
      </w:r>
    </w:p>
    <w:p>
      <w:pPr>
        <w:ind w:firstLine="480" w:firstLineChars="200"/>
        <w:rPr>
          <w:rFonts w:cs="Times New Roman"/>
        </w:rPr>
      </w:pPr>
    </w:p>
    <w:p>
      <w:pPr>
        <w:ind w:firstLine="480" w:firstLineChars="200"/>
        <w:rPr>
          <w:rFonts w:cs="Times New Roman"/>
        </w:rPr>
      </w:pPr>
      <w:r>
        <w:rPr>
          <w:rFonts w:cs="Times New Roman"/>
        </w:rPr>
        <w:t>This year, 2020, is a special and challenging year. Covid-19 is sweeping across the globe. I wish all my friends, teachers, my family and other people of the countries suffering from the virus can live through this difficult time safely.</w:t>
      </w:r>
    </w:p>
    <w:p>
      <w:pPr>
        <w:pStyle w:val="2"/>
        <w:jc w:val="center"/>
        <w:rPr>
          <w:rFonts w:cs="Times New Roman"/>
        </w:rPr>
      </w:pPr>
      <w:bookmarkStart w:id="18" w:name="_Toc10366"/>
      <w:bookmarkStart w:id="19" w:name="_Toc912"/>
      <w:bookmarkStart w:id="20" w:name="_Toc14347"/>
      <w:bookmarkStart w:id="21" w:name="_Toc2124941995"/>
      <w:bookmarkStart w:id="22" w:name="_Toc19877613"/>
      <w:r>
        <w:rPr>
          <w:rFonts w:cs="Times New Roman"/>
        </w:rPr>
        <w:t>FIGURES</w:t>
      </w:r>
      <w:bookmarkEnd w:id="18"/>
      <w:bookmarkEnd w:id="19"/>
      <w:bookmarkEnd w:id="20"/>
      <w:bookmarkEnd w:id="21"/>
      <w:bookmarkEnd w:id="22"/>
    </w:p>
    <w:p>
      <w:pPr>
        <w:pStyle w:val="33"/>
        <w:spacing w:line="360" w:lineRule="auto"/>
        <w:rPr>
          <w:rFonts w:cs="Times New Roman"/>
        </w:rPr>
      </w:pPr>
      <w:ins w:id="147" w:author="devil" w:date="2020-08-23T11:25:00Z">
        <w:r>
          <w:rPr>
            <w:rFonts w:hint="eastAsia" w:cs="Times New Roman"/>
          </w:rPr>
          <w:t>Fig.</w:t>
        </w:r>
      </w:ins>
      <w:r>
        <w:rPr>
          <w:rFonts w:cs="Times New Roman"/>
        </w:rPr>
        <w:t xml:space="preserve"> 1</w:t>
      </w:r>
      <w:ins w:id="148" w:author="devil" w:date="2020-08-23T11:26:00Z">
        <w:r>
          <w:rPr>
            <w:rFonts w:hint="eastAsia" w:cs="Times New Roman"/>
            <w:lang w:val="en-US"/>
          </w:rPr>
          <w:t>.</w:t>
        </w:r>
      </w:ins>
      <w:r>
        <w:rPr>
          <w:rFonts w:cs="Times New Roman"/>
        </w:rPr>
        <w:t xml:space="preserve"> </w:t>
      </w:r>
      <w:r>
        <w:t>The general framework of the system and key technologies adopted by the search engine</w:t>
      </w:r>
      <w:r>
        <w:rPr>
          <w:rFonts w:cs="Times New Roman"/>
          <w:lang w:val="en-US"/>
        </w:rPr>
        <w:t>.</w:t>
      </w:r>
    </w:p>
    <w:p>
      <w:pPr>
        <w:pStyle w:val="33"/>
        <w:spacing w:line="360" w:lineRule="auto"/>
        <w:rPr>
          <w:rFonts w:cs="Times New Roman"/>
        </w:rPr>
      </w:pPr>
      <w:ins w:id="149" w:author="devil" w:date="2020-08-23T11:25:00Z">
        <w:r>
          <w:rPr>
            <w:rFonts w:hint="eastAsia" w:cs="Times New Roman"/>
          </w:rPr>
          <w:t>Fig.</w:t>
        </w:r>
      </w:ins>
      <w:r>
        <w:rPr>
          <w:rFonts w:cs="Times New Roman"/>
        </w:rPr>
        <w:t xml:space="preserve"> 2</w:t>
      </w:r>
      <w:ins w:id="150" w:author="devil" w:date="2020-08-23T11:26:00Z">
        <w:r>
          <w:rPr>
            <w:rFonts w:hint="eastAsia" w:cs="Times New Roman"/>
            <w:lang w:val="en-US"/>
          </w:rPr>
          <w:t>.</w:t>
        </w:r>
      </w:ins>
      <w:r>
        <w:rPr>
          <w:rFonts w:cs="Times New Roman"/>
        </w:rPr>
        <w:t xml:space="preserve"> </w:t>
      </w:r>
      <w:r>
        <w:t>Google File System (GFS) storage and query processing</w:t>
      </w:r>
      <w:r>
        <w:rPr>
          <w:rFonts w:cs="Times New Roman"/>
        </w:rPr>
        <w:t>.</w:t>
      </w:r>
    </w:p>
    <w:p>
      <w:pPr>
        <w:pStyle w:val="33"/>
        <w:spacing w:line="360" w:lineRule="auto"/>
        <w:rPr>
          <w:rFonts w:cs="Times New Roman"/>
        </w:rPr>
      </w:pPr>
      <w:ins w:id="151" w:author="devil" w:date="2020-08-23T11:25:00Z">
        <w:r>
          <w:rPr>
            <w:rFonts w:hint="eastAsia" w:cs="Times New Roman"/>
          </w:rPr>
          <w:t>Fig.</w:t>
        </w:r>
      </w:ins>
      <w:r>
        <w:rPr>
          <w:rFonts w:cs="Times New Roman"/>
        </w:rPr>
        <w:t xml:space="preserve"> 3</w:t>
      </w:r>
      <w:ins w:id="152" w:author="devil" w:date="2020-08-23T11:26:00Z">
        <w:r>
          <w:rPr>
            <w:rFonts w:hint="eastAsia" w:cs="Times New Roman"/>
            <w:lang w:val="en-US"/>
          </w:rPr>
          <w:t>.</w:t>
        </w:r>
      </w:ins>
      <w:r>
        <w:rPr>
          <w:rFonts w:cs="Times New Roman"/>
        </w:rPr>
        <w:t xml:space="preserve"> The characteristics for LRV</w:t>
      </w:r>
    </w:p>
    <w:p>
      <w:pPr>
        <w:pStyle w:val="33"/>
        <w:spacing w:line="360" w:lineRule="auto"/>
        <w:rPr>
          <w:rFonts w:cs="Times New Roman"/>
        </w:rPr>
      </w:pPr>
      <w:ins w:id="153" w:author="devil" w:date="2020-08-23T11:25:00Z">
        <w:r>
          <w:rPr>
            <w:rFonts w:hint="eastAsia" w:cs="Times New Roman"/>
          </w:rPr>
          <w:t>Fig.</w:t>
        </w:r>
      </w:ins>
      <w:r>
        <w:rPr>
          <w:rFonts w:cs="Times New Roman"/>
        </w:rPr>
        <w:t xml:space="preserve"> 4</w:t>
      </w:r>
      <w:ins w:id="154" w:author="devil" w:date="2020-08-23T11:26:00Z">
        <w:r>
          <w:rPr>
            <w:rFonts w:hint="eastAsia" w:cs="Times New Roman"/>
            <w:lang w:val="en-US"/>
          </w:rPr>
          <w:t>.</w:t>
        </w:r>
      </w:ins>
      <w:r>
        <w:rPr>
          <w:rFonts w:cs="Times New Roman"/>
        </w:rPr>
        <w:t xml:space="preserve"> System </w:t>
      </w:r>
      <w:r>
        <w:rPr>
          <w:rFonts w:hint="eastAsia" w:cs="Times New Roman"/>
          <w:lang w:val="en-US"/>
        </w:rPr>
        <w:t>d</w:t>
      </w:r>
      <w:r>
        <w:rPr>
          <w:rFonts w:cs="Times New Roman"/>
        </w:rPr>
        <w:t xml:space="preserve">evelopment </w:t>
      </w:r>
      <w:r>
        <w:rPr>
          <w:rFonts w:hint="eastAsia" w:cs="Times New Roman"/>
          <w:lang w:val="en-US"/>
        </w:rPr>
        <w:t>p</w:t>
      </w:r>
      <w:r>
        <w:rPr>
          <w:rFonts w:cs="Times New Roman"/>
        </w:rPr>
        <w:t xml:space="preserve">rocess, based on </w:t>
      </w:r>
      <w:r>
        <w:rPr>
          <w:rFonts w:cs="Times New Roman"/>
          <w:lang w:val="en-US"/>
        </w:rPr>
        <w:t>A</w:t>
      </w:r>
      <w:r>
        <w:rPr>
          <w:rFonts w:cs="Times New Roman"/>
        </w:rPr>
        <w:t>gile</w:t>
      </w:r>
    </w:p>
    <w:p>
      <w:pPr>
        <w:pStyle w:val="33"/>
        <w:spacing w:line="360" w:lineRule="auto"/>
        <w:rPr>
          <w:rFonts w:cs="Times New Roman"/>
        </w:rPr>
      </w:pPr>
      <w:ins w:id="155" w:author="devil" w:date="2020-08-23T11:25:00Z">
        <w:r>
          <w:rPr>
            <w:rFonts w:hint="eastAsia" w:cs="Times New Roman"/>
          </w:rPr>
          <w:t>Fig.</w:t>
        </w:r>
      </w:ins>
      <w:r>
        <w:rPr>
          <w:rFonts w:cs="Times New Roman"/>
        </w:rPr>
        <w:t xml:space="preserve"> 5</w:t>
      </w:r>
      <w:ins w:id="156" w:author="devil" w:date="2020-08-23T11:26:00Z">
        <w:r>
          <w:rPr>
            <w:rFonts w:hint="eastAsia" w:cs="Times New Roman"/>
            <w:lang w:val="en-US"/>
          </w:rPr>
          <w:t>.</w:t>
        </w:r>
      </w:ins>
      <w:r>
        <w:rPr>
          <w:rFonts w:cs="Times New Roman"/>
        </w:rPr>
        <w:t xml:space="preserve"> System deployment architecture</w:t>
      </w:r>
    </w:p>
    <w:p>
      <w:pPr>
        <w:pStyle w:val="38"/>
        <w:rPr>
          <w:rFonts w:cs="Times New Roman"/>
        </w:rPr>
      </w:pPr>
      <w:ins w:id="157" w:author="devil" w:date="2020-08-23T11:25:00Z">
        <w:r>
          <w:rPr>
            <w:rFonts w:cs="Times New Roman"/>
            <w:i w:val="0"/>
            <w:sz w:val="24"/>
          </w:rPr>
          <w:t>Fig.</w:t>
        </w:r>
      </w:ins>
      <w:r>
        <w:rPr>
          <w:rFonts w:cs="Times New Roman"/>
          <w:i w:val="0"/>
          <w:sz w:val="24"/>
        </w:rPr>
        <w:t xml:space="preserve"> 6</w:t>
      </w:r>
      <w:ins w:id="158" w:author="devil" w:date="2020-08-23T11:26:00Z">
        <w:r>
          <w:rPr>
            <w:rFonts w:cs="Times New Roman"/>
            <w:i w:val="0"/>
            <w:sz w:val="24"/>
          </w:rPr>
          <w:t>.</w:t>
        </w:r>
      </w:ins>
      <w:r>
        <w:rPr>
          <w:rFonts w:cs="Times New Roman"/>
          <w:i w:val="0"/>
          <w:sz w:val="24"/>
        </w:rPr>
        <w:t xml:space="preserve"> </w:t>
      </w:r>
      <w:ins w:id="159" w:author="devil" w:date="2020-08-23T13:59:00Z">
        <w:r>
          <w:rPr>
            <w:rFonts w:cs="Times New Roman"/>
            <w:i w:val="0"/>
            <w:sz w:val="24"/>
          </w:rPr>
          <w:t>UML diagram of ER model of the system relational database</w:t>
        </w:r>
      </w:ins>
    </w:p>
    <w:p>
      <w:pPr>
        <w:pStyle w:val="33"/>
        <w:spacing w:line="360" w:lineRule="auto"/>
        <w:rPr>
          <w:rFonts w:cs="Times New Roman"/>
        </w:rPr>
      </w:pPr>
      <w:ins w:id="160" w:author="devil" w:date="2020-08-23T11:25:00Z">
        <w:r>
          <w:rPr>
            <w:rFonts w:hint="eastAsia" w:cs="Times New Roman"/>
          </w:rPr>
          <w:t>Fig.</w:t>
        </w:r>
      </w:ins>
      <w:r>
        <w:rPr>
          <w:rFonts w:cs="Times New Roman"/>
        </w:rPr>
        <w:t xml:space="preserve"> 7</w:t>
      </w:r>
      <w:ins w:id="161" w:author="devil" w:date="2020-08-23T11:26:00Z">
        <w:r>
          <w:rPr>
            <w:rFonts w:hint="eastAsia" w:cs="Times New Roman"/>
            <w:lang w:val="en-US"/>
          </w:rPr>
          <w:t>.</w:t>
        </w:r>
      </w:ins>
      <w:r>
        <w:rPr>
          <w:rFonts w:cs="Times New Roman"/>
        </w:rPr>
        <w:t xml:space="preserve"> Use case diagram for the search engine functions</w:t>
      </w:r>
    </w:p>
    <w:p>
      <w:pPr>
        <w:pStyle w:val="33"/>
        <w:spacing w:line="360" w:lineRule="auto"/>
        <w:rPr>
          <w:rFonts w:cs="Times New Roman"/>
        </w:rPr>
      </w:pPr>
      <w:ins w:id="162" w:author="devil" w:date="2020-08-23T11:25:00Z">
        <w:r>
          <w:rPr>
            <w:rFonts w:hint="eastAsia" w:cs="Times New Roman"/>
          </w:rPr>
          <w:t>Fig.</w:t>
        </w:r>
      </w:ins>
      <w:r>
        <w:rPr>
          <w:rFonts w:cs="Times New Roman"/>
        </w:rPr>
        <w:t xml:space="preserve"> 8</w:t>
      </w:r>
      <w:ins w:id="163" w:author="devil" w:date="2020-08-23T11:26:00Z">
        <w:r>
          <w:rPr>
            <w:rFonts w:hint="eastAsia" w:cs="Times New Roman"/>
            <w:lang w:val="en-US"/>
          </w:rPr>
          <w:t>.</w:t>
        </w:r>
      </w:ins>
      <w:r>
        <w:rPr>
          <w:rFonts w:cs="Times New Roman"/>
        </w:rPr>
        <w:t xml:space="preserve"> System package diagram</w:t>
      </w:r>
    </w:p>
    <w:p>
      <w:pPr>
        <w:pStyle w:val="33"/>
        <w:spacing w:line="360" w:lineRule="auto"/>
        <w:rPr>
          <w:rFonts w:cs="Times New Roman"/>
        </w:rPr>
      </w:pPr>
      <w:ins w:id="164" w:author="devil" w:date="2020-08-23T11:25:00Z">
        <w:r>
          <w:rPr>
            <w:rFonts w:hint="eastAsia" w:cs="Times New Roman"/>
          </w:rPr>
          <w:t>Fig.</w:t>
        </w:r>
      </w:ins>
      <w:r>
        <w:rPr>
          <w:rFonts w:cs="Times New Roman"/>
        </w:rPr>
        <w:t xml:space="preserve"> 9</w:t>
      </w:r>
      <w:ins w:id="165" w:author="devil" w:date="2020-08-23T11:26:00Z">
        <w:r>
          <w:rPr>
            <w:rFonts w:hint="eastAsia" w:cs="Times New Roman"/>
            <w:lang w:val="en-US"/>
          </w:rPr>
          <w:t>.</w:t>
        </w:r>
      </w:ins>
      <w:r>
        <w:rPr>
          <w:rFonts w:cs="Times New Roman"/>
        </w:rPr>
        <w:t xml:space="preserve"> </w:t>
      </w:r>
      <w:ins w:id="166" w:author="devil" w:date="2020-08-23T14:00:00Z">
        <w:r>
          <w:rPr>
            <w:rFonts w:cs="Times New Roman"/>
          </w:rPr>
          <w:t>Class diagram of the Controller package</w:t>
        </w:r>
      </w:ins>
    </w:p>
    <w:p>
      <w:pPr>
        <w:pStyle w:val="33"/>
        <w:spacing w:line="360" w:lineRule="auto"/>
        <w:rPr>
          <w:rFonts w:cs="Times New Roman"/>
        </w:rPr>
      </w:pPr>
      <w:ins w:id="167" w:author="devil" w:date="2020-08-23T11:25:00Z">
        <w:r>
          <w:rPr>
            <w:rFonts w:hint="eastAsia" w:cs="Times New Roman"/>
          </w:rPr>
          <w:t>Fig.</w:t>
        </w:r>
      </w:ins>
      <w:r>
        <w:rPr>
          <w:rFonts w:cs="Times New Roman"/>
        </w:rPr>
        <w:t xml:space="preserve"> 10</w:t>
      </w:r>
      <w:ins w:id="168" w:author="devil" w:date="2020-08-23T11:26:00Z">
        <w:r>
          <w:rPr>
            <w:rFonts w:hint="eastAsia" w:cs="Times New Roman"/>
            <w:lang w:val="en-US"/>
          </w:rPr>
          <w:t>.</w:t>
        </w:r>
      </w:ins>
      <w:r>
        <w:rPr>
          <w:rFonts w:cs="Times New Roman"/>
        </w:rPr>
        <w:t xml:space="preserve"> </w:t>
      </w:r>
      <w:ins w:id="169" w:author="devil" w:date="2020-08-23T14:01:00Z">
        <w:r>
          <w:rPr>
            <w:rFonts w:cs="Times New Roman"/>
          </w:rPr>
          <w:t>Class diagram of the Private package</w:t>
        </w:r>
      </w:ins>
    </w:p>
    <w:p>
      <w:pPr>
        <w:pStyle w:val="33"/>
        <w:spacing w:line="360" w:lineRule="auto"/>
        <w:rPr>
          <w:rFonts w:cs="Times New Roman"/>
        </w:rPr>
      </w:pPr>
      <w:ins w:id="170" w:author="devil" w:date="2020-08-23T11:25:00Z">
        <w:r>
          <w:rPr>
            <w:rFonts w:hint="eastAsia" w:cs="Times New Roman"/>
          </w:rPr>
          <w:t>Fig.</w:t>
        </w:r>
      </w:ins>
      <w:r>
        <w:rPr>
          <w:rFonts w:cs="Times New Roman"/>
        </w:rPr>
        <w:t xml:space="preserve"> 11</w:t>
      </w:r>
      <w:ins w:id="171" w:author="devil" w:date="2020-08-23T11:26:00Z">
        <w:r>
          <w:rPr>
            <w:rFonts w:hint="eastAsia" w:cs="Times New Roman"/>
            <w:lang w:val="en-US"/>
          </w:rPr>
          <w:t>.</w:t>
        </w:r>
      </w:ins>
      <w:r>
        <w:rPr>
          <w:rFonts w:cs="Times New Roman"/>
        </w:rPr>
        <w:t xml:space="preserve"> </w:t>
      </w:r>
      <w:ins w:id="172" w:author="devil" w:date="2020-08-23T14:01:00Z">
        <w:r>
          <w:rPr>
            <w:rFonts w:cs="Times New Roman"/>
          </w:rPr>
          <w:t>Class diagram of the Server package</w:t>
        </w:r>
      </w:ins>
    </w:p>
    <w:p>
      <w:pPr>
        <w:pStyle w:val="33"/>
        <w:spacing w:line="360" w:lineRule="auto"/>
        <w:rPr>
          <w:rFonts w:cs="Times New Roman"/>
        </w:rPr>
      </w:pPr>
      <w:ins w:id="173" w:author="devil" w:date="2020-08-23T11:25:00Z">
        <w:r>
          <w:rPr>
            <w:rFonts w:hint="eastAsia" w:cs="Times New Roman"/>
          </w:rPr>
          <w:t>Fig.</w:t>
        </w:r>
      </w:ins>
      <w:r>
        <w:rPr>
          <w:rFonts w:cs="Times New Roman"/>
        </w:rPr>
        <w:t xml:space="preserve"> 12</w:t>
      </w:r>
      <w:ins w:id="174" w:author="devil" w:date="2020-08-23T11:26:00Z">
        <w:r>
          <w:rPr>
            <w:rFonts w:hint="eastAsia" w:cs="Times New Roman"/>
            <w:lang w:val="en-US"/>
          </w:rPr>
          <w:t>.</w:t>
        </w:r>
      </w:ins>
      <w:r>
        <w:rPr>
          <w:rFonts w:cs="Times New Roman"/>
        </w:rPr>
        <w:t xml:space="preserve"> </w:t>
      </w:r>
      <w:ins w:id="175" w:author="devil" w:date="2020-08-23T14:01:00Z">
        <w:r>
          <w:rPr>
            <w:rFonts w:cs="Times New Roman"/>
          </w:rPr>
          <w:t>Router to Controllers</w:t>
        </w:r>
      </w:ins>
    </w:p>
    <w:p>
      <w:pPr>
        <w:pStyle w:val="33"/>
        <w:spacing w:line="360" w:lineRule="auto"/>
        <w:rPr>
          <w:rFonts w:cs="Times New Roman"/>
        </w:rPr>
      </w:pPr>
      <w:ins w:id="176" w:author="devil" w:date="2020-08-23T11:25:00Z">
        <w:r>
          <w:rPr>
            <w:rFonts w:hint="eastAsia" w:cs="Times New Roman"/>
          </w:rPr>
          <w:t>Fig.</w:t>
        </w:r>
      </w:ins>
      <w:r>
        <w:rPr>
          <w:rFonts w:cs="Times New Roman"/>
        </w:rPr>
        <w:t xml:space="preserve"> 13</w:t>
      </w:r>
      <w:ins w:id="177" w:author="devil" w:date="2020-08-23T11:26:00Z">
        <w:r>
          <w:rPr>
            <w:rFonts w:hint="eastAsia" w:cs="Times New Roman"/>
            <w:lang w:val="en-US"/>
          </w:rPr>
          <w:t>.</w:t>
        </w:r>
      </w:ins>
      <w:r>
        <w:rPr>
          <w:rFonts w:cs="Times New Roman"/>
        </w:rPr>
        <w:t xml:space="preserve"> Sequence diagram of search process</w:t>
      </w:r>
    </w:p>
    <w:p>
      <w:pPr>
        <w:pStyle w:val="33"/>
        <w:spacing w:line="360" w:lineRule="auto"/>
        <w:rPr>
          <w:rFonts w:cs="Times New Roman"/>
        </w:rPr>
      </w:pPr>
      <w:ins w:id="178" w:author="devil" w:date="2020-08-23T11:25:00Z">
        <w:r>
          <w:rPr>
            <w:rFonts w:hint="eastAsia" w:cs="Times New Roman"/>
          </w:rPr>
          <w:t>Fig.</w:t>
        </w:r>
      </w:ins>
      <w:r>
        <w:rPr>
          <w:rFonts w:cs="Times New Roman"/>
        </w:rPr>
        <w:t xml:space="preserve"> 14</w:t>
      </w:r>
      <w:ins w:id="179" w:author="devil" w:date="2020-08-23T11:26:00Z">
        <w:r>
          <w:rPr>
            <w:rFonts w:hint="eastAsia" w:cs="Times New Roman"/>
            <w:lang w:val="en-US"/>
          </w:rPr>
          <w:t>.</w:t>
        </w:r>
      </w:ins>
      <w:r>
        <w:rPr>
          <w:rFonts w:cs="Times New Roman"/>
        </w:rPr>
        <w:t xml:space="preserve"> Database layers used in LRV</w:t>
      </w:r>
    </w:p>
    <w:p>
      <w:pPr>
        <w:pStyle w:val="33"/>
        <w:spacing w:line="360" w:lineRule="auto"/>
        <w:rPr>
          <w:rFonts w:cs="Times New Roman"/>
        </w:rPr>
      </w:pPr>
      <w:ins w:id="180" w:author="devil" w:date="2020-08-23T11:25:00Z">
        <w:r>
          <w:rPr>
            <w:rFonts w:hint="eastAsia" w:cs="Times New Roman"/>
          </w:rPr>
          <w:t>Fig.</w:t>
        </w:r>
      </w:ins>
      <w:r>
        <w:rPr>
          <w:rFonts w:cs="Times New Roman"/>
        </w:rPr>
        <w:t xml:space="preserve"> 15</w:t>
      </w:r>
      <w:ins w:id="181" w:author="devil" w:date="2020-08-23T11:26:00Z">
        <w:r>
          <w:rPr>
            <w:rFonts w:hint="eastAsia" w:cs="Times New Roman"/>
            <w:lang w:val="en-US"/>
          </w:rPr>
          <w:t>.</w:t>
        </w:r>
      </w:ins>
      <w:r>
        <w:rPr>
          <w:rFonts w:cs="Times New Roman"/>
        </w:rPr>
        <w:t xml:space="preserve"> Relational database used in LRV with entities and relationships in it</w:t>
      </w:r>
    </w:p>
    <w:p>
      <w:pPr>
        <w:pStyle w:val="33"/>
        <w:spacing w:line="360" w:lineRule="auto"/>
        <w:rPr>
          <w:rFonts w:cs="Times New Roman"/>
        </w:rPr>
      </w:pPr>
      <w:ins w:id="182" w:author="devil" w:date="2020-08-23T11:25:00Z">
        <w:r>
          <w:rPr>
            <w:rFonts w:hint="eastAsia" w:cs="Times New Roman"/>
          </w:rPr>
          <w:t>Fig.</w:t>
        </w:r>
      </w:ins>
      <w:r>
        <w:rPr>
          <w:rFonts w:cs="Times New Roman"/>
        </w:rPr>
        <w:t xml:space="preserve"> 16</w:t>
      </w:r>
      <w:ins w:id="183" w:author="devil" w:date="2020-08-23T11:26:00Z">
        <w:r>
          <w:rPr>
            <w:rFonts w:hint="eastAsia" w:cs="Times New Roman"/>
            <w:lang w:val="en-US"/>
          </w:rPr>
          <w:t>.</w:t>
        </w:r>
      </w:ins>
      <w:r>
        <w:rPr>
          <w:rFonts w:cs="Times New Roman"/>
        </w:rPr>
        <w:t xml:space="preserve"> Non-relational database storage structure in layer 2 in LRV</w:t>
      </w:r>
    </w:p>
    <w:p>
      <w:pPr>
        <w:pStyle w:val="33"/>
        <w:spacing w:line="360" w:lineRule="auto"/>
        <w:rPr>
          <w:rFonts w:cs="Times New Roman"/>
        </w:rPr>
      </w:pPr>
      <w:ins w:id="184" w:author="devil" w:date="2020-08-23T11:25:00Z">
        <w:r>
          <w:rPr>
            <w:rFonts w:hint="eastAsia" w:cs="Times New Roman"/>
          </w:rPr>
          <w:t>Fig.</w:t>
        </w:r>
      </w:ins>
      <w:r>
        <w:rPr>
          <w:rFonts w:cs="Times New Roman"/>
        </w:rPr>
        <w:t xml:space="preserve"> 17</w:t>
      </w:r>
      <w:ins w:id="185" w:author="devil" w:date="2020-08-23T11:26:00Z">
        <w:r>
          <w:rPr>
            <w:rFonts w:hint="eastAsia" w:cs="Times New Roman"/>
            <w:lang w:val="en-US"/>
          </w:rPr>
          <w:t>.</w:t>
        </w:r>
      </w:ins>
      <w:r>
        <w:rPr>
          <w:rFonts w:cs="Times New Roman"/>
        </w:rPr>
        <w:t xml:space="preserve"> The search process from layer 2 to layer 1</w:t>
      </w:r>
    </w:p>
    <w:p>
      <w:pPr>
        <w:pStyle w:val="33"/>
        <w:spacing w:line="360" w:lineRule="auto"/>
        <w:rPr>
          <w:rFonts w:cs="Times New Roman"/>
        </w:rPr>
      </w:pPr>
      <w:ins w:id="186" w:author="devil" w:date="2020-08-23T11:25:00Z">
        <w:r>
          <w:rPr>
            <w:rFonts w:hint="eastAsia" w:cs="Times New Roman"/>
          </w:rPr>
          <w:t>Fig.</w:t>
        </w:r>
      </w:ins>
      <w:r>
        <w:rPr>
          <w:rFonts w:cs="Times New Roman"/>
        </w:rPr>
        <w:t xml:space="preserve"> 18</w:t>
      </w:r>
      <w:ins w:id="187" w:author="devil" w:date="2020-08-23T11:26:00Z">
        <w:r>
          <w:rPr>
            <w:rFonts w:hint="eastAsia" w:cs="Times New Roman"/>
            <w:lang w:val="en-US"/>
          </w:rPr>
          <w:t>.</w:t>
        </w:r>
      </w:ins>
      <w:r>
        <w:rPr>
          <w:rFonts w:cs="Times New Roman"/>
        </w:rPr>
        <w:t xml:space="preserve"> </w:t>
      </w:r>
      <w:ins w:id="188" w:author="devil" w:date="2020-08-24T23:53:00Z">
        <w:r>
          <w:rPr>
            <w:rFonts w:cs="Times New Roman"/>
          </w:rPr>
          <w:t>Three</w:t>
        </w:r>
      </w:ins>
      <w:r>
        <w:rPr>
          <w:rFonts w:cs="Times New Roman"/>
        </w:rPr>
        <w:t>-layer storage system with different speeds</w:t>
      </w:r>
    </w:p>
    <w:p>
      <w:pPr>
        <w:pStyle w:val="33"/>
        <w:spacing w:line="360" w:lineRule="auto"/>
        <w:rPr>
          <w:rFonts w:cs="Times New Roman"/>
        </w:rPr>
      </w:pPr>
      <w:ins w:id="189" w:author="devil" w:date="2020-08-23T11:25:00Z">
        <w:r>
          <w:rPr>
            <w:rFonts w:hint="eastAsia" w:cs="Times New Roman"/>
          </w:rPr>
          <w:t>Fig.</w:t>
        </w:r>
      </w:ins>
      <w:r>
        <w:rPr>
          <w:rFonts w:cs="Times New Roman"/>
        </w:rPr>
        <w:t xml:space="preserve"> 19</w:t>
      </w:r>
      <w:ins w:id="190" w:author="devil" w:date="2020-08-23T11:26:00Z">
        <w:r>
          <w:rPr>
            <w:rFonts w:hint="eastAsia" w:cs="Times New Roman"/>
            <w:lang w:val="en-US"/>
          </w:rPr>
          <w:t>.</w:t>
        </w:r>
      </w:ins>
      <w:r>
        <w:rPr>
          <w:rFonts w:cs="Times New Roman"/>
        </w:rPr>
        <w:t xml:space="preserve"> </w:t>
      </w:r>
      <w:ins w:id="191" w:author="devil" w:date="2020-08-24T23:53:00Z">
        <w:r>
          <w:rPr>
            <w:rFonts w:cs="Times New Roman"/>
          </w:rPr>
          <w:t>Three</w:t>
        </w:r>
      </w:ins>
      <w:r>
        <w:rPr>
          <w:rFonts w:cs="Times New Roman"/>
        </w:rPr>
        <w:t>-layer search process</w:t>
      </w:r>
    </w:p>
    <w:p>
      <w:pPr>
        <w:pStyle w:val="33"/>
        <w:spacing w:line="360" w:lineRule="auto"/>
        <w:rPr>
          <w:rFonts w:cs="Times New Roman"/>
        </w:rPr>
      </w:pPr>
      <w:ins w:id="192" w:author="devil" w:date="2020-08-23T11:25:00Z">
        <w:r>
          <w:rPr>
            <w:rFonts w:hint="eastAsia" w:cs="Times New Roman"/>
          </w:rPr>
          <w:t>Fig.</w:t>
        </w:r>
      </w:ins>
      <w:r>
        <w:rPr>
          <w:rFonts w:cs="Times New Roman"/>
        </w:rPr>
        <w:t xml:space="preserve"> 20</w:t>
      </w:r>
      <w:ins w:id="193" w:author="devil" w:date="2020-08-23T11:26:00Z">
        <w:r>
          <w:rPr>
            <w:rFonts w:hint="eastAsia" w:cs="Times New Roman"/>
            <w:lang w:val="en-US"/>
          </w:rPr>
          <w:t>.</w:t>
        </w:r>
      </w:ins>
      <w:r>
        <w:rPr>
          <w:rFonts w:cs="Times New Roman"/>
        </w:rPr>
        <w:t xml:space="preserve"> Cache switch process</w:t>
      </w:r>
    </w:p>
    <w:p>
      <w:pPr>
        <w:pStyle w:val="33"/>
        <w:spacing w:line="360" w:lineRule="auto"/>
        <w:rPr>
          <w:rFonts w:cs="Times New Roman"/>
        </w:rPr>
      </w:pPr>
      <w:ins w:id="194" w:author="devil" w:date="2020-08-23T11:25:00Z">
        <w:r>
          <w:rPr>
            <w:rFonts w:hint="eastAsia" w:cs="Times New Roman"/>
          </w:rPr>
          <w:t>Fig.</w:t>
        </w:r>
      </w:ins>
      <w:r>
        <w:rPr>
          <w:rFonts w:cs="Times New Roman"/>
        </w:rPr>
        <w:t xml:space="preserve"> 21</w:t>
      </w:r>
      <w:ins w:id="195" w:author="devil" w:date="2020-08-23T11:26:00Z">
        <w:r>
          <w:rPr>
            <w:rFonts w:hint="eastAsia" w:cs="Times New Roman"/>
            <w:lang w:val="en-US"/>
          </w:rPr>
          <w:t>.</w:t>
        </w:r>
      </w:ins>
      <w:r>
        <w:rPr>
          <w:rFonts w:cs="Times New Roman"/>
        </w:rPr>
        <w:t xml:space="preserve"> Resources query simulator</w:t>
      </w:r>
    </w:p>
    <w:p>
      <w:pPr>
        <w:pStyle w:val="33"/>
        <w:spacing w:line="360" w:lineRule="auto"/>
        <w:rPr>
          <w:rFonts w:cs="Times New Roman"/>
        </w:rPr>
      </w:pPr>
      <w:ins w:id="196" w:author="devil" w:date="2020-08-23T11:25:00Z">
        <w:r>
          <w:rPr>
            <w:rFonts w:hint="eastAsia" w:cs="Times New Roman"/>
          </w:rPr>
          <w:t>Fig.</w:t>
        </w:r>
      </w:ins>
      <w:r>
        <w:rPr>
          <w:rFonts w:cs="Times New Roman"/>
        </w:rPr>
        <w:t xml:space="preserve"> 22</w:t>
      </w:r>
      <w:ins w:id="197" w:author="devil" w:date="2020-08-23T11:26:00Z">
        <w:r>
          <w:rPr>
            <w:rFonts w:hint="eastAsia" w:cs="Times New Roman"/>
            <w:lang w:val="en-US"/>
          </w:rPr>
          <w:t>.</w:t>
        </w:r>
      </w:ins>
      <w:r>
        <w:rPr>
          <w:rFonts w:cs="Times New Roman"/>
        </w:rPr>
        <w:t xml:space="preserve"> </w:t>
      </w:r>
      <w:ins w:id="198" w:author="devil" w:date="2020-08-25T22:29:36Z">
        <w:r>
          <w:rPr>
            <w:rFonts w:cs="Times New Roman"/>
          </w:rPr>
          <w:t>The average search times for 3 layers of storage with increasing resources</w:t>
        </w:r>
      </w:ins>
    </w:p>
    <w:p>
      <w:pPr>
        <w:pStyle w:val="33"/>
        <w:spacing w:line="360" w:lineRule="auto"/>
        <w:rPr>
          <w:rFonts w:cs="Times New Roman"/>
        </w:rPr>
      </w:pPr>
      <w:ins w:id="199" w:author="devil" w:date="2020-08-23T11:25:00Z">
        <w:r>
          <w:rPr>
            <w:rFonts w:hint="eastAsia" w:cs="Times New Roman"/>
          </w:rPr>
          <w:t>Fig.</w:t>
        </w:r>
      </w:ins>
      <w:r>
        <w:rPr>
          <w:rFonts w:cs="Times New Roman"/>
        </w:rPr>
        <w:t xml:space="preserve"> 23</w:t>
      </w:r>
      <w:ins w:id="200" w:author="devil" w:date="2020-08-23T11:26:00Z">
        <w:r>
          <w:rPr>
            <w:rFonts w:hint="eastAsia" w:cs="Times New Roman"/>
            <w:lang w:val="en-US"/>
          </w:rPr>
          <w:t>.</w:t>
        </w:r>
      </w:ins>
      <w:r>
        <w:rPr>
          <w:rFonts w:cs="Times New Roman"/>
        </w:rPr>
        <w:t xml:space="preserve"> </w:t>
      </w:r>
      <w:ins w:id="201" w:author="devil" w:date="2020-08-25T22:29:57Z">
        <w:r>
          <w:rPr>
            <w:rFonts w:cs="Times New Roman"/>
          </w:rPr>
          <w:t>Search times for 3 layers based on 1 million stored resources at various page depths</w:t>
        </w:r>
      </w:ins>
    </w:p>
    <w:p>
      <w:pPr>
        <w:pStyle w:val="38"/>
        <w:rPr>
          <w:ins w:id="202" w:author="devil" w:date="2020-08-25T22:30:19Z"/>
          <w:rFonts w:cs="Times New Roman"/>
          <w:i w:val="0"/>
          <w:sz w:val="24"/>
        </w:rPr>
      </w:pPr>
      <w:ins w:id="203" w:author="devil" w:date="2020-08-23T11:25:00Z">
        <w:r>
          <w:rPr>
            <w:rFonts w:hint="default" w:cs="Times New Roman"/>
            <w:i w:val="0"/>
            <w:sz w:val="24"/>
          </w:rPr>
          <w:t>Fig.</w:t>
        </w:r>
      </w:ins>
      <w:r>
        <w:rPr>
          <w:rFonts w:cs="Times New Roman"/>
          <w:i w:val="0"/>
          <w:sz w:val="24"/>
        </w:rPr>
        <w:t xml:space="preserve"> 24</w:t>
      </w:r>
      <w:ins w:id="204" w:author="devil" w:date="2020-08-23T11:26:00Z">
        <w:r>
          <w:rPr>
            <w:rFonts w:hint="default" w:cs="Times New Roman"/>
            <w:i w:val="0"/>
            <w:sz w:val="24"/>
            <w:lang w:val="en"/>
          </w:rPr>
          <w:t>.</w:t>
        </w:r>
      </w:ins>
      <w:r>
        <w:rPr>
          <w:rFonts w:cs="Times New Roman"/>
          <w:i w:val="0"/>
          <w:sz w:val="24"/>
        </w:rPr>
        <w:t xml:space="preserve"> </w:t>
      </w:r>
      <w:ins w:id="205" w:author="devil" w:date="2020-08-25T22:30:19Z">
        <w:r>
          <w:rPr>
            <w:rFonts w:cs="Times New Roman"/>
            <w:i w:val="0"/>
            <w:sz w:val="24"/>
          </w:rPr>
          <w:t>Search times for 3 layers based on 1 million stored resources, returning ranked or unranked results</w:t>
        </w:r>
      </w:ins>
    </w:p>
    <w:p>
      <w:pPr>
        <w:pStyle w:val="33"/>
        <w:spacing w:line="360" w:lineRule="auto"/>
        <w:rPr>
          <w:rFonts w:cs="Times New Roman"/>
        </w:rPr>
      </w:pPr>
      <w:ins w:id="206" w:author="devil" w:date="2020-08-23T11:25:00Z">
        <w:r>
          <w:rPr>
            <w:rFonts w:hint="eastAsia" w:cs="Times New Roman"/>
          </w:rPr>
          <w:t>Fig.</w:t>
        </w:r>
      </w:ins>
      <w:r>
        <w:rPr>
          <w:rFonts w:cs="Times New Roman"/>
        </w:rPr>
        <w:t xml:space="preserve"> 25</w:t>
      </w:r>
      <w:ins w:id="207" w:author="devil" w:date="2020-08-23T11:26:00Z">
        <w:r>
          <w:rPr>
            <w:rFonts w:hint="eastAsia" w:cs="Times New Roman"/>
            <w:lang w:val="en-US"/>
          </w:rPr>
          <w:t>.</w:t>
        </w:r>
      </w:ins>
      <w:r>
        <w:rPr>
          <w:rFonts w:cs="Times New Roman"/>
        </w:rPr>
        <w:t xml:space="preserve">  Search results ordered by LRV algorithm, </w:t>
      </w:r>
      <w:ins w:id="208" w:author="devil" w:date="2020-08-25T22:31:46Z">
        <w:r>
          <w:rPr>
            <w:rFonts w:hint="default" w:cs="Times New Roman"/>
            <w:lang w:val="en"/>
          </w:rPr>
          <w:t>firs</w:t>
        </w:r>
      </w:ins>
      <w:ins w:id="209" w:author="devil" w:date="2020-08-25T22:31:47Z">
        <w:r>
          <w:rPr>
            <w:rFonts w:hint="default" w:cs="Times New Roman"/>
            <w:lang w:val="en"/>
          </w:rPr>
          <w:t>t p</w:t>
        </w:r>
      </w:ins>
      <w:ins w:id="210" w:author="devil" w:date="2020-08-25T22:31:48Z">
        <w:r>
          <w:rPr>
            <w:rFonts w:hint="default" w:cs="Times New Roman"/>
            <w:lang w:val="en"/>
          </w:rPr>
          <w:t>age</w:t>
        </w:r>
      </w:ins>
    </w:p>
    <w:p>
      <w:pPr>
        <w:pStyle w:val="33"/>
        <w:spacing w:line="360" w:lineRule="auto"/>
        <w:rPr>
          <w:rFonts w:cs="Times New Roman"/>
        </w:rPr>
      </w:pPr>
      <w:ins w:id="211" w:author="devil" w:date="2020-08-23T11:25:00Z">
        <w:r>
          <w:rPr>
            <w:rFonts w:hint="eastAsia" w:cs="Times New Roman"/>
          </w:rPr>
          <w:t>Fig.</w:t>
        </w:r>
      </w:ins>
      <w:r>
        <w:rPr>
          <w:rFonts w:cs="Times New Roman"/>
        </w:rPr>
        <w:t xml:space="preserve"> 26</w:t>
      </w:r>
      <w:ins w:id="212" w:author="devil" w:date="2020-08-23T11:26:00Z">
        <w:r>
          <w:rPr>
            <w:rFonts w:hint="eastAsia" w:cs="Times New Roman"/>
            <w:lang w:val="en-US"/>
          </w:rPr>
          <w:t>.</w:t>
        </w:r>
      </w:ins>
      <w:r>
        <w:rPr>
          <w:rFonts w:cs="Times New Roman"/>
        </w:rPr>
        <w:t xml:space="preserve">  Search results order</w:t>
      </w:r>
      <w:ins w:id="213" w:author="devil" w:date="2020-08-25T22:31:38Z">
        <w:r>
          <w:rPr>
            <w:rFonts w:hint="default" w:cs="Times New Roman"/>
            <w:lang w:val="en"/>
          </w:rPr>
          <w:t>ed</w:t>
        </w:r>
      </w:ins>
      <w:r>
        <w:rPr>
          <w:rFonts w:cs="Times New Roman"/>
        </w:rPr>
        <w:t xml:space="preserve"> by LRV algorithm, the last page</w:t>
      </w:r>
    </w:p>
    <w:p>
      <w:pPr>
        <w:pStyle w:val="38"/>
        <w:jc w:val="both"/>
        <w:rPr>
          <w:rFonts w:cs="Times New Roman"/>
        </w:rPr>
      </w:pPr>
    </w:p>
    <w:p>
      <w:pPr>
        <w:pStyle w:val="2"/>
        <w:rPr>
          <w:rFonts w:cs="Times New Roman"/>
        </w:rPr>
      </w:pPr>
      <w:bookmarkStart w:id="23" w:name="_Toc32177"/>
      <w:bookmarkStart w:id="24" w:name="_Toc16205"/>
      <w:bookmarkStart w:id="25" w:name="_Toc25739"/>
      <w:bookmarkStart w:id="26" w:name="_Toc1812061104"/>
      <w:bookmarkStart w:id="27" w:name="_Toc1871870226"/>
      <w:r>
        <w:rPr>
          <w:rFonts w:cs="Times New Roman"/>
        </w:rPr>
        <w:t>CONTENTS</w:t>
      </w:r>
      <w:bookmarkEnd w:id="23"/>
      <w:bookmarkEnd w:id="24"/>
      <w:bookmarkEnd w:id="25"/>
      <w:bookmarkEnd w:id="26"/>
      <w:bookmarkEnd w:id="27"/>
    </w:p>
    <w:p>
      <w:pPr>
        <w:pStyle w:val="33"/>
        <w:tabs>
          <w:tab w:val="right" w:leader="dot" w:pos="9031"/>
        </w:tabs>
        <w:rPr>
          <w:ins w:id="214" w:author="devil" w:date="2020-08-25T22:33:16Z"/>
        </w:rPr>
      </w:pPr>
      <w:r>
        <w:rPr>
          <w:rFonts w:cs="Times New Roman"/>
        </w:rPr>
        <w:fldChar w:fldCharType="begin"/>
      </w:r>
      <w:r>
        <w:rPr>
          <w:rFonts w:cs="Times New Roman"/>
        </w:rPr>
        <w:instrText xml:space="preserve">TOC \o "1-3" \h \u </w:instrText>
      </w:r>
      <w:r>
        <w:rPr>
          <w:rFonts w:cs="Times New Roman"/>
        </w:rPr>
        <w:fldChar w:fldCharType="separate"/>
      </w:r>
      <w:ins w:id="215" w:author="devil" w:date="2020-08-25T22:33:16Z">
        <w:r>
          <w:rPr>
            <w:rFonts w:cs="Times New Roman"/>
          </w:rPr>
          <w:fldChar w:fldCharType="begin"/>
        </w:r>
      </w:ins>
      <w:ins w:id="216" w:author="devil" w:date="2020-08-25T22:33:16Z">
        <w:r>
          <w:rPr>
            <w:rFonts w:cs="Times New Roman"/>
          </w:rPr>
          <w:instrText xml:space="preserve"> HYPERLINK \l _Toc854131781 </w:instrText>
        </w:r>
      </w:ins>
      <w:ins w:id="217" w:author="devil" w:date="2020-08-25T22:33:16Z">
        <w:r>
          <w:rPr>
            <w:rFonts w:cs="Times New Roman"/>
          </w:rPr>
          <w:fldChar w:fldCharType="separate"/>
        </w:r>
      </w:ins>
      <w:ins w:id="218" w:author="devil" w:date="2020-08-25T22:33:16Z">
        <w:r>
          <w:rPr>
            <w:rFonts w:cs="Times New Roman"/>
          </w:rPr>
          <w:t>ABSTRACT</w:t>
        </w:r>
      </w:ins>
      <w:ins w:id="219" w:author="devil" w:date="2020-08-25T22:33:16Z">
        <w:r>
          <w:rPr/>
          <w:tab/>
        </w:r>
      </w:ins>
      <w:ins w:id="220" w:author="devil" w:date="2020-08-25T22:33:16Z">
        <w:r>
          <w:rPr/>
          <w:fldChar w:fldCharType="begin"/>
        </w:r>
      </w:ins>
      <w:ins w:id="221" w:author="devil" w:date="2020-08-25T22:33:16Z">
        <w:r>
          <w:rPr/>
          <w:instrText xml:space="preserve"> PAGEREF _Toc854131781 </w:instrText>
        </w:r>
      </w:ins>
      <w:ins w:id="222" w:author="devil" w:date="2020-08-25T22:33:16Z">
        <w:r>
          <w:rPr/>
          <w:fldChar w:fldCharType="separate"/>
        </w:r>
      </w:ins>
      <w:ins w:id="223" w:author="devil" w:date="2020-08-25T22:33:17Z">
        <w:r>
          <w:rPr/>
          <w:t>I</w:t>
        </w:r>
      </w:ins>
      <w:ins w:id="224" w:author="devil" w:date="2020-08-25T22:33:16Z">
        <w:r>
          <w:rPr/>
          <w:fldChar w:fldCharType="end"/>
        </w:r>
      </w:ins>
      <w:ins w:id="225" w:author="devil" w:date="2020-08-25T22:33:16Z">
        <w:r>
          <w:rPr>
            <w:rFonts w:cs="Times New Roman"/>
          </w:rPr>
          <w:fldChar w:fldCharType="end"/>
        </w:r>
      </w:ins>
    </w:p>
    <w:p>
      <w:pPr>
        <w:pStyle w:val="33"/>
        <w:tabs>
          <w:tab w:val="right" w:leader="dot" w:pos="9031"/>
        </w:tabs>
        <w:rPr>
          <w:ins w:id="226" w:author="devil" w:date="2020-08-25T22:33:16Z"/>
        </w:rPr>
      </w:pPr>
      <w:ins w:id="227" w:author="devil" w:date="2020-08-25T22:33:16Z">
        <w:r>
          <w:rPr>
            <w:rFonts w:cs="Times New Roman"/>
          </w:rPr>
          <w:fldChar w:fldCharType="begin"/>
        </w:r>
      </w:ins>
      <w:ins w:id="228" w:author="devil" w:date="2020-08-25T22:33:16Z">
        <w:r>
          <w:rPr>
            <w:rFonts w:cs="Times New Roman"/>
          </w:rPr>
          <w:instrText xml:space="preserve"> HYPERLINK \l _Toc1043049678 </w:instrText>
        </w:r>
      </w:ins>
      <w:ins w:id="229" w:author="devil" w:date="2020-08-25T22:33:16Z">
        <w:r>
          <w:rPr>
            <w:rFonts w:cs="Times New Roman"/>
          </w:rPr>
          <w:fldChar w:fldCharType="separate"/>
        </w:r>
      </w:ins>
      <w:ins w:id="230" w:author="devil" w:date="2020-08-25T22:33:16Z">
        <w:r>
          <w:rPr/>
          <w:t>ACKNOWLEDGMENT</w:t>
        </w:r>
        <w:r>
          <w:rPr/>
          <w:tab/>
        </w:r>
      </w:ins>
      <w:ins w:id="231" w:author="devil" w:date="2020-08-25T22:33:16Z">
        <w:r>
          <w:rPr/>
          <w:fldChar w:fldCharType="begin"/>
        </w:r>
      </w:ins>
      <w:ins w:id="232" w:author="devil" w:date="2020-08-25T22:33:16Z">
        <w:r>
          <w:rPr/>
          <w:instrText xml:space="preserve"> PAGEREF _Toc1043049678 </w:instrText>
        </w:r>
      </w:ins>
      <w:ins w:id="233" w:author="devil" w:date="2020-08-25T22:33:16Z">
        <w:r>
          <w:rPr/>
          <w:fldChar w:fldCharType="separate"/>
        </w:r>
      </w:ins>
      <w:ins w:id="234" w:author="devil" w:date="2020-08-25T22:33:17Z">
        <w:r>
          <w:rPr/>
          <w:t>II</w:t>
        </w:r>
      </w:ins>
      <w:ins w:id="235" w:author="devil" w:date="2020-08-25T22:33:16Z">
        <w:r>
          <w:rPr/>
          <w:fldChar w:fldCharType="end"/>
        </w:r>
      </w:ins>
      <w:ins w:id="236" w:author="devil" w:date="2020-08-25T22:33:16Z">
        <w:r>
          <w:rPr>
            <w:rFonts w:cs="Times New Roman"/>
          </w:rPr>
          <w:fldChar w:fldCharType="end"/>
        </w:r>
      </w:ins>
    </w:p>
    <w:p>
      <w:pPr>
        <w:pStyle w:val="33"/>
        <w:tabs>
          <w:tab w:val="right" w:leader="dot" w:pos="9031"/>
        </w:tabs>
        <w:rPr>
          <w:ins w:id="237" w:author="devil" w:date="2020-08-25T22:33:16Z"/>
        </w:rPr>
      </w:pPr>
      <w:ins w:id="238" w:author="devil" w:date="2020-08-25T22:33:16Z">
        <w:r>
          <w:rPr>
            <w:rFonts w:cs="Times New Roman"/>
          </w:rPr>
          <w:fldChar w:fldCharType="begin"/>
        </w:r>
      </w:ins>
      <w:ins w:id="239" w:author="devil" w:date="2020-08-25T22:33:16Z">
        <w:r>
          <w:rPr>
            <w:rFonts w:cs="Times New Roman"/>
          </w:rPr>
          <w:instrText xml:space="preserve"> HYPERLINK \l _Toc19877613 </w:instrText>
        </w:r>
      </w:ins>
      <w:ins w:id="240" w:author="devil" w:date="2020-08-25T22:33:16Z">
        <w:r>
          <w:rPr>
            <w:rFonts w:cs="Times New Roman"/>
          </w:rPr>
          <w:fldChar w:fldCharType="separate"/>
        </w:r>
      </w:ins>
      <w:ins w:id="241" w:author="devil" w:date="2020-08-25T22:33:16Z">
        <w:r>
          <w:rPr>
            <w:rFonts w:cs="Times New Roman"/>
          </w:rPr>
          <w:t>FIGURES</w:t>
        </w:r>
      </w:ins>
      <w:ins w:id="242" w:author="devil" w:date="2020-08-25T22:33:16Z">
        <w:r>
          <w:rPr/>
          <w:tab/>
        </w:r>
      </w:ins>
      <w:ins w:id="243" w:author="devil" w:date="2020-08-25T22:33:16Z">
        <w:r>
          <w:rPr/>
          <w:fldChar w:fldCharType="begin"/>
        </w:r>
      </w:ins>
      <w:ins w:id="244" w:author="devil" w:date="2020-08-25T22:33:16Z">
        <w:r>
          <w:rPr/>
          <w:instrText xml:space="preserve"> PAGEREF _Toc19877613 </w:instrText>
        </w:r>
      </w:ins>
      <w:ins w:id="245" w:author="devil" w:date="2020-08-25T22:33:16Z">
        <w:r>
          <w:rPr/>
          <w:fldChar w:fldCharType="separate"/>
        </w:r>
      </w:ins>
      <w:ins w:id="246" w:author="devil" w:date="2020-08-25T22:33:17Z">
        <w:r>
          <w:rPr/>
          <w:t>III</w:t>
        </w:r>
      </w:ins>
      <w:ins w:id="247" w:author="devil" w:date="2020-08-25T22:33:16Z">
        <w:r>
          <w:rPr/>
          <w:fldChar w:fldCharType="end"/>
        </w:r>
      </w:ins>
      <w:ins w:id="248" w:author="devil" w:date="2020-08-25T22:33:16Z">
        <w:r>
          <w:rPr>
            <w:rFonts w:cs="Times New Roman"/>
          </w:rPr>
          <w:fldChar w:fldCharType="end"/>
        </w:r>
      </w:ins>
    </w:p>
    <w:p>
      <w:pPr>
        <w:pStyle w:val="33"/>
        <w:tabs>
          <w:tab w:val="right" w:leader="dot" w:pos="9031"/>
        </w:tabs>
        <w:rPr>
          <w:ins w:id="249" w:author="devil" w:date="2020-08-25T22:33:16Z"/>
        </w:rPr>
      </w:pPr>
      <w:ins w:id="250" w:author="devil" w:date="2020-08-25T22:33:16Z">
        <w:r>
          <w:rPr>
            <w:rFonts w:cs="Times New Roman"/>
          </w:rPr>
          <w:fldChar w:fldCharType="begin"/>
        </w:r>
      </w:ins>
      <w:ins w:id="251" w:author="devil" w:date="2020-08-25T22:33:16Z">
        <w:r>
          <w:rPr>
            <w:rFonts w:cs="Times New Roman"/>
          </w:rPr>
          <w:instrText xml:space="preserve"> HYPERLINK \l _Toc1871870226 </w:instrText>
        </w:r>
      </w:ins>
      <w:ins w:id="252" w:author="devil" w:date="2020-08-25T22:33:16Z">
        <w:r>
          <w:rPr>
            <w:rFonts w:cs="Times New Roman"/>
          </w:rPr>
          <w:fldChar w:fldCharType="separate"/>
        </w:r>
      </w:ins>
      <w:ins w:id="253" w:author="devil" w:date="2020-08-25T22:33:16Z">
        <w:r>
          <w:rPr>
            <w:rFonts w:cs="Times New Roman"/>
          </w:rPr>
          <w:t>CONTENTS</w:t>
        </w:r>
      </w:ins>
      <w:ins w:id="254" w:author="devil" w:date="2020-08-25T22:33:16Z">
        <w:r>
          <w:rPr/>
          <w:tab/>
        </w:r>
      </w:ins>
      <w:ins w:id="255" w:author="devil" w:date="2020-08-25T22:33:16Z">
        <w:r>
          <w:rPr/>
          <w:fldChar w:fldCharType="begin"/>
        </w:r>
      </w:ins>
      <w:ins w:id="256" w:author="devil" w:date="2020-08-25T22:33:16Z">
        <w:r>
          <w:rPr/>
          <w:instrText xml:space="preserve"> PAGEREF _Toc1871870226 </w:instrText>
        </w:r>
      </w:ins>
      <w:ins w:id="257" w:author="devil" w:date="2020-08-25T22:33:16Z">
        <w:r>
          <w:rPr/>
          <w:fldChar w:fldCharType="separate"/>
        </w:r>
      </w:ins>
      <w:ins w:id="258" w:author="devil" w:date="2020-08-25T22:33:17Z">
        <w:r>
          <w:rPr/>
          <w:t>V</w:t>
        </w:r>
      </w:ins>
      <w:ins w:id="259" w:author="devil" w:date="2020-08-25T22:33:16Z">
        <w:r>
          <w:rPr/>
          <w:fldChar w:fldCharType="end"/>
        </w:r>
      </w:ins>
      <w:ins w:id="260" w:author="devil" w:date="2020-08-25T22:33:16Z">
        <w:r>
          <w:rPr>
            <w:rFonts w:cs="Times New Roman"/>
          </w:rPr>
          <w:fldChar w:fldCharType="end"/>
        </w:r>
      </w:ins>
    </w:p>
    <w:p>
      <w:pPr>
        <w:pStyle w:val="33"/>
        <w:tabs>
          <w:tab w:val="right" w:leader="dot" w:pos="9031"/>
        </w:tabs>
        <w:rPr>
          <w:ins w:id="261" w:author="devil" w:date="2020-08-25T22:33:16Z"/>
        </w:rPr>
      </w:pPr>
      <w:ins w:id="262" w:author="devil" w:date="2020-08-25T22:33:16Z">
        <w:r>
          <w:rPr>
            <w:rFonts w:cs="Times New Roman"/>
          </w:rPr>
          <w:fldChar w:fldCharType="begin"/>
        </w:r>
      </w:ins>
      <w:ins w:id="263" w:author="devil" w:date="2020-08-25T22:33:16Z">
        <w:r>
          <w:rPr>
            <w:rFonts w:cs="Times New Roman"/>
          </w:rPr>
          <w:instrText xml:space="preserve"> HYPERLINK \l _Toc173225474 </w:instrText>
        </w:r>
      </w:ins>
      <w:ins w:id="264" w:author="devil" w:date="2020-08-25T22:33:16Z">
        <w:r>
          <w:rPr>
            <w:rFonts w:cs="Times New Roman"/>
          </w:rPr>
          <w:fldChar w:fldCharType="separate"/>
        </w:r>
      </w:ins>
      <w:ins w:id="265" w:author="devil" w:date="2020-08-25T22:33:16Z">
        <w:r>
          <w:rPr>
            <w:rFonts w:cs="Times New Roman"/>
          </w:rPr>
          <w:t xml:space="preserve">1 </w:t>
        </w:r>
      </w:ins>
      <w:ins w:id="266" w:author="devil" w:date="2020-08-25T22:33:16Z">
        <w:r>
          <w:rPr>
            <w:rFonts w:cs="Times New Roman"/>
            <w:lang w:val="en-US"/>
          </w:rPr>
          <w:t>INTRODUCTION</w:t>
        </w:r>
      </w:ins>
      <w:ins w:id="267" w:author="devil" w:date="2020-08-25T22:33:16Z">
        <w:r>
          <w:rPr/>
          <w:tab/>
        </w:r>
      </w:ins>
      <w:ins w:id="268" w:author="devil" w:date="2020-08-25T22:33:16Z">
        <w:r>
          <w:rPr/>
          <w:fldChar w:fldCharType="begin"/>
        </w:r>
      </w:ins>
      <w:ins w:id="269" w:author="devil" w:date="2020-08-25T22:33:16Z">
        <w:r>
          <w:rPr/>
          <w:instrText xml:space="preserve"> PAGEREF _Toc173225474 </w:instrText>
        </w:r>
      </w:ins>
      <w:ins w:id="270" w:author="devil" w:date="2020-08-25T22:33:16Z">
        <w:r>
          <w:rPr/>
          <w:fldChar w:fldCharType="separate"/>
        </w:r>
      </w:ins>
      <w:ins w:id="271" w:author="devil" w:date="2020-08-25T22:33:17Z">
        <w:r>
          <w:rPr/>
          <w:t>1</w:t>
        </w:r>
      </w:ins>
      <w:ins w:id="272" w:author="devil" w:date="2020-08-25T22:33:16Z">
        <w:r>
          <w:rPr/>
          <w:fldChar w:fldCharType="end"/>
        </w:r>
      </w:ins>
      <w:ins w:id="273" w:author="devil" w:date="2020-08-25T22:33:16Z">
        <w:r>
          <w:rPr>
            <w:rFonts w:cs="Times New Roman"/>
          </w:rPr>
          <w:fldChar w:fldCharType="end"/>
        </w:r>
      </w:ins>
    </w:p>
    <w:p>
      <w:pPr>
        <w:pStyle w:val="33"/>
        <w:tabs>
          <w:tab w:val="right" w:leader="dot" w:pos="9031"/>
        </w:tabs>
        <w:rPr>
          <w:ins w:id="274" w:author="devil" w:date="2020-08-25T22:33:16Z"/>
        </w:rPr>
      </w:pPr>
      <w:ins w:id="275" w:author="devil" w:date="2020-08-25T22:33:16Z">
        <w:r>
          <w:rPr>
            <w:rFonts w:cs="Times New Roman"/>
          </w:rPr>
          <w:fldChar w:fldCharType="begin"/>
        </w:r>
      </w:ins>
      <w:ins w:id="276" w:author="devil" w:date="2020-08-25T22:33:16Z">
        <w:r>
          <w:rPr>
            <w:rFonts w:cs="Times New Roman"/>
          </w:rPr>
          <w:instrText xml:space="preserve"> HYPERLINK \l _Toc276075375 </w:instrText>
        </w:r>
      </w:ins>
      <w:ins w:id="277" w:author="devil" w:date="2020-08-25T22:33:16Z">
        <w:r>
          <w:rPr>
            <w:rFonts w:cs="Times New Roman"/>
          </w:rPr>
          <w:fldChar w:fldCharType="separate"/>
        </w:r>
      </w:ins>
      <w:ins w:id="278" w:author="devil" w:date="2020-08-25T22:33:16Z">
        <w:r>
          <w:rPr>
            <w:rFonts w:cs="Times New Roman"/>
            <w:lang w:val="en-US"/>
          </w:rPr>
          <w:t>2 R</w:t>
        </w:r>
      </w:ins>
      <w:ins w:id="279" w:author="devil" w:date="2020-08-25T22:33:16Z">
        <w:r>
          <w:rPr>
            <w:rFonts w:cs="Times New Roman"/>
          </w:rPr>
          <w:t>ELATED</w:t>
        </w:r>
      </w:ins>
      <w:ins w:id="280" w:author="devil" w:date="2020-08-25T22:33:16Z">
        <w:r>
          <w:rPr>
            <w:rFonts w:cs="Times New Roman"/>
            <w:lang w:val="en-US"/>
          </w:rPr>
          <w:t xml:space="preserve"> W</w:t>
        </w:r>
      </w:ins>
      <w:ins w:id="281" w:author="devil" w:date="2020-08-25T22:33:16Z">
        <w:r>
          <w:rPr>
            <w:rFonts w:cs="Times New Roman"/>
          </w:rPr>
          <w:t>ORK</w:t>
        </w:r>
      </w:ins>
      <w:ins w:id="282" w:author="devil" w:date="2020-08-25T22:33:16Z">
        <w:r>
          <w:rPr/>
          <w:tab/>
        </w:r>
      </w:ins>
      <w:ins w:id="283" w:author="devil" w:date="2020-08-25T22:33:16Z">
        <w:r>
          <w:rPr/>
          <w:fldChar w:fldCharType="begin"/>
        </w:r>
      </w:ins>
      <w:ins w:id="284" w:author="devil" w:date="2020-08-25T22:33:16Z">
        <w:r>
          <w:rPr/>
          <w:instrText xml:space="preserve"> PAGEREF _Toc276075375 </w:instrText>
        </w:r>
      </w:ins>
      <w:ins w:id="285" w:author="devil" w:date="2020-08-25T22:33:16Z">
        <w:r>
          <w:rPr/>
          <w:fldChar w:fldCharType="separate"/>
        </w:r>
      </w:ins>
      <w:ins w:id="286" w:author="devil" w:date="2020-08-25T22:33:17Z">
        <w:r>
          <w:rPr/>
          <w:t>4</w:t>
        </w:r>
      </w:ins>
      <w:ins w:id="287" w:author="devil" w:date="2020-08-25T22:33:16Z">
        <w:r>
          <w:rPr/>
          <w:fldChar w:fldCharType="end"/>
        </w:r>
      </w:ins>
      <w:ins w:id="288" w:author="devil" w:date="2020-08-25T22:33:16Z">
        <w:r>
          <w:rPr>
            <w:rFonts w:cs="Times New Roman"/>
          </w:rPr>
          <w:fldChar w:fldCharType="end"/>
        </w:r>
      </w:ins>
    </w:p>
    <w:p>
      <w:pPr>
        <w:pStyle w:val="34"/>
        <w:tabs>
          <w:tab w:val="right" w:leader="dot" w:pos="9031"/>
        </w:tabs>
        <w:rPr>
          <w:ins w:id="289" w:author="devil" w:date="2020-08-25T22:33:16Z"/>
        </w:rPr>
      </w:pPr>
      <w:ins w:id="290" w:author="devil" w:date="2020-08-25T22:33:16Z">
        <w:r>
          <w:rPr>
            <w:rFonts w:cs="Times New Roman"/>
          </w:rPr>
          <w:fldChar w:fldCharType="begin"/>
        </w:r>
      </w:ins>
      <w:ins w:id="291" w:author="devil" w:date="2020-08-25T22:33:16Z">
        <w:r>
          <w:rPr>
            <w:rFonts w:cs="Times New Roman"/>
          </w:rPr>
          <w:instrText xml:space="preserve"> HYPERLINK \l _Toc1325835692 </w:instrText>
        </w:r>
      </w:ins>
      <w:ins w:id="292" w:author="devil" w:date="2020-08-25T22:33:16Z">
        <w:r>
          <w:rPr>
            <w:rFonts w:cs="Times New Roman"/>
          </w:rPr>
          <w:fldChar w:fldCharType="separate"/>
        </w:r>
      </w:ins>
      <w:ins w:id="293" w:author="devil" w:date="2020-08-25T22:33:16Z">
        <w:r>
          <w:rPr>
            <w:rFonts w:cs="Times New Roman"/>
          </w:rPr>
          <w:t xml:space="preserve">2.1 </w:t>
        </w:r>
      </w:ins>
      <w:ins w:id="294" w:author="devil" w:date="2020-08-25T22:33:16Z">
        <w:r>
          <w:rPr>
            <w:rFonts w:cs="Times New Roman"/>
            <w:lang w:val="en-US"/>
          </w:rPr>
          <w:t>Web Crawler</w:t>
        </w:r>
      </w:ins>
      <w:ins w:id="295" w:author="devil" w:date="2020-08-25T22:33:16Z">
        <w:r>
          <w:rPr/>
          <w:tab/>
        </w:r>
      </w:ins>
      <w:ins w:id="296" w:author="devil" w:date="2020-08-25T22:33:16Z">
        <w:r>
          <w:rPr/>
          <w:fldChar w:fldCharType="begin"/>
        </w:r>
      </w:ins>
      <w:ins w:id="297" w:author="devil" w:date="2020-08-25T22:33:16Z">
        <w:r>
          <w:rPr/>
          <w:instrText xml:space="preserve"> PAGEREF _Toc1325835692 </w:instrText>
        </w:r>
      </w:ins>
      <w:ins w:id="298" w:author="devil" w:date="2020-08-25T22:33:16Z">
        <w:r>
          <w:rPr/>
          <w:fldChar w:fldCharType="separate"/>
        </w:r>
      </w:ins>
      <w:ins w:id="299" w:author="devil" w:date="2020-08-25T22:33:17Z">
        <w:r>
          <w:rPr/>
          <w:t>4</w:t>
        </w:r>
      </w:ins>
      <w:ins w:id="300" w:author="devil" w:date="2020-08-25T22:33:16Z">
        <w:r>
          <w:rPr/>
          <w:fldChar w:fldCharType="end"/>
        </w:r>
      </w:ins>
      <w:ins w:id="301" w:author="devil" w:date="2020-08-25T22:33:16Z">
        <w:r>
          <w:rPr>
            <w:rFonts w:cs="Times New Roman"/>
          </w:rPr>
          <w:fldChar w:fldCharType="end"/>
        </w:r>
      </w:ins>
    </w:p>
    <w:p>
      <w:pPr>
        <w:pStyle w:val="34"/>
        <w:tabs>
          <w:tab w:val="right" w:leader="dot" w:pos="9031"/>
        </w:tabs>
        <w:rPr>
          <w:ins w:id="302" w:author="devil" w:date="2020-08-25T22:33:16Z"/>
        </w:rPr>
      </w:pPr>
      <w:ins w:id="303" w:author="devil" w:date="2020-08-25T22:33:16Z">
        <w:r>
          <w:rPr>
            <w:rFonts w:cs="Times New Roman"/>
          </w:rPr>
          <w:fldChar w:fldCharType="begin"/>
        </w:r>
      </w:ins>
      <w:ins w:id="304" w:author="devil" w:date="2020-08-25T22:33:16Z">
        <w:r>
          <w:rPr>
            <w:rFonts w:cs="Times New Roman"/>
          </w:rPr>
          <w:instrText xml:space="preserve"> HYPERLINK \l _Toc1664922540 </w:instrText>
        </w:r>
      </w:ins>
      <w:ins w:id="305" w:author="devil" w:date="2020-08-25T22:33:16Z">
        <w:r>
          <w:rPr>
            <w:rFonts w:cs="Times New Roman"/>
          </w:rPr>
          <w:fldChar w:fldCharType="separate"/>
        </w:r>
      </w:ins>
      <w:ins w:id="306" w:author="devil" w:date="2020-08-25T22:33:16Z">
        <w:r>
          <w:rPr>
            <w:rFonts w:cs="Times New Roman"/>
          </w:rPr>
          <w:t>2.2 Resource Discovery and Resource Discovery Server</w:t>
        </w:r>
      </w:ins>
      <w:ins w:id="307" w:author="devil" w:date="2020-08-25T22:33:16Z">
        <w:r>
          <w:rPr/>
          <w:tab/>
        </w:r>
      </w:ins>
      <w:ins w:id="308" w:author="devil" w:date="2020-08-25T22:33:16Z">
        <w:r>
          <w:rPr/>
          <w:fldChar w:fldCharType="begin"/>
        </w:r>
      </w:ins>
      <w:ins w:id="309" w:author="devil" w:date="2020-08-25T22:33:16Z">
        <w:r>
          <w:rPr/>
          <w:instrText xml:space="preserve"> PAGEREF _Toc1664922540 </w:instrText>
        </w:r>
      </w:ins>
      <w:ins w:id="310" w:author="devil" w:date="2020-08-25T22:33:16Z">
        <w:r>
          <w:rPr/>
          <w:fldChar w:fldCharType="separate"/>
        </w:r>
      </w:ins>
      <w:ins w:id="311" w:author="devil" w:date="2020-08-25T22:33:17Z">
        <w:r>
          <w:rPr/>
          <w:t>5</w:t>
        </w:r>
      </w:ins>
      <w:ins w:id="312" w:author="devil" w:date="2020-08-25T22:33:16Z">
        <w:r>
          <w:rPr/>
          <w:fldChar w:fldCharType="end"/>
        </w:r>
      </w:ins>
      <w:ins w:id="313" w:author="devil" w:date="2020-08-25T22:33:16Z">
        <w:r>
          <w:rPr>
            <w:rFonts w:cs="Times New Roman"/>
          </w:rPr>
          <w:fldChar w:fldCharType="end"/>
        </w:r>
      </w:ins>
    </w:p>
    <w:p>
      <w:pPr>
        <w:pStyle w:val="34"/>
        <w:tabs>
          <w:tab w:val="right" w:leader="dot" w:pos="9031"/>
        </w:tabs>
        <w:rPr>
          <w:ins w:id="314" w:author="devil" w:date="2020-08-25T22:33:16Z"/>
        </w:rPr>
      </w:pPr>
      <w:ins w:id="315" w:author="devil" w:date="2020-08-25T22:33:16Z">
        <w:r>
          <w:rPr>
            <w:rFonts w:cs="Times New Roman"/>
          </w:rPr>
          <w:fldChar w:fldCharType="begin"/>
        </w:r>
      </w:ins>
      <w:ins w:id="316" w:author="devil" w:date="2020-08-25T22:33:16Z">
        <w:r>
          <w:rPr>
            <w:rFonts w:cs="Times New Roman"/>
          </w:rPr>
          <w:instrText xml:space="preserve"> HYPERLINK \l _Toc206638600 </w:instrText>
        </w:r>
      </w:ins>
      <w:ins w:id="317" w:author="devil" w:date="2020-08-25T22:33:16Z">
        <w:r>
          <w:rPr>
            <w:rFonts w:cs="Times New Roman"/>
          </w:rPr>
          <w:fldChar w:fldCharType="separate"/>
        </w:r>
      </w:ins>
      <w:ins w:id="318" w:author="devil" w:date="2020-08-25T22:33:16Z">
        <w:r>
          <w:rPr>
            <w:rFonts w:cs="Times New Roman"/>
          </w:rPr>
          <w:t xml:space="preserve">2.3 </w:t>
        </w:r>
      </w:ins>
      <w:ins w:id="319" w:author="devil" w:date="2020-08-25T22:33:16Z">
        <w:r>
          <w:rPr>
            <w:rFonts w:cs="Times New Roman"/>
            <w:lang w:val="en-US"/>
          </w:rPr>
          <w:t>Distributed Storage System</w:t>
        </w:r>
      </w:ins>
      <w:ins w:id="320" w:author="devil" w:date="2020-08-25T22:33:16Z">
        <w:r>
          <w:rPr/>
          <w:tab/>
        </w:r>
      </w:ins>
      <w:ins w:id="321" w:author="devil" w:date="2020-08-25T22:33:16Z">
        <w:r>
          <w:rPr/>
          <w:fldChar w:fldCharType="begin"/>
        </w:r>
      </w:ins>
      <w:ins w:id="322" w:author="devil" w:date="2020-08-25T22:33:16Z">
        <w:r>
          <w:rPr/>
          <w:instrText xml:space="preserve"> PAGEREF _Toc206638600 </w:instrText>
        </w:r>
      </w:ins>
      <w:ins w:id="323" w:author="devil" w:date="2020-08-25T22:33:16Z">
        <w:r>
          <w:rPr/>
          <w:fldChar w:fldCharType="separate"/>
        </w:r>
      </w:ins>
      <w:ins w:id="324" w:author="devil" w:date="2020-08-25T22:33:17Z">
        <w:r>
          <w:rPr/>
          <w:t>5</w:t>
        </w:r>
      </w:ins>
      <w:ins w:id="325" w:author="devil" w:date="2020-08-25T22:33:16Z">
        <w:r>
          <w:rPr/>
          <w:fldChar w:fldCharType="end"/>
        </w:r>
      </w:ins>
      <w:ins w:id="326" w:author="devil" w:date="2020-08-25T22:33:16Z">
        <w:r>
          <w:rPr>
            <w:rFonts w:cs="Times New Roman"/>
          </w:rPr>
          <w:fldChar w:fldCharType="end"/>
        </w:r>
      </w:ins>
    </w:p>
    <w:p>
      <w:pPr>
        <w:pStyle w:val="34"/>
        <w:tabs>
          <w:tab w:val="right" w:leader="dot" w:pos="9031"/>
        </w:tabs>
        <w:rPr>
          <w:ins w:id="327" w:author="devil" w:date="2020-08-25T22:33:16Z"/>
        </w:rPr>
      </w:pPr>
      <w:ins w:id="328" w:author="devil" w:date="2020-08-25T22:33:16Z">
        <w:r>
          <w:rPr>
            <w:rFonts w:cs="Times New Roman"/>
          </w:rPr>
          <w:fldChar w:fldCharType="begin"/>
        </w:r>
      </w:ins>
      <w:ins w:id="329" w:author="devil" w:date="2020-08-25T22:33:16Z">
        <w:r>
          <w:rPr>
            <w:rFonts w:cs="Times New Roman"/>
          </w:rPr>
          <w:instrText xml:space="preserve"> HYPERLINK \l _Toc1705489900 </w:instrText>
        </w:r>
      </w:ins>
      <w:ins w:id="330" w:author="devil" w:date="2020-08-25T22:33:16Z">
        <w:r>
          <w:rPr>
            <w:rFonts w:cs="Times New Roman"/>
          </w:rPr>
          <w:fldChar w:fldCharType="separate"/>
        </w:r>
      </w:ins>
      <w:ins w:id="331" w:author="devil" w:date="2020-08-25T22:33:16Z">
        <w:r>
          <w:rPr>
            <w:rFonts w:cs="Times New Roman"/>
          </w:rPr>
          <w:t xml:space="preserve">2.4 </w:t>
        </w:r>
      </w:ins>
      <w:ins w:id="332" w:author="devil" w:date="2020-08-25T22:33:16Z">
        <w:r>
          <w:rPr>
            <w:rFonts w:cs="Times New Roman"/>
            <w:lang w:val="en-US"/>
          </w:rPr>
          <w:t>Query and Ranking</w:t>
        </w:r>
      </w:ins>
      <w:ins w:id="333" w:author="devil" w:date="2020-08-25T22:33:16Z">
        <w:r>
          <w:rPr/>
          <w:tab/>
        </w:r>
      </w:ins>
      <w:ins w:id="334" w:author="devil" w:date="2020-08-25T22:33:16Z">
        <w:r>
          <w:rPr/>
          <w:fldChar w:fldCharType="begin"/>
        </w:r>
      </w:ins>
      <w:ins w:id="335" w:author="devil" w:date="2020-08-25T22:33:16Z">
        <w:r>
          <w:rPr/>
          <w:instrText xml:space="preserve"> PAGEREF _Toc1705489900 </w:instrText>
        </w:r>
      </w:ins>
      <w:ins w:id="336" w:author="devil" w:date="2020-08-25T22:33:16Z">
        <w:r>
          <w:rPr/>
          <w:fldChar w:fldCharType="separate"/>
        </w:r>
      </w:ins>
      <w:ins w:id="337" w:author="devil" w:date="2020-08-25T22:33:17Z">
        <w:r>
          <w:rPr/>
          <w:t>7</w:t>
        </w:r>
      </w:ins>
      <w:ins w:id="338" w:author="devil" w:date="2020-08-25T22:33:16Z">
        <w:r>
          <w:rPr/>
          <w:fldChar w:fldCharType="end"/>
        </w:r>
      </w:ins>
      <w:ins w:id="339" w:author="devil" w:date="2020-08-25T22:33:16Z">
        <w:r>
          <w:rPr>
            <w:rFonts w:cs="Times New Roman"/>
          </w:rPr>
          <w:fldChar w:fldCharType="end"/>
        </w:r>
      </w:ins>
    </w:p>
    <w:p>
      <w:pPr>
        <w:pStyle w:val="34"/>
        <w:tabs>
          <w:tab w:val="right" w:leader="dot" w:pos="9031"/>
        </w:tabs>
        <w:rPr>
          <w:ins w:id="340" w:author="devil" w:date="2020-08-25T22:33:16Z"/>
        </w:rPr>
      </w:pPr>
      <w:ins w:id="341" w:author="devil" w:date="2020-08-25T22:33:16Z">
        <w:r>
          <w:rPr>
            <w:rFonts w:cs="Times New Roman"/>
          </w:rPr>
          <w:fldChar w:fldCharType="begin"/>
        </w:r>
      </w:ins>
      <w:ins w:id="342" w:author="devil" w:date="2020-08-25T22:33:16Z">
        <w:r>
          <w:rPr>
            <w:rFonts w:cs="Times New Roman"/>
          </w:rPr>
          <w:instrText xml:space="preserve"> HYPERLINK \l _Toc1130959079 </w:instrText>
        </w:r>
      </w:ins>
      <w:ins w:id="343" w:author="devil" w:date="2020-08-25T22:33:16Z">
        <w:r>
          <w:rPr>
            <w:rFonts w:cs="Times New Roman"/>
          </w:rPr>
          <w:fldChar w:fldCharType="separate"/>
        </w:r>
      </w:ins>
      <w:ins w:id="344" w:author="devil" w:date="2020-08-25T22:33:16Z">
        <w:r>
          <w:rPr>
            <w:rFonts w:cs="Times New Roman"/>
          </w:rPr>
          <w:t xml:space="preserve">2.5 </w:t>
        </w:r>
      </w:ins>
      <w:ins w:id="345" w:author="devil" w:date="2020-08-25T22:33:16Z">
        <w:r>
          <w:rPr>
            <w:rFonts w:cs="Times New Roman"/>
            <w:lang w:val="en-US"/>
          </w:rPr>
          <w:t>Value of Resources</w:t>
        </w:r>
      </w:ins>
      <w:ins w:id="346" w:author="devil" w:date="2020-08-25T22:33:16Z">
        <w:r>
          <w:rPr/>
          <w:tab/>
        </w:r>
      </w:ins>
      <w:ins w:id="347" w:author="devil" w:date="2020-08-25T22:33:16Z">
        <w:r>
          <w:rPr/>
          <w:fldChar w:fldCharType="begin"/>
        </w:r>
      </w:ins>
      <w:ins w:id="348" w:author="devil" w:date="2020-08-25T22:33:16Z">
        <w:r>
          <w:rPr/>
          <w:instrText xml:space="preserve"> PAGEREF _Toc1130959079 </w:instrText>
        </w:r>
      </w:ins>
      <w:ins w:id="349" w:author="devil" w:date="2020-08-25T22:33:16Z">
        <w:r>
          <w:rPr/>
          <w:fldChar w:fldCharType="separate"/>
        </w:r>
      </w:ins>
      <w:ins w:id="350" w:author="devil" w:date="2020-08-25T22:33:17Z">
        <w:r>
          <w:rPr/>
          <w:t>8</w:t>
        </w:r>
      </w:ins>
      <w:ins w:id="351" w:author="devil" w:date="2020-08-25T22:33:16Z">
        <w:r>
          <w:rPr/>
          <w:fldChar w:fldCharType="end"/>
        </w:r>
      </w:ins>
      <w:ins w:id="352" w:author="devil" w:date="2020-08-25T22:33:16Z">
        <w:r>
          <w:rPr>
            <w:rFonts w:cs="Times New Roman"/>
          </w:rPr>
          <w:fldChar w:fldCharType="end"/>
        </w:r>
      </w:ins>
    </w:p>
    <w:p>
      <w:pPr>
        <w:pStyle w:val="33"/>
        <w:tabs>
          <w:tab w:val="right" w:leader="dot" w:pos="9031"/>
        </w:tabs>
        <w:rPr>
          <w:ins w:id="353" w:author="devil" w:date="2020-08-25T22:33:16Z"/>
        </w:rPr>
      </w:pPr>
      <w:ins w:id="354" w:author="devil" w:date="2020-08-25T22:33:16Z">
        <w:r>
          <w:rPr>
            <w:rFonts w:cs="Times New Roman"/>
          </w:rPr>
          <w:fldChar w:fldCharType="begin"/>
        </w:r>
      </w:ins>
      <w:ins w:id="355" w:author="devil" w:date="2020-08-25T22:33:16Z">
        <w:r>
          <w:rPr>
            <w:rFonts w:cs="Times New Roman"/>
          </w:rPr>
          <w:instrText xml:space="preserve"> HYPERLINK \l _Toc549232712 </w:instrText>
        </w:r>
      </w:ins>
      <w:ins w:id="356" w:author="devil" w:date="2020-08-25T22:33:16Z">
        <w:r>
          <w:rPr>
            <w:rFonts w:cs="Times New Roman"/>
          </w:rPr>
          <w:fldChar w:fldCharType="separate"/>
        </w:r>
      </w:ins>
      <w:ins w:id="357" w:author="devil" w:date="2020-08-25T22:33:16Z">
        <w:r>
          <w:rPr>
            <w:rFonts w:eastAsia="Noto Sans CJK SC" w:cs="Times New Roman"/>
          </w:rPr>
          <w:t>3 CHALLENGES AND DIRECTIONS</w:t>
        </w:r>
      </w:ins>
      <w:ins w:id="358" w:author="devil" w:date="2020-08-25T22:33:16Z">
        <w:r>
          <w:rPr/>
          <w:tab/>
        </w:r>
      </w:ins>
      <w:ins w:id="359" w:author="devil" w:date="2020-08-25T22:33:16Z">
        <w:r>
          <w:rPr/>
          <w:fldChar w:fldCharType="begin"/>
        </w:r>
      </w:ins>
      <w:ins w:id="360" w:author="devil" w:date="2020-08-25T22:33:16Z">
        <w:r>
          <w:rPr/>
          <w:instrText xml:space="preserve"> PAGEREF _Toc549232712 </w:instrText>
        </w:r>
      </w:ins>
      <w:ins w:id="361" w:author="devil" w:date="2020-08-25T22:33:16Z">
        <w:r>
          <w:rPr/>
          <w:fldChar w:fldCharType="separate"/>
        </w:r>
      </w:ins>
      <w:ins w:id="362" w:author="devil" w:date="2020-08-25T22:33:17Z">
        <w:r>
          <w:rPr/>
          <w:t>9</w:t>
        </w:r>
      </w:ins>
      <w:ins w:id="363" w:author="devil" w:date="2020-08-25T22:33:16Z">
        <w:r>
          <w:rPr/>
          <w:fldChar w:fldCharType="end"/>
        </w:r>
      </w:ins>
      <w:ins w:id="364" w:author="devil" w:date="2020-08-25T22:33:16Z">
        <w:r>
          <w:rPr>
            <w:rFonts w:cs="Times New Roman"/>
          </w:rPr>
          <w:fldChar w:fldCharType="end"/>
        </w:r>
      </w:ins>
    </w:p>
    <w:p>
      <w:pPr>
        <w:pStyle w:val="34"/>
        <w:tabs>
          <w:tab w:val="right" w:leader="dot" w:pos="9031"/>
        </w:tabs>
        <w:rPr>
          <w:ins w:id="365" w:author="devil" w:date="2020-08-25T22:33:16Z"/>
        </w:rPr>
      </w:pPr>
      <w:ins w:id="366" w:author="devil" w:date="2020-08-25T22:33:16Z">
        <w:r>
          <w:rPr>
            <w:rFonts w:cs="Times New Roman"/>
          </w:rPr>
          <w:fldChar w:fldCharType="begin"/>
        </w:r>
      </w:ins>
      <w:ins w:id="367" w:author="devil" w:date="2020-08-25T22:33:16Z">
        <w:r>
          <w:rPr>
            <w:rFonts w:cs="Times New Roman"/>
          </w:rPr>
          <w:instrText xml:space="preserve"> HYPERLINK \l _Toc120222541 </w:instrText>
        </w:r>
      </w:ins>
      <w:ins w:id="368" w:author="devil" w:date="2020-08-25T22:33:16Z">
        <w:r>
          <w:rPr>
            <w:rFonts w:cs="Times New Roman"/>
          </w:rPr>
          <w:fldChar w:fldCharType="separate"/>
        </w:r>
      </w:ins>
      <w:ins w:id="369" w:author="devil" w:date="2020-08-25T22:33:16Z">
        <w:r>
          <w:rPr>
            <w:rFonts w:eastAsia="Noto Sans CJK SC" w:cs="Times New Roman"/>
          </w:rPr>
          <w:t>3.1 Issues of Collecting Contents</w:t>
        </w:r>
      </w:ins>
      <w:ins w:id="370" w:author="devil" w:date="2020-08-25T22:33:16Z">
        <w:r>
          <w:rPr/>
          <w:tab/>
        </w:r>
      </w:ins>
      <w:ins w:id="371" w:author="devil" w:date="2020-08-25T22:33:16Z">
        <w:r>
          <w:rPr/>
          <w:fldChar w:fldCharType="begin"/>
        </w:r>
      </w:ins>
      <w:ins w:id="372" w:author="devil" w:date="2020-08-25T22:33:16Z">
        <w:r>
          <w:rPr/>
          <w:instrText xml:space="preserve"> PAGEREF _Toc120222541 </w:instrText>
        </w:r>
      </w:ins>
      <w:ins w:id="373" w:author="devil" w:date="2020-08-25T22:33:16Z">
        <w:r>
          <w:rPr/>
          <w:fldChar w:fldCharType="separate"/>
        </w:r>
      </w:ins>
      <w:ins w:id="374" w:author="devil" w:date="2020-08-25T22:33:17Z">
        <w:r>
          <w:rPr/>
          <w:t>9</w:t>
        </w:r>
      </w:ins>
      <w:ins w:id="375" w:author="devil" w:date="2020-08-25T22:33:16Z">
        <w:r>
          <w:rPr/>
          <w:fldChar w:fldCharType="end"/>
        </w:r>
      </w:ins>
      <w:ins w:id="376" w:author="devil" w:date="2020-08-25T22:33:16Z">
        <w:r>
          <w:rPr>
            <w:rFonts w:cs="Times New Roman"/>
          </w:rPr>
          <w:fldChar w:fldCharType="end"/>
        </w:r>
      </w:ins>
    </w:p>
    <w:p>
      <w:pPr>
        <w:pStyle w:val="35"/>
        <w:tabs>
          <w:tab w:val="right" w:leader="dot" w:pos="9031"/>
        </w:tabs>
        <w:rPr>
          <w:ins w:id="377" w:author="devil" w:date="2020-08-25T22:33:16Z"/>
        </w:rPr>
      </w:pPr>
      <w:ins w:id="378" w:author="devil" w:date="2020-08-25T22:33:16Z">
        <w:r>
          <w:rPr>
            <w:rFonts w:cs="Times New Roman"/>
          </w:rPr>
          <w:fldChar w:fldCharType="begin"/>
        </w:r>
      </w:ins>
      <w:ins w:id="379" w:author="devil" w:date="2020-08-25T22:33:16Z">
        <w:r>
          <w:rPr>
            <w:rFonts w:cs="Times New Roman"/>
          </w:rPr>
          <w:instrText xml:space="preserve"> HYPERLINK \l _Toc53458440 </w:instrText>
        </w:r>
      </w:ins>
      <w:ins w:id="380" w:author="devil" w:date="2020-08-25T22:33:16Z">
        <w:r>
          <w:rPr>
            <w:rFonts w:cs="Times New Roman"/>
          </w:rPr>
          <w:fldChar w:fldCharType="separate"/>
        </w:r>
      </w:ins>
      <w:ins w:id="381" w:author="devil" w:date="2020-08-25T22:33:16Z">
        <w:r>
          <w:rPr>
            <w:rFonts w:eastAsia="Noto Sans CJK SC" w:cs="Times New Roman"/>
          </w:rPr>
          <w:t>3.1.1 Resource Crawler</w:t>
        </w:r>
      </w:ins>
      <w:ins w:id="382" w:author="devil" w:date="2020-08-25T22:33:16Z">
        <w:r>
          <w:rPr/>
          <w:tab/>
        </w:r>
      </w:ins>
      <w:ins w:id="383" w:author="devil" w:date="2020-08-25T22:33:16Z">
        <w:r>
          <w:rPr/>
          <w:fldChar w:fldCharType="begin"/>
        </w:r>
      </w:ins>
      <w:ins w:id="384" w:author="devil" w:date="2020-08-25T22:33:16Z">
        <w:r>
          <w:rPr/>
          <w:instrText xml:space="preserve"> PAGEREF _Toc53458440 </w:instrText>
        </w:r>
      </w:ins>
      <w:ins w:id="385" w:author="devil" w:date="2020-08-25T22:33:16Z">
        <w:r>
          <w:rPr/>
          <w:fldChar w:fldCharType="separate"/>
        </w:r>
      </w:ins>
      <w:ins w:id="386" w:author="devil" w:date="2020-08-25T22:33:17Z">
        <w:r>
          <w:rPr/>
          <w:t>9</w:t>
        </w:r>
      </w:ins>
      <w:ins w:id="387" w:author="devil" w:date="2020-08-25T22:33:16Z">
        <w:r>
          <w:rPr/>
          <w:fldChar w:fldCharType="end"/>
        </w:r>
      </w:ins>
      <w:ins w:id="388" w:author="devil" w:date="2020-08-25T22:33:16Z">
        <w:r>
          <w:rPr>
            <w:rFonts w:cs="Times New Roman"/>
          </w:rPr>
          <w:fldChar w:fldCharType="end"/>
        </w:r>
      </w:ins>
    </w:p>
    <w:p>
      <w:pPr>
        <w:pStyle w:val="35"/>
        <w:tabs>
          <w:tab w:val="right" w:leader="dot" w:pos="9031"/>
        </w:tabs>
        <w:rPr>
          <w:ins w:id="389" w:author="devil" w:date="2020-08-25T22:33:16Z"/>
        </w:rPr>
      </w:pPr>
      <w:ins w:id="390" w:author="devil" w:date="2020-08-25T22:33:16Z">
        <w:r>
          <w:rPr>
            <w:rFonts w:cs="Times New Roman"/>
          </w:rPr>
          <w:fldChar w:fldCharType="begin"/>
        </w:r>
      </w:ins>
      <w:ins w:id="391" w:author="devil" w:date="2020-08-25T22:33:16Z">
        <w:r>
          <w:rPr>
            <w:rFonts w:cs="Times New Roman"/>
          </w:rPr>
          <w:instrText xml:space="preserve"> HYPERLINK \l _Toc1250821330 </w:instrText>
        </w:r>
      </w:ins>
      <w:ins w:id="392" w:author="devil" w:date="2020-08-25T22:33:16Z">
        <w:r>
          <w:rPr>
            <w:rFonts w:cs="Times New Roman"/>
          </w:rPr>
          <w:fldChar w:fldCharType="separate"/>
        </w:r>
      </w:ins>
      <w:ins w:id="393" w:author="devil" w:date="2020-08-25T22:33:16Z">
        <w:r>
          <w:rPr>
            <w:rFonts w:eastAsia="Noto Sans CJK SC" w:cs="Times New Roman"/>
          </w:rPr>
          <w:t>3.1.2 Data Storage and Query</w:t>
        </w:r>
      </w:ins>
      <w:ins w:id="394" w:author="devil" w:date="2020-08-25T22:33:16Z">
        <w:r>
          <w:rPr/>
          <w:tab/>
        </w:r>
      </w:ins>
      <w:ins w:id="395" w:author="devil" w:date="2020-08-25T22:33:16Z">
        <w:r>
          <w:rPr/>
          <w:fldChar w:fldCharType="begin"/>
        </w:r>
      </w:ins>
      <w:ins w:id="396" w:author="devil" w:date="2020-08-25T22:33:16Z">
        <w:r>
          <w:rPr/>
          <w:instrText xml:space="preserve"> PAGEREF _Toc1250821330 </w:instrText>
        </w:r>
      </w:ins>
      <w:ins w:id="397" w:author="devil" w:date="2020-08-25T22:33:16Z">
        <w:r>
          <w:rPr/>
          <w:fldChar w:fldCharType="separate"/>
        </w:r>
      </w:ins>
      <w:ins w:id="398" w:author="devil" w:date="2020-08-25T22:33:17Z">
        <w:r>
          <w:rPr/>
          <w:t>9</w:t>
        </w:r>
      </w:ins>
      <w:ins w:id="399" w:author="devil" w:date="2020-08-25T22:33:16Z">
        <w:r>
          <w:rPr/>
          <w:fldChar w:fldCharType="end"/>
        </w:r>
      </w:ins>
      <w:ins w:id="400" w:author="devil" w:date="2020-08-25T22:33:16Z">
        <w:r>
          <w:rPr>
            <w:rFonts w:cs="Times New Roman"/>
          </w:rPr>
          <w:fldChar w:fldCharType="end"/>
        </w:r>
      </w:ins>
    </w:p>
    <w:p>
      <w:pPr>
        <w:pStyle w:val="34"/>
        <w:tabs>
          <w:tab w:val="right" w:leader="dot" w:pos="9031"/>
        </w:tabs>
        <w:rPr>
          <w:ins w:id="401" w:author="devil" w:date="2020-08-25T22:33:16Z"/>
        </w:rPr>
      </w:pPr>
      <w:ins w:id="402" w:author="devil" w:date="2020-08-25T22:33:16Z">
        <w:r>
          <w:rPr>
            <w:rFonts w:cs="Times New Roman"/>
          </w:rPr>
          <w:fldChar w:fldCharType="begin"/>
        </w:r>
      </w:ins>
      <w:ins w:id="403" w:author="devil" w:date="2020-08-25T22:33:16Z">
        <w:r>
          <w:rPr>
            <w:rFonts w:cs="Times New Roman"/>
          </w:rPr>
          <w:instrText xml:space="preserve"> HYPERLINK \l _Toc1487384961 </w:instrText>
        </w:r>
      </w:ins>
      <w:ins w:id="404" w:author="devil" w:date="2020-08-25T22:33:16Z">
        <w:r>
          <w:rPr>
            <w:rFonts w:cs="Times New Roman"/>
          </w:rPr>
          <w:fldChar w:fldCharType="separate"/>
        </w:r>
      </w:ins>
      <w:ins w:id="405" w:author="devil" w:date="2020-08-25T22:33:16Z">
        <w:r>
          <w:rPr>
            <w:rFonts w:eastAsia="Noto Sans CJK SC" w:cs="Times New Roman"/>
          </w:rPr>
          <w:t>3.2 Issues of Defining Resource Value</w:t>
        </w:r>
      </w:ins>
      <w:ins w:id="406" w:author="devil" w:date="2020-08-25T22:33:16Z">
        <w:r>
          <w:rPr/>
          <w:tab/>
        </w:r>
      </w:ins>
      <w:ins w:id="407" w:author="devil" w:date="2020-08-25T22:33:16Z">
        <w:r>
          <w:rPr/>
          <w:fldChar w:fldCharType="begin"/>
        </w:r>
      </w:ins>
      <w:ins w:id="408" w:author="devil" w:date="2020-08-25T22:33:16Z">
        <w:r>
          <w:rPr/>
          <w:instrText xml:space="preserve"> PAGEREF _Toc1487384961 </w:instrText>
        </w:r>
      </w:ins>
      <w:ins w:id="409" w:author="devil" w:date="2020-08-25T22:33:16Z">
        <w:r>
          <w:rPr/>
          <w:fldChar w:fldCharType="separate"/>
        </w:r>
      </w:ins>
      <w:ins w:id="410" w:author="devil" w:date="2020-08-25T22:33:17Z">
        <w:r>
          <w:rPr/>
          <w:t>9</w:t>
        </w:r>
      </w:ins>
      <w:ins w:id="411" w:author="devil" w:date="2020-08-25T22:33:16Z">
        <w:r>
          <w:rPr/>
          <w:fldChar w:fldCharType="end"/>
        </w:r>
      </w:ins>
      <w:ins w:id="412" w:author="devil" w:date="2020-08-25T22:33:16Z">
        <w:r>
          <w:rPr>
            <w:rFonts w:cs="Times New Roman"/>
          </w:rPr>
          <w:fldChar w:fldCharType="end"/>
        </w:r>
      </w:ins>
    </w:p>
    <w:p>
      <w:pPr>
        <w:pStyle w:val="33"/>
        <w:tabs>
          <w:tab w:val="right" w:leader="dot" w:pos="9031"/>
        </w:tabs>
        <w:rPr>
          <w:ins w:id="413" w:author="devil" w:date="2020-08-25T22:33:16Z"/>
        </w:rPr>
      </w:pPr>
      <w:ins w:id="414" w:author="devil" w:date="2020-08-25T22:33:16Z">
        <w:r>
          <w:rPr>
            <w:rFonts w:cs="Times New Roman"/>
          </w:rPr>
          <w:fldChar w:fldCharType="begin"/>
        </w:r>
      </w:ins>
      <w:ins w:id="415" w:author="devil" w:date="2020-08-25T22:33:16Z">
        <w:r>
          <w:rPr>
            <w:rFonts w:cs="Times New Roman"/>
          </w:rPr>
          <w:instrText xml:space="preserve"> HYPERLINK \l _Toc1969947381 </w:instrText>
        </w:r>
      </w:ins>
      <w:ins w:id="416" w:author="devil" w:date="2020-08-25T22:33:16Z">
        <w:r>
          <w:rPr>
            <w:rFonts w:cs="Times New Roman"/>
          </w:rPr>
          <w:fldChar w:fldCharType="separate"/>
        </w:r>
      </w:ins>
      <w:ins w:id="417" w:author="devil" w:date="2020-08-25T22:33:16Z">
        <w:r>
          <w:rPr>
            <w:rFonts w:cs="Times New Roman"/>
          </w:rPr>
          <w:t>4 SYSTEM DESIGN</w:t>
        </w:r>
      </w:ins>
      <w:ins w:id="418" w:author="devil" w:date="2020-08-25T22:33:16Z">
        <w:r>
          <w:rPr/>
          <w:tab/>
        </w:r>
      </w:ins>
      <w:ins w:id="419" w:author="devil" w:date="2020-08-25T22:33:16Z">
        <w:r>
          <w:rPr/>
          <w:fldChar w:fldCharType="begin"/>
        </w:r>
      </w:ins>
      <w:ins w:id="420" w:author="devil" w:date="2020-08-25T22:33:16Z">
        <w:r>
          <w:rPr/>
          <w:instrText xml:space="preserve"> PAGEREF _Toc1969947381 </w:instrText>
        </w:r>
      </w:ins>
      <w:ins w:id="421" w:author="devil" w:date="2020-08-25T22:33:16Z">
        <w:r>
          <w:rPr/>
          <w:fldChar w:fldCharType="separate"/>
        </w:r>
      </w:ins>
      <w:ins w:id="422" w:author="devil" w:date="2020-08-25T22:33:17Z">
        <w:r>
          <w:rPr/>
          <w:t>12</w:t>
        </w:r>
      </w:ins>
      <w:ins w:id="423" w:author="devil" w:date="2020-08-25T22:33:16Z">
        <w:r>
          <w:rPr/>
          <w:fldChar w:fldCharType="end"/>
        </w:r>
      </w:ins>
      <w:ins w:id="424" w:author="devil" w:date="2020-08-25T22:33:16Z">
        <w:r>
          <w:rPr>
            <w:rFonts w:cs="Times New Roman"/>
          </w:rPr>
          <w:fldChar w:fldCharType="end"/>
        </w:r>
      </w:ins>
    </w:p>
    <w:p>
      <w:pPr>
        <w:pStyle w:val="34"/>
        <w:tabs>
          <w:tab w:val="right" w:leader="dot" w:pos="9031"/>
        </w:tabs>
        <w:rPr>
          <w:ins w:id="425" w:author="devil" w:date="2020-08-25T22:33:16Z"/>
        </w:rPr>
      </w:pPr>
      <w:ins w:id="426" w:author="devil" w:date="2020-08-25T22:33:16Z">
        <w:r>
          <w:rPr>
            <w:rFonts w:cs="Times New Roman"/>
          </w:rPr>
          <w:fldChar w:fldCharType="begin"/>
        </w:r>
      </w:ins>
      <w:ins w:id="427" w:author="devil" w:date="2020-08-25T22:33:16Z">
        <w:r>
          <w:rPr>
            <w:rFonts w:cs="Times New Roman"/>
          </w:rPr>
          <w:instrText xml:space="preserve"> HYPERLINK \l _Toc668751069 </w:instrText>
        </w:r>
      </w:ins>
      <w:ins w:id="428" w:author="devil" w:date="2020-08-25T22:33:16Z">
        <w:r>
          <w:rPr>
            <w:rFonts w:cs="Times New Roman"/>
          </w:rPr>
          <w:fldChar w:fldCharType="separate"/>
        </w:r>
      </w:ins>
      <w:ins w:id="429" w:author="devil" w:date="2020-08-25T22:33:16Z">
        <w:r>
          <w:rPr>
            <w:rFonts w:cs="Times New Roman"/>
          </w:rPr>
          <w:t>4.1 Requirements</w:t>
        </w:r>
      </w:ins>
      <w:ins w:id="430" w:author="devil" w:date="2020-08-25T22:33:16Z">
        <w:r>
          <w:rPr/>
          <w:tab/>
        </w:r>
      </w:ins>
      <w:ins w:id="431" w:author="devil" w:date="2020-08-25T22:33:16Z">
        <w:r>
          <w:rPr/>
          <w:fldChar w:fldCharType="begin"/>
        </w:r>
      </w:ins>
      <w:ins w:id="432" w:author="devil" w:date="2020-08-25T22:33:16Z">
        <w:r>
          <w:rPr/>
          <w:instrText xml:space="preserve"> PAGEREF _Toc668751069 </w:instrText>
        </w:r>
      </w:ins>
      <w:ins w:id="433" w:author="devil" w:date="2020-08-25T22:33:16Z">
        <w:r>
          <w:rPr/>
          <w:fldChar w:fldCharType="separate"/>
        </w:r>
      </w:ins>
      <w:ins w:id="434" w:author="devil" w:date="2020-08-25T22:33:17Z">
        <w:r>
          <w:rPr/>
          <w:t>12</w:t>
        </w:r>
      </w:ins>
      <w:ins w:id="435" w:author="devil" w:date="2020-08-25T22:33:16Z">
        <w:r>
          <w:rPr/>
          <w:fldChar w:fldCharType="end"/>
        </w:r>
      </w:ins>
      <w:ins w:id="436" w:author="devil" w:date="2020-08-25T22:33:16Z">
        <w:r>
          <w:rPr>
            <w:rFonts w:cs="Times New Roman"/>
          </w:rPr>
          <w:fldChar w:fldCharType="end"/>
        </w:r>
      </w:ins>
    </w:p>
    <w:p>
      <w:pPr>
        <w:pStyle w:val="35"/>
        <w:tabs>
          <w:tab w:val="right" w:leader="dot" w:pos="9031"/>
        </w:tabs>
        <w:rPr>
          <w:ins w:id="437" w:author="devil" w:date="2020-08-25T22:33:16Z"/>
        </w:rPr>
      </w:pPr>
      <w:ins w:id="438" w:author="devil" w:date="2020-08-25T22:33:16Z">
        <w:r>
          <w:rPr>
            <w:rFonts w:cs="Times New Roman"/>
          </w:rPr>
          <w:fldChar w:fldCharType="begin"/>
        </w:r>
      </w:ins>
      <w:ins w:id="439" w:author="devil" w:date="2020-08-25T22:33:16Z">
        <w:r>
          <w:rPr>
            <w:rFonts w:cs="Times New Roman"/>
          </w:rPr>
          <w:instrText xml:space="preserve"> HYPERLINK \l _Toc472288086 </w:instrText>
        </w:r>
      </w:ins>
      <w:ins w:id="440" w:author="devil" w:date="2020-08-25T22:33:16Z">
        <w:r>
          <w:rPr>
            <w:rFonts w:cs="Times New Roman"/>
          </w:rPr>
          <w:fldChar w:fldCharType="separate"/>
        </w:r>
      </w:ins>
      <w:ins w:id="441" w:author="devil" w:date="2020-08-25T22:33:16Z">
        <w:r>
          <w:rPr>
            <w:rFonts w:eastAsia="Noto Sans CJK SC" w:cs="Times New Roman"/>
          </w:rPr>
          <w:t xml:space="preserve">4.1.1 Hardware </w:t>
        </w:r>
      </w:ins>
      <w:ins w:id="442" w:author="devil" w:date="2020-08-25T22:33:16Z">
        <w:r>
          <w:rPr>
            <w:rFonts w:hint="eastAsia" w:eastAsia="Noto Sans CJK SC" w:cs="Times New Roman"/>
            <w:lang w:val="en-US"/>
          </w:rPr>
          <w:t>R</w:t>
        </w:r>
      </w:ins>
      <w:ins w:id="443" w:author="devil" w:date="2020-08-25T22:33:16Z">
        <w:r>
          <w:rPr>
            <w:rFonts w:eastAsia="Noto Sans CJK SC" w:cs="Times New Roman"/>
          </w:rPr>
          <w:t>equirements</w:t>
        </w:r>
      </w:ins>
      <w:ins w:id="444" w:author="devil" w:date="2020-08-25T22:33:16Z">
        <w:r>
          <w:rPr/>
          <w:tab/>
        </w:r>
      </w:ins>
      <w:ins w:id="445" w:author="devil" w:date="2020-08-25T22:33:16Z">
        <w:r>
          <w:rPr/>
          <w:fldChar w:fldCharType="begin"/>
        </w:r>
      </w:ins>
      <w:ins w:id="446" w:author="devil" w:date="2020-08-25T22:33:16Z">
        <w:r>
          <w:rPr/>
          <w:instrText xml:space="preserve"> PAGEREF _Toc472288086 </w:instrText>
        </w:r>
      </w:ins>
      <w:ins w:id="447" w:author="devil" w:date="2020-08-25T22:33:16Z">
        <w:r>
          <w:rPr/>
          <w:fldChar w:fldCharType="separate"/>
        </w:r>
      </w:ins>
      <w:ins w:id="448" w:author="devil" w:date="2020-08-25T22:33:17Z">
        <w:r>
          <w:rPr/>
          <w:t>12</w:t>
        </w:r>
      </w:ins>
      <w:ins w:id="449" w:author="devil" w:date="2020-08-25T22:33:16Z">
        <w:r>
          <w:rPr/>
          <w:fldChar w:fldCharType="end"/>
        </w:r>
      </w:ins>
      <w:ins w:id="450" w:author="devil" w:date="2020-08-25T22:33:16Z">
        <w:r>
          <w:rPr>
            <w:rFonts w:cs="Times New Roman"/>
          </w:rPr>
          <w:fldChar w:fldCharType="end"/>
        </w:r>
      </w:ins>
    </w:p>
    <w:p>
      <w:pPr>
        <w:pStyle w:val="35"/>
        <w:tabs>
          <w:tab w:val="right" w:leader="dot" w:pos="9031"/>
        </w:tabs>
        <w:rPr>
          <w:ins w:id="451" w:author="devil" w:date="2020-08-25T22:33:16Z"/>
        </w:rPr>
      </w:pPr>
      <w:ins w:id="452" w:author="devil" w:date="2020-08-25T22:33:16Z">
        <w:r>
          <w:rPr>
            <w:rFonts w:cs="Times New Roman"/>
          </w:rPr>
          <w:fldChar w:fldCharType="begin"/>
        </w:r>
      </w:ins>
      <w:ins w:id="453" w:author="devil" w:date="2020-08-25T22:33:16Z">
        <w:r>
          <w:rPr>
            <w:rFonts w:cs="Times New Roman"/>
          </w:rPr>
          <w:instrText xml:space="preserve"> HYPERLINK \l _Toc1748739480 </w:instrText>
        </w:r>
      </w:ins>
      <w:ins w:id="454" w:author="devil" w:date="2020-08-25T22:33:16Z">
        <w:r>
          <w:rPr>
            <w:rFonts w:cs="Times New Roman"/>
          </w:rPr>
          <w:fldChar w:fldCharType="separate"/>
        </w:r>
      </w:ins>
      <w:ins w:id="455" w:author="devil" w:date="2020-08-25T22:33:16Z">
        <w:r>
          <w:rPr>
            <w:rFonts w:eastAsia="Noto Sans CJK SC" w:cs="Times New Roman"/>
          </w:rPr>
          <w:t xml:space="preserve">4.1.2 Software </w:t>
        </w:r>
      </w:ins>
      <w:ins w:id="456" w:author="devil" w:date="2020-08-25T22:33:16Z">
        <w:r>
          <w:rPr>
            <w:rFonts w:hint="eastAsia" w:eastAsia="Noto Sans CJK SC" w:cs="Times New Roman"/>
            <w:lang w:val="en-US"/>
          </w:rPr>
          <w:t>R</w:t>
        </w:r>
      </w:ins>
      <w:ins w:id="457" w:author="devil" w:date="2020-08-25T22:33:16Z">
        <w:r>
          <w:rPr>
            <w:rFonts w:eastAsia="Noto Sans CJK SC" w:cs="Times New Roman"/>
          </w:rPr>
          <w:t>equirements</w:t>
        </w:r>
      </w:ins>
      <w:ins w:id="458" w:author="devil" w:date="2020-08-25T22:33:16Z">
        <w:r>
          <w:rPr/>
          <w:tab/>
        </w:r>
      </w:ins>
      <w:ins w:id="459" w:author="devil" w:date="2020-08-25T22:33:16Z">
        <w:r>
          <w:rPr/>
          <w:fldChar w:fldCharType="begin"/>
        </w:r>
      </w:ins>
      <w:ins w:id="460" w:author="devil" w:date="2020-08-25T22:33:16Z">
        <w:r>
          <w:rPr/>
          <w:instrText xml:space="preserve"> PAGEREF _Toc1748739480 </w:instrText>
        </w:r>
      </w:ins>
      <w:ins w:id="461" w:author="devil" w:date="2020-08-25T22:33:16Z">
        <w:r>
          <w:rPr/>
          <w:fldChar w:fldCharType="separate"/>
        </w:r>
      </w:ins>
      <w:ins w:id="462" w:author="devil" w:date="2020-08-25T22:33:17Z">
        <w:r>
          <w:rPr/>
          <w:t>12</w:t>
        </w:r>
      </w:ins>
      <w:ins w:id="463" w:author="devil" w:date="2020-08-25T22:33:16Z">
        <w:r>
          <w:rPr/>
          <w:fldChar w:fldCharType="end"/>
        </w:r>
      </w:ins>
      <w:ins w:id="464" w:author="devil" w:date="2020-08-25T22:33:16Z">
        <w:r>
          <w:rPr>
            <w:rFonts w:cs="Times New Roman"/>
          </w:rPr>
          <w:fldChar w:fldCharType="end"/>
        </w:r>
      </w:ins>
    </w:p>
    <w:p>
      <w:pPr>
        <w:pStyle w:val="35"/>
        <w:tabs>
          <w:tab w:val="right" w:leader="dot" w:pos="9031"/>
        </w:tabs>
        <w:rPr>
          <w:ins w:id="465" w:author="devil" w:date="2020-08-25T22:33:16Z"/>
        </w:rPr>
      </w:pPr>
      <w:ins w:id="466" w:author="devil" w:date="2020-08-25T22:33:16Z">
        <w:r>
          <w:rPr>
            <w:rFonts w:cs="Times New Roman"/>
          </w:rPr>
          <w:fldChar w:fldCharType="begin"/>
        </w:r>
      </w:ins>
      <w:ins w:id="467" w:author="devil" w:date="2020-08-25T22:33:16Z">
        <w:r>
          <w:rPr>
            <w:rFonts w:cs="Times New Roman"/>
          </w:rPr>
          <w:instrText xml:space="preserve"> HYPERLINK \l _Toc94328471 </w:instrText>
        </w:r>
      </w:ins>
      <w:ins w:id="468" w:author="devil" w:date="2020-08-25T22:33:16Z">
        <w:r>
          <w:rPr>
            <w:rFonts w:cs="Times New Roman"/>
          </w:rPr>
          <w:fldChar w:fldCharType="separate"/>
        </w:r>
      </w:ins>
      <w:ins w:id="469" w:author="devil" w:date="2020-08-25T22:33:16Z">
        <w:r>
          <w:rPr>
            <w:rFonts w:eastAsia="Noto Sans CJK SC" w:cs="Times New Roman"/>
          </w:rPr>
          <w:t xml:space="preserve">4.1.3 Non-functional </w:t>
        </w:r>
      </w:ins>
      <w:ins w:id="470" w:author="devil" w:date="2020-08-25T22:33:16Z">
        <w:r>
          <w:rPr>
            <w:rFonts w:hint="eastAsia" w:eastAsia="Noto Sans CJK SC" w:cs="Times New Roman"/>
            <w:lang w:val="en-US"/>
          </w:rPr>
          <w:t>R</w:t>
        </w:r>
      </w:ins>
      <w:ins w:id="471" w:author="devil" w:date="2020-08-25T22:33:16Z">
        <w:r>
          <w:rPr>
            <w:rFonts w:eastAsia="Noto Sans CJK SC" w:cs="Times New Roman"/>
          </w:rPr>
          <w:t>equirements</w:t>
        </w:r>
      </w:ins>
      <w:ins w:id="472" w:author="devil" w:date="2020-08-25T22:33:16Z">
        <w:r>
          <w:rPr/>
          <w:tab/>
        </w:r>
      </w:ins>
      <w:ins w:id="473" w:author="devil" w:date="2020-08-25T22:33:16Z">
        <w:r>
          <w:rPr/>
          <w:fldChar w:fldCharType="begin"/>
        </w:r>
      </w:ins>
      <w:ins w:id="474" w:author="devil" w:date="2020-08-25T22:33:16Z">
        <w:r>
          <w:rPr/>
          <w:instrText xml:space="preserve"> PAGEREF _Toc94328471 </w:instrText>
        </w:r>
      </w:ins>
      <w:ins w:id="475" w:author="devil" w:date="2020-08-25T22:33:16Z">
        <w:r>
          <w:rPr/>
          <w:fldChar w:fldCharType="separate"/>
        </w:r>
      </w:ins>
      <w:ins w:id="476" w:author="devil" w:date="2020-08-25T22:33:17Z">
        <w:r>
          <w:rPr/>
          <w:t>13</w:t>
        </w:r>
      </w:ins>
      <w:ins w:id="477" w:author="devil" w:date="2020-08-25T22:33:16Z">
        <w:r>
          <w:rPr/>
          <w:fldChar w:fldCharType="end"/>
        </w:r>
      </w:ins>
      <w:ins w:id="478" w:author="devil" w:date="2020-08-25T22:33:16Z">
        <w:r>
          <w:rPr>
            <w:rFonts w:cs="Times New Roman"/>
          </w:rPr>
          <w:fldChar w:fldCharType="end"/>
        </w:r>
      </w:ins>
    </w:p>
    <w:p>
      <w:pPr>
        <w:pStyle w:val="34"/>
        <w:tabs>
          <w:tab w:val="right" w:leader="dot" w:pos="9031"/>
        </w:tabs>
        <w:rPr>
          <w:ins w:id="479" w:author="devil" w:date="2020-08-25T22:33:16Z"/>
        </w:rPr>
      </w:pPr>
      <w:ins w:id="480" w:author="devil" w:date="2020-08-25T22:33:16Z">
        <w:r>
          <w:rPr>
            <w:rFonts w:cs="Times New Roman"/>
          </w:rPr>
          <w:fldChar w:fldCharType="begin"/>
        </w:r>
      </w:ins>
      <w:ins w:id="481" w:author="devil" w:date="2020-08-25T22:33:16Z">
        <w:r>
          <w:rPr>
            <w:rFonts w:cs="Times New Roman"/>
          </w:rPr>
          <w:instrText xml:space="preserve"> HYPERLINK \l _Toc2140318630 </w:instrText>
        </w:r>
      </w:ins>
      <w:ins w:id="482" w:author="devil" w:date="2020-08-25T22:33:16Z">
        <w:r>
          <w:rPr>
            <w:rFonts w:cs="Times New Roman"/>
          </w:rPr>
          <w:fldChar w:fldCharType="separate"/>
        </w:r>
      </w:ins>
      <w:ins w:id="483" w:author="devil" w:date="2020-08-25T22:33:16Z">
        <w:r>
          <w:rPr>
            <w:rFonts w:cs="Times New Roman"/>
          </w:rPr>
          <w:t>4.2 Software Engineering Process</w:t>
        </w:r>
      </w:ins>
      <w:ins w:id="484" w:author="devil" w:date="2020-08-25T22:33:16Z">
        <w:r>
          <w:rPr/>
          <w:tab/>
        </w:r>
      </w:ins>
      <w:ins w:id="485" w:author="devil" w:date="2020-08-25T22:33:16Z">
        <w:r>
          <w:rPr/>
          <w:fldChar w:fldCharType="begin"/>
        </w:r>
      </w:ins>
      <w:ins w:id="486" w:author="devil" w:date="2020-08-25T22:33:16Z">
        <w:r>
          <w:rPr/>
          <w:instrText xml:space="preserve"> PAGEREF _Toc2140318630 </w:instrText>
        </w:r>
      </w:ins>
      <w:ins w:id="487" w:author="devil" w:date="2020-08-25T22:33:16Z">
        <w:r>
          <w:rPr/>
          <w:fldChar w:fldCharType="separate"/>
        </w:r>
      </w:ins>
      <w:ins w:id="488" w:author="devil" w:date="2020-08-25T22:33:17Z">
        <w:r>
          <w:rPr/>
          <w:t>15</w:t>
        </w:r>
      </w:ins>
      <w:ins w:id="489" w:author="devil" w:date="2020-08-25T22:33:16Z">
        <w:r>
          <w:rPr/>
          <w:fldChar w:fldCharType="end"/>
        </w:r>
      </w:ins>
      <w:ins w:id="490" w:author="devil" w:date="2020-08-25T22:33:16Z">
        <w:r>
          <w:rPr>
            <w:rFonts w:cs="Times New Roman"/>
          </w:rPr>
          <w:fldChar w:fldCharType="end"/>
        </w:r>
      </w:ins>
    </w:p>
    <w:p>
      <w:pPr>
        <w:pStyle w:val="35"/>
        <w:tabs>
          <w:tab w:val="right" w:leader="dot" w:pos="9031"/>
        </w:tabs>
        <w:rPr>
          <w:ins w:id="491" w:author="devil" w:date="2020-08-25T22:33:16Z"/>
        </w:rPr>
      </w:pPr>
      <w:ins w:id="492" w:author="devil" w:date="2020-08-25T22:33:16Z">
        <w:r>
          <w:rPr>
            <w:rFonts w:cs="Times New Roman"/>
          </w:rPr>
          <w:fldChar w:fldCharType="begin"/>
        </w:r>
      </w:ins>
      <w:ins w:id="493" w:author="devil" w:date="2020-08-25T22:33:16Z">
        <w:r>
          <w:rPr>
            <w:rFonts w:cs="Times New Roman"/>
          </w:rPr>
          <w:instrText xml:space="preserve"> HYPERLINK \l _Toc1396813229 </w:instrText>
        </w:r>
      </w:ins>
      <w:ins w:id="494" w:author="devil" w:date="2020-08-25T22:33:16Z">
        <w:r>
          <w:rPr>
            <w:rFonts w:cs="Times New Roman"/>
          </w:rPr>
          <w:fldChar w:fldCharType="separate"/>
        </w:r>
      </w:ins>
      <w:ins w:id="495" w:author="devil" w:date="2020-08-25T22:33:16Z">
        <w:r>
          <w:rPr>
            <w:rFonts w:eastAsia="Noto Sans CJK SC" w:cs="Times New Roman"/>
          </w:rPr>
          <w:t xml:space="preserve">4.2.1 System </w:t>
        </w:r>
      </w:ins>
      <w:ins w:id="496" w:author="devil" w:date="2020-08-25T22:33:16Z">
        <w:r>
          <w:rPr>
            <w:rFonts w:hint="eastAsia" w:eastAsia="Noto Sans CJK SC" w:cs="Times New Roman"/>
            <w:lang w:val="en-US"/>
          </w:rPr>
          <w:t>D</w:t>
        </w:r>
      </w:ins>
      <w:ins w:id="497" w:author="devil" w:date="2020-08-25T22:33:16Z">
        <w:r>
          <w:rPr>
            <w:rFonts w:eastAsia="Noto Sans CJK SC" w:cs="Times New Roman"/>
          </w:rPr>
          <w:t xml:space="preserve">eployment </w:t>
        </w:r>
      </w:ins>
      <w:ins w:id="498" w:author="devil" w:date="2020-08-25T22:33:16Z">
        <w:r>
          <w:rPr>
            <w:rFonts w:hint="eastAsia" w:eastAsia="Noto Sans CJK SC" w:cs="Times New Roman"/>
            <w:lang w:val="en-US"/>
          </w:rPr>
          <w:t>S</w:t>
        </w:r>
      </w:ins>
      <w:ins w:id="499" w:author="devil" w:date="2020-08-25T22:33:16Z">
        <w:r>
          <w:rPr>
            <w:rFonts w:eastAsia="Noto Sans CJK SC" w:cs="Times New Roman"/>
          </w:rPr>
          <w:t xml:space="preserve">tructure </w:t>
        </w:r>
      </w:ins>
      <w:ins w:id="500" w:author="devil" w:date="2020-08-25T22:33:16Z">
        <w:r>
          <w:rPr>
            <w:rFonts w:hint="eastAsia" w:eastAsia="Noto Sans CJK SC" w:cs="Times New Roman"/>
            <w:lang w:val="en-US"/>
          </w:rPr>
          <w:t>D</w:t>
        </w:r>
      </w:ins>
      <w:ins w:id="501" w:author="devil" w:date="2020-08-25T22:33:16Z">
        <w:r>
          <w:rPr>
            <w:rFonts w:eastAsia="Noto Sans CJK SC" w:cs="Times New Roman"/>
          </w:rPr>
          <w:t>esign</w:t>
        </w:r>
      </w:ins>
      <w:ins w:id="502" w:author="devil" w:date="2020-08-25T22:33:16Z">
        <w:r>
          <w:rPr/>
          <w:tab/>
        </w:r>
      </w:ins>
      <w:ins w:id="503" w:author="devil" w:date="2020-08-25T22:33:16Z">
        <w:r>
          <w:rPr/>
          <w:fldChar w:fldCharType="begin"/>
        </w:r>
      </w:ins>
      <w:ins w:id="504" w:author="devil" w:date="2020-08-25T22:33:16Z">
        <w:r>
          <w:rPr/>
          <w:instrText xml:space="preserve"> PAGEREF _Toc1396813229 </w:instrText>
        </w:r>
      </w:ins>
      <w:ins w:id="505" w:author="devil" w:date="2020-08-25T22:33:16Z">
        <w:r>
          <w:rPr/>
          <w:fldChar w:fldCharType="separate"/>
        </w:r>
      </w:ins>
      <w:ins w:id="506" w:author="devil" w:date="2020-08-25T22:33:17Z">
        <w:r>
          <w:rPr/>
          <w:t>15</w:t>
        </w:r>
      </w:ins>
      <w:ins w:id="507" w:author="devil" w:date="2020-08-25T22:33:16Z">
        <w:r>
          <w:rPr/>
          <w:fldChar w:fldCharType="end"/>
        </w:r>
      </w:ins>
      <w:ins w:id="508" w:author="devil" w:date="2020-08-25T22:33:16Z">
        <w:r>
          <w:rPr>
            <w:rFonts w:cs="Times New Roman"/>
          </w:rPr>
          <w:fldChar w:fldCharType="end"/>
        </w:r>
      </w:ins>
    </w:p>
    <w:p>
      <w:pPr>
        <w:pStyle w:val="35"/>
        <w:tabs>
          <w:tab w:val="right" w:leader="dot" w:pos="9031"/>
        </w:tabs>
        <w:rPr>
          <w:ins w:id="509" w:author="devil" w:date="2020-08-25T22:33:16Z"/>
        </w:rPr>
      </w:pPr>
      <w:ins w:id="510" w:author="devil" w:date="2020-08-25T22:33:16Z">
        <w:r>
          <w:rPr>
            <w:rFonts w:cs="Times New Roman"/>
          </w:rPr>
          <w:fldChar w:fldCharType="begin"/>
        </w:r>
      </w:ins>
      <w:ins w:id="511" w:author="devil" w:date="2020-08-25T22:33:16Z">
        <w:r>
          <w:rPr>
            <w:rFonts w:cs="Times New Roman"/>
          </w:rPr>
          <w:instrText xml:space="preserve"> HYPERLINK \l _Toc851112026 </w:instrText>
        </w:r>
      </w:ins>
      <w:ins w:id="512" w:author="devil" w:date="2020-08-25T22:33:16Z">
        <w:r>
          <w:rPr>
            <w:rFonts w:cs="Times New Roman"/>
          </w:rPr>
          <w:fldChar w:fldCharType="separate"/>
        </w:r>
      </w:ins>
      <w:ins w:id="513" w:author="devil" w:date="2020-08-25T22:33:16Z">
        <w:r>
          <w:rPr>
            <w:rFonts w:cs="Times New Roman"/>
          </w:rPr>
          <w:t xml:space="preserve">4.2.2 </w:t>
        </w:r>
      </w:ins>
      <w:ins w:id="514" w:author="devil" w:date="2020-08-25T22:33:16Z">
        <w:r>
          <w:rPr>
            <w:rFonts w:cs="Times New Roman"/>
            <w:lang w:val="en-US"/>
          </w:rPr>
          <w:t>Database Design</w:t>
        </w:r>
      </w:ins>
      <w:ins w:id="515" w:author="devil" w:date="2020-08-25T22:33:16Z">
        <w:r>
          <w:rPr/>
          <w:tab/>
        </w:r>
      </w:ins>
      <w:ins w:id="516" w:author="devil" w:date="2020-08-25T22:33:16Z">
        <w:r>
          <w:rPr/>
          <w:fldChar w:fldCharType="begin"/>
        </w:r>
      </w:ins>
      <w:ins w:id="517" w:author="devil" w:date="2020-08-25T22:33:16Z">
        <w:r>
          <w:rPr/>
          <w:instrText xml:space="preserve"> PAGEREF _Toc851112026 </w:instrText>
        </w:r>
      </w:ins>
      <w:ins w:id="518" w:author="devil" w:date="2020-08-25T22:33:16Z">
        <w:r>
          <w:rPr/>
          <w:fldChar w:fldCharType="separate"/>
        </w:r>
      </w:ins>
      <w:ins w:id="519" w:author="devil" w:date="2020-08-25T22:33:17Z">
        <w:r>
          <w:rPr/>
          <w:t>17</w:t>
        </w:r>
      </w:ins>
      <w:ins w:id="520" w:author="devil" w:date="2020-08-25T22:33:16Z">
        <w:r>
          <w:rPr/>
          <w:fldChar w:fldCharType="end"/>
        </w:r>
      </w:ins>
      <w:ins w:id="521" w:author="devil" w:date="2020-08-25T22:33:16Z">
        <w:r>
          <w:rPr>
            <w:rFonts w:cs="Times New Roman"/>
          </w:rPr>
          <w:fldChar w:fldCharType="end"/>
        </w:r>
      </w:ins>
    </w:p>
    <w:p>
      <w:pPr>
        <w:pStyle w:val="35"/>
        <w:tabs>
          <w:tab w:val="right" w:leader="dot" w:pos="9031"/>
        </w:tabs>
        <w:rPr>
          <w:ins w:id="522" w:author="devil" w:date="2020-08-25T22:33:16Z"/>
        </w:rPr>
      </w:pPr>
      <w:ins w:id="523" w:author="devil" w:date="2020-08-25T22:33:16Z">
        <w:r>
          <w:rPr>
            <w:rFonts w:cs="Times New Roman"/>
          </w:rPr>
          <w:fldChar w:fldCharType="begin"/>
        </w:r>
      </w:ins>
      <w:ins w:id="524" w:author="devil" w:date="2020-08-25T22:33:16Z">
        <w:r>
          <w:rPr>
            <w:rFonts w:cs="Times New Roman"/>
          </w:rPr>
          <w:instrText xml:space="preserve"> HYPERLINK \l _Toc1313628729 </w:instrText>
        </w:r>
      </w:ins>
      <w:ins w:id="525" w:author="devil" w:date="2020-08-25T22:33:16Z">
        <w:r>
          <w:rPr>
            <w:rFonts w:cs="Times New Roman"/>
          </w:rPr>
          <w:fldChar w:fldCharType="separate"/>
        </w:r>
      </w:ins>
      <w:ins w:id="526" w:author="devil" w:date="2020-08-25T22:33:16Z">
        <w:r>
          <w:rPr>
            <w:rFonts w:cs="Times New Roman"/>
          </w:rPr>
          <w:t>4.2.3 Use Cases</w:t>
        </w:r>
      </w:ins>
      <w:ins w:id="527" w:author="devil" w:date="2020-08-25T22:33:16Z">
        <w:r>
          <w:rPr/>
          <w:tab/>
        </w:r>
      </w:ins>
      <w:ins w:id="528" w:author="devil" w:date="2020-08-25T22:33:16Z">
        <w:r>
          <w:rPr/>
          <w:fldChar w:fldCharType="begin"/>
        </w:r>
      </w:ins>
      <w:ins w:id="529" w:author="devil" w:date="2020-08-25T22:33:16Z">
        <w:r>
          <w:rPr/>
          <w:instrText xml:space="preserve"> PAGEREF _Toc1313628729 </w:instrText>
        </w:r>
      </w:ins>
      <w:ins w:id="530" w:author="devil" w:date="2020-08-25T22:33:16Z">
        <w:r>
          <w:rPr/>
          <w:fldChar w:fldCharType="separate"/>
        </w:r>
      </w:ins>
      <w:ins w:id="531" w:author="devil" w:date="2020-08-25T22:33:17Z">
        <w:r>
          <w:rPr/>
          <w:t>19</w:t>
        </w:r>
      </w:ins>
      <w:ins w:id="532" w:author="devil" w:date="2020-08-25T22:33:16Z">
        <w:r>
          <w:rPr/>
          <w:fldChar w:fldCharType="end"/>
        </w:r>
      </w:ins>
      <w:ins w:id="533" w:author="devil" w:date="2020-08-25T22:33:16Z">
        <w:r>
          <w:rPr>
            <w:rFonts w:cs="Times New Roman"/>
          </w:rPr>
          <w:fldChar w:fldCharType="end"/>
        </w:r>
      </w:ins>
    </w:p>
    <w:p>
      <w:pPr>
        <w:pStyle w:val="35"/>
        <w:tabs>
          <w:tab w:val="right" w:leader="dot" w:pos="9031"/>
        </w:tabs>
        <w:rPr>
          <w:ins w:id="534" w:author="devil" w:date="2020-08-25T22:33:16Z"/>
        </w:rPr>
      </w:pPr>
      <w:ins w:id="535" w:author="devil" w:date="2020-08-25T22:33:16Z">
        <w:r>
          <w:rPr>
            <w:rFonts w:cs="Times New Roman"/>
          </w:rPr>
          <w:fldChar w:fldCharType="begin"/>
        </w:r>
      </w:ins>
      <w:ins w:id="536" w:author="devil" w:date="2020-08-25T22:33:16Z">
        <w:r>
          <w:rPr>
            <w:rFonts w:cs="Times New Roman"/>
          </w:rPr>
          <w:instrText xml:space="preserve"> HYPERLINK \l _Toc390689642 </w:instrText>
        </w:r>
      </w:ins>
      <w:ins w:id="537" w:author="devil" w:date="2020-08-25T22:33:16Z">
        <w:r>
          <w:rPr>
            <w:rFonts w:cs="Times New Roman"/>
          </w:rPr>
          <w:fldChar w:fldCharType="separate"/>
        </w:r>
      </w:ins>
      <w:ins w:id="538" w:author="devil" w:date="2020-08-25T22:33:16Z">
        <w:r>
          <w:rPr>
            <w:rFonts w:cs="Times New Roman"/>
          </w:rPr>
          <w:t xml:space="preserve">4.2.4 </w:t>
        </w:r>
      </w:ins>
      <w:ins w:id="539" w:author="devil" w:date="2020-08-25T22:33:16Z">
        <w:r>
          <w:rPr>
            <w:rFonts w:cs="Times New Roman"/>
            <w:lang w:val="en-US"/>
          </w:rPr>
          <w:t>Package and Class</w:t>
        </w:r>
      </w:ins>
      <w:ins w:id="540" w:author="devil" w:date="2020-08-25T22:33:16Z">
        <w:r>
          <w:rPr/>
          <w:tab/>
        </w:r>
      </w:ins>
      <w:ins w:id="541" w:author="devil" w:date="2020-08-25T22:33:16Z">
        <w:r>
          <w:rPr/>
          <w:fldChar w:fldCharType="begin"/>
        </w:r>
      </w:ins>
      <w:ins w:id="542" w:author="devil" w:date="2020-08-25T22:33:16Z">
        <w:r>
          <w:rPr/>
          <w:instrText xml:space="preserve"> PAGEREF _Toc390689642 </w:instrText>
        </w:r>
      </w:ins>
      <w:ins w:id="543" w:author="devil" w:date="2020-08-25T22:33:16Z">
        <w:r>
          <w:rPr/>
          <w:fldChar w:fldCharType="separate"/>
        </w:r>
      </w:ins>
      <w:ins w:id="544" w:author="devil" w:date="2020-08-25T22:33:17Z">
        <w:r>
          <w:rPr/>
          <w:t>19</w:t>
        </w:r>
      </w:ins>
      <w:ins w:id="545" w:author="devil" w:date="2020-08-25T22:33:16Z">
        <w:r>
          <w:rPr/>
          <w:fldChar w:fldCharType="end"/>
        </w:r>
      </w:ins>
      <w:ins w:id="546" w:author="devil" w:date="2020-08-25T22:33:16Z">
        <w:r>
          <w:rPr>
            <w:rFonts w:cs="Times New Roman"/>
          </w:rPr>
          <w:fldChar w:fldCharType="end"/>
        </w:r>
      </w:ins>
    </w:p>
    <w:p>
      <w:pPr>
        <w:pStyle w:val="35"/>
        <w:tabs>
          <w:tab w:val="right" w:leader="dot" w:pos="9031"/>
        </w:tabs>
        <w:rPr>
          <w:ins w:id="547" w:author="devil" w:date="2020-08-25T22:33:16Z"/>
        </w:rPr>
      </w:pPr>
      <w:ins w:id="548" w:author="devil" w:date="2020-08-25T22:33:16Z">
        <w:r>
          <w:rPr>
            <w:rFonts w:cs="Times New Roman"/>
          </w:rPr>
          <w:fldChar w:fldCharType="begin"/>
        </w:r>
      </w:ins>
      <w:ins w:id="549" w:author="devil" w:date="2020-08-25T22:33:16Z">
        <w:r>
          <w:rPr>
            <w:rFonts w:cs="Times New Roman"/>
          </w:rPr>
          <w:instrText xml:space="preserve"> HYPERLINK \l _Toc601900510 </w:instrText>
        </w:r>
      </w:ins>
      <w:ins w:id="550" w:author="devil" w:date="2020-08-25T22:33:16Z">
        <w:r>
          <w:rPr>
            <w:rFonts w:cs="Times New Roman"/>
          </w:rPr>
          <w:fldChar w:fldCharType="separate"/>
        </w:r>
      </w:ins>
      <w:ins w:id="551" w:author="devil" w:date="2020-08-25T22:33:16Z">
        <w:r>
          <w:rPr>
            <w:rFonts w:cs="Times New Roman"/>
          </w:rPr>
          <w:t xml:space="preserve">4.2.5 </w:t>
        </w:r>
      </w:ins>
      <w:ins w:id="552" w:author="devil" w:date="2020-08-25T22:33:16Z">
        <w:r>
          <w:rPr>
            <w:rFonts w:cs="Times New Roman"/>
            <w:lang w:val="en-US"/>
          </w:rPr>
          <w:t>Sequence Diagram</w:t>
        </w:r>
      </w:ins>
      <w:ins w:id="553" w:author="devil" w:date="2020-08-25T22:33:16Z">
        <w:r>
          <w:rPr/>
          <w:tab/>
        </w:r>
      </w:ins>
      <w:ins w:id="554" w:author="devil" w:date="2020-08-25T22:33:16Z">
        <w:r>
          <w:rPr/>
          <w:fldChar w:fldCharType="begin"/>
        </w:r>
      </w:ins>
      <w:ins w:id="555" w:author="devil" w:date="2020-08-25T22:33:16Z">
        <w:r>
          <w:rPr/>
          <w:instrText xml:space="preserve"> PAGEREF _Toc601900510 </w:instrText>
        </w:r>
      </w:ins>
      <w:ins w:id="556" w:author="devil" w:date="2020-08-25T22:33:16Z">
        <w:r>
          <w:rPr/>
          <w:fldChar w:fldCharType="separate"/>
        </w:r>
      </w:ins>
      <w:ins w:id="557" w:author="devil" w:date="2020-08-25T22:33:17Z">
        <w:r>
          <w:rPr/>
          <w:t>24</w:t>
        </w:r>
      </w:ins>
      <w:ins w:id="558" w:author="devil" w:date="2020-08-25T22:33:16Z">
        <w:r>
          <w:rPr/>
          <w:fldChar w:fldCharType="end"/>
        </w:r>
      </w:ins>
      <w:ins w:id="559" w:author="devil" w:date="2020-08-25T22:33:16Z">
        <w:r>
          <w:rPr>
            <w:rFonts w:cs="Times New Roman"/>
          </w:rPr>
          <w:fldChar w:fldCharType="end"/>
        </w:r>
      </w:ins>
    </w:p>
    <w:p>
      <w:pPr>
        <w:pStyle w:val="33"/>
        <w:tabs>
          <w:tab w:val="right" w:leader="dot" w:pos="9031"/>
        </w:tabs>
        <w:rPr>
          <w:ins w:id="560" w:author="devil" w:date="2020-08-25T22:33:16Z"/>
        </w:rPr>
      </w:pPr>
      <w:ins w:id="561" w:author="devil" w:date="2020-08-25T22:33:16Z">
        <w:r>
          <w:rPr>
            <w:rFonts w:cs="Times New Roman"/>
          </w:rPr>
          <w:fldChar w:fldCharType="begin"/>
        </w:r>
      </w:ins>
      <w:ins w:id="562" w:author="devil" w:date="2020-08-25T22:33:16Z">
        <w:r>
          <w:rPr>
            <w:rFonts w:cs="Times New Roman"/>
          </w:rPr>
          <w:instrText xml:space="preserve"> HYPERLINK \l _Toc217271303 </w:instrText>
        </w:r>
      </w:ins>
      <w:ins w:id="563" w:author="devil" w:date="2020-08-25T22:33:16Z">
        <w:r>
          <w:rPr>
            <w:rFonts w:cs="Times New Roman"/>
          </w:rPr>
          <w:fldChar w:fldCharType="separate"/>
        </w:r>
      </w:ins>
      <w:ins w:id="564" w:author="devil" w:date="2020-08-25T22:33:16Z">
        <w:r>
          <w:rPr>
            <w:rFonts w:cs="Times New Roman"/>
          </w:rPr>
          <w:t>5 ALGORITHMS</w:t>
        </w:r>
      </w:ins>
      <w:ins w:id="565" w:author="devil" w:date="2020-08-25T22:33:16Z">
        <w:r>
          <w:rPr/>
          <w:tab/>
        </w:r>
      </w:ins>
      <w:ins w:id="566" w:author="devil" w:date="2020-08-25T22:33:16Z">
        <w:r>
          <w:rPr/>
          <w:fldChar w:fldCharType="begin"/>
        </w:r>
      </w:ins>
      <w:ins w:id="567" w:author="devil" w:date="2020-08-25T22:33:16Z">
        <w:r>
          <w:rPr/>
          <w:instrText xml:space="preserve"> PAGEREF _Toc217271303 </w:instrText>
        </w:r>
      </w:ins>
      <w:ins w:id="568" w:author="devil" w:date="2020-08-25T22:33:16Z">
        <w:r>
          <w:rPr/>
          <w:fldChar w:fldCharType="separate"/>
        </w:r>
      </w:ins>
      <w:ins w:id="569" w:author="devil" w:date="2020-08-25T22:33:17Z">
        <w:r>
          <w:rPr/>
          <w:t>25</w:t>
        </w:r>
      </w:ins>
      <w:ins w:id="570" w:author="devil" w:date="2020-08-25T22:33:16Z">
        <w:r>
          <w:rPr/>
          <w:fldChar w:fldCharType="end"/>
        </w:r>
      </w:ins>
      <w:ins w:id="571" w:author="devil" w:date="2020-08-25T22:33:16Z">
        <w:r>
          <w:rPr>
            <w:rFonts w:cs="Times New Roman"/>
          </w:rPr>
          <w:fldChar w:fldCharType="end"/>
        </w:r>
      </w:ins>
    </w:p>
    <w:p>
      <w:pPr>
        <w:pStyle w:val="34"/>
        <w:tabs>
          <w:tab w:val="right" w:leader="dot" w:pos="9031"/>
        </w:tabs>
        <w:rPr>
          <w:ins w:id="572" w:author="devil" w:date="2020-08-25T22:33:16Z"/>
        </w:rPr>
      </w:pPr>
      <w:ins w:id="573" w:author="devil" w:date="2020-08-25T22:33:16Z">
        <w:r>
          <w:rPr>
            <w:rFonts w:cs="Times New Roman"/>
          </w:rPr>
          <w:fldChar w:fldCharType="begin"/>
        </w:r>
      </w:ins>
      <w:ins w:id="574" w:author="devil" w:date="2020-08-25T22:33:16Z">
        <w:r>
          <w:rPr>
            <w:rFonts w:cs="Times New Roman"/>
          </w:rPr>
          <w:instrText xml:space="preserve"> HYPERLINK \l _Toc2100810185 </w:instrText>
        </w:r>
      </w:ins>
      <w:ins w:id="575" w:author="devil" w:date="2020-08-25T22:33:16Z">
        <w:r>
          <w:rPr>
            <w:rFonts w:cs="Times New Roman"/>
          </w:rPr>
          <w:fldChar w:fldCharType="separate"/>
        </w:r>
      </w:ins>
      <w:ins w:id="576" w:author="devil" w:date="2020-08-25T22:33:16Z">
        <w:r>
          <w:rPr>
            <w:rFonts w:cs="Times New Roman"/>
          </w:rPr>
          <w:t>5.1</w:t>
        </w:r>
      </w:ins>
      <w:ins w:id="577" w:author="devil" w:date="2020-08-25T22:33:16Z">
        <w:r>
          <w:rPr>
            <w:rFonts w:hint="eastAsia" w:cs="Times New Roman"/>
            <w:lang w:val="en-US"/>
          </w:rPr>
          <w:t xml:space="preserve"> </w:t>
        </w:r>
      </w:ins>
      <w:ins w:id="578" w:author="devil" w:date="2020-08-25T22:33:16Z">
        <w:r>
          <w:rPr>
            <w:rFonts w:cs="Times New Roman"/>
          </w:rPr>
          <w:t>Improvements over</w:t>
        </w:r>
      </w:ins>
      <w:ins w:id="579" w:author="devil" w:date="2020-08-25T22:33:16Z">
        <w:r>
          <w:rPr>
            <w:rFonts w:hint="eastAsia" w:cs="Times New Roman"/>
            <w:lang w:val="en-US"/>
          </w:rPr>
          <w:t xml:space="preserve"> </w:t>
        </w:r>
      </w:ins>
      <w:ins w:id="580" w:author="devil" w:date="2020-08-25T22:33:16Z">
        <w:r>
          <w:rPr>
            <w:rFonts w:cs="Times New Roman"/>
          </w:rPr>
          <w:t>RD</w:t>
        </w:r>
      </w:ins>
      <w:ins w:id="581" w:author="devil" w:date="2020-08-25T22:33:16Z">
        <w:r>
          <w:rPr/>
          <w:tab/>
        </w:r>
      </w:ins>
      <w:ins w:id="582" w:author="devil" w:date="2020-08-25T22:33:16Z">
        <w:r>
          <w:rPr/>
          <w:fldChar w:fldCharType="begin"/>
        </w:r>
      </w:ins>
      <w:ins w:id="583" w:author="devil" w:date="2020-08-25T22:33:16Z">
        <w:r>
          <w:rPr/>
          <w:instrText xml:space="preserve"> PAGEREF _Toc2100810185 </w:instrText>
        </w:r>
      </w:ins>
      <w:ins w:id="584" w:author="devil" w:date="2020-08-25T22:33:16Z">
        <w:r>
          <w:rPr/>
          <w:fldChar w:fldCharType="separate"/>
        </w:r>
      </w:ins>
      <w:ins w:id="585" w:author="devil" w:date="2020-08-25T22:33:17Z">
        <w:r>
          <w:rPr/>
          <w:t>25</w:t>
        </w:r>
      </w:ins>
      <w:ins w:id="586" w:author="devil" w:date="2020-08-25T22:33:16Z">
        <w:r>
          <w:rPr/>
          <w:fldChar w:fldCharType="end"/>
        </w:r>
      </w:ins>
      <w:ins w:id="587" w:author="devil" w:date="2020-08-25T22:33:16Z">
        <w:r>
          <w:rPr>
            <w:rFonts w:cs="Times New Roman"/>
          </w:rPr>
          <w:fldChar w:fldCharType="end"/>
        </w:r>
      </w:ins>
    </w:p>
    <w:p>
      <w:pPr>
        <w:pStyle w:val="34"/>
        <w:tabs>
          <w:tab w:val="right" w:leader="dot" w:pos="9031"/>
        </w:tabs>
        <w:rPr>
          <w:ins w:id="588" w:author="devil" w:date="2020-08-25T22:33:16Z"/>
        </w:rPr>
      </w:pPr>
      <w:ins w:id="589" w:author="devil" w:date="2020-08-25T22:33:16Z">
        <w:r>
          <w:rPr>
            <w:rFonts w:cs="Times New Roman"/>
          </w:rPr>
          <w:fldChar w:fldCharType="begin"/>
        </w:r>
      </w:ins>
      <w:ins w:id="590" w:author="devil" w:date="2020-08-25T22:33:16Z">
        <w:r>
          <w:rPr>
            <w:rFonts w:cs="Times New Roman"/>
          </w:rPr>
          <w:instrText xml:space="preserve"> HYPERLINK \l _Toc517867042 </w:instrText>
        </w:r>
      </w:ins>
      <w:ins w:id="591" w:author="devil" w:date="2020-08-25T22:33:16Z">
        <w:r>
          <w:rPr>
            <w:rFonts w:cs="Times New Roman"/>
          </w:rPr>
          <w:fldChar w:fldCharType="separate"/>
        </w:r>
      </w:ins>
      <w:ins w:id="592" w:author="devil" w:date="2020-08-25T22:33:16Z">
        <w:r>
          <w:rPr>
            <w:rFonts w:cs="Times New Roman"/>
          </w:rPr>
          <w:t>5.2</w:t>
        </w:r>
      </w:ins>
      <w:ins w:id="593" w:author="devil" w:date="2020-08-25T22:33:16Z">
        <w:r>
          <w:rPr>
            <w:rFonts w:hint="eastAsia" w:cs="Times New Roman"/>
            <w:lang w:val="en-US"/>
          </w:rPr>
          <w:t xml:space="preserve"> </w:t>
        </w:r>
      </w:ins>
      <w:ins w:id="594" w:author="devil" w:date="2020-08-25T22:33:16Z">
        <w:r>
          <w:rPr>
            <w:rFonts w:cs="Times New Roman"/>
          </w:rPr>
          <w:t>Storage and Query on LRV</w:t>
        </w:r>
      </w:ins>
      <w:ins w:id="595" w:author="devil" w:date="2020-08-25T22:33:16Z">
        <w:r>
          <w:rPr/>
          <w:tab/>
        </w:r>
      </w:ins>
      <w:ins w:id="596" w:author="devil" w:date="2020-08-25T22:33:16Z">
        <w:r>
          <w:rPr/>
          <w:fldChar w:fldCharType="begin"/>
        </w:r>
      </w:ins>
      <w:ins w:id="597" w:author="devil" w:date="2020-08-25T22:33:16Z">
        <w:r>
          <w:rPr/>
          <w:instrText xml:space="preserve"> PAGEREF _Toc517867042 </w:instrText>
        </w:r>
      </w:ins>
      <w:ins w:id="598" w:author="devil" w:date="2020-08-25T22:33:16Z">
        <w:r>
          <w:rPr/>
          <w:fldChar w:fldCharType="separate"/>
        </w:r>
      </w:ins>
      <w:ins w:id="599" w:author="devil" w:date="2020-08-25T22:33:17Z">
        <w:r>
          <w:rPr/>
          <w:t>26</w:t>
        </w:r>
      </w:ins>
      <w:ins w:id="600" w:author="devil" w:date="2020-08-25T22:33:16Z">
        <w:r>
          <w:rPr/>
          <w:fldChar w:fldCharType="end"/>
        </w:r>
      </w:ins>
      <w:ins w:id="601" w:author="devil" w:date="2020-08-25T22:33:16Z">
        <w:r>
          <w:rPr>
            <w:rFonts w:cs="Times New Roman"/>
          </w:rPr>
          <w:fldChar w:fldCharType="end"/>
        </w:r>
      </w:ins>
    </w:p>
    <w:p>
      <w:pPr>
        <w:pStyle w:val="35"/>
        <w:tabs>
          <w:tab w:val="right" w:leader="dot" w:pos="9031"/>
        </w:tabs>
        <w:rPr>
          <w:ins w:id="602" w:author="devil" w:date="2020-08-25T22:33:16Z"/>
        </w:rPr>
      </w:pPr>
      <w:ins w:id="603" w:author="devil" w:date="2020-08-25T22:33:16Z">
        <w:r>
          <w:rPr>
            <w:rFonts w:cs="Times New Roman"/>
          </w:rPr>
          <w:fldChar w:fldCharType="begin"/>
        </w:r>
      </w:ins>
      <w:ins w:id="604" w:author="devil" w:date="2020-08-25T22:33:16Z">
        <w:r>
          <w:rPr>
            <w:rFonts w:cs="Times New Roman"/>
          </w:rPr>
          <w:instrText xml:space="preserve"> HYPERLINK \l _Toc814103742 </w:instrText>
        </w:r>
      </w:ins>
      <w:ins w:id="605" w:author="devil" w:date="2020-08-25T22:33:16Z">
        <w:r>
          <w:rPr>
            <w:rFonts w:cs="Times New Roman"/>
          </w:rPr>
          <w:fldChar w:fldCharType="separate"/>
        </w:r>
      </w:ins>
      <w:ins w:id="606" w:author="devil" w:date="2020-08-25T22:33:16Z">
        <w:r>
          <w:rPr>
            <w:rFonts w:cs="Times New Roman"/>
          </w:rPr>
          <w:t>5.2.1 Relational Database for Basic Storage</w:t>
        </w:r>
      </w:ins>
      <w:ins w:id="607" w:author="devil" w:date="2020-08-25T22:33:16Z">
        <w:r>
          <w:rPr/>
          <w:tab/>
        </w:r>
      </w:ins>
      <w:ins w:id="608" w:author="devil" w:date="2020-08-25T22:33:16Z">
        <w:r>
          <w:rPr/>
          <w:fldChar w:fldCharType="begin"/>
        </w:r>
      </w:ins>
      <w:ins w:id="609" w:author="devil" w:date="2020-08-25T22:33:16Z">
        <w:r>
          <w:rPr/>
          <w:instrText xml:space="preserve"> PAGEREF _Toc814103742 </w:instrText>
        </w:r>
      </w:ins>
      <w:ins w:id="610" w:author="devil" w:date="2020-08-25T22:33:16Z">
        <w:r>
          <w:rPr/>
          <w:fldChar w:fldCharType="separate"/>
        </w:r>
      </w:ins>
      <w:ins w:id="611" w:author="devil" w:date="2020-08-25T22:33:17Z">
        <w:r>
          <w:rPr/>
          <w:t>27</w:t>
        </w:r>
      </w:ins>
      <w:ins w:id="612" w:author="devil" w:date="2020-08-25T22:33:16Z">
        <w:r>
          <w:rPr/>
          <w:fldChar w:fldCharType="end"/>
        </w:r>
      </w:ins>
      <w:ins w:id="613" w:author="devil" w:date="2020-08-25T22:33:16Z">
        <w:r>
          <w:rPr>
            <w:rFonts w:cs="Times New Roman"/>
          </w:rPr>
          <w:fldChar w:fldCharType="end"/>
        </w:r>
      </w:ins>
    </w:p>
    <w:p>
      <w:pPr>
        <w:pStyle w:val="35"/>
        <w:tabs>
          <w:tab w:val="right" w:leader="dot" w:pos="9031"/>
        </w:tabs>
        <w:rPr>
          <w:ins w:id="614" w:author="devil" w:date="2020-08-25T22:33:16Z"/>
        </w:rPr>
      </w:pPr>
      <w:ins w:id="615" w:author="devil" w:date="2020-08-25T22:33:16Z">
        <w:r>
          <w:rPr>
            <w:rFonts w:cs="Times New Roman"/>
          </w:rPr>
          <w:fldChar w:fldCharType="begin"/>
        </w:r>
      </w:ins>
      <w:ins w:id="616" w:author="devil" w:date="2020-08-25T22:33:16Z">
        <w:r>
          <w:rPr>
            <w:rFonts w:cs="Times New Roman"/>
          </w:rPr>
          <w:instrText xml:space="preserve"> HYPERLINK \l _Toc807458318 </w:instrText>
        </w:r>
      </w:ins>
      <w:ins w:id="617" w:author="devil" w:date="2020-08-25T22:33:16Z">
        <w:r>
          <w:rPr>
            <w:rFonts w:cs="Times New Roman"/>
          </w:rPr>
          <w:fldChar w:fldCharType="separate"/>
        </w:r>
      </w:ins>
      <w:ins w:id="618" w:author="devil" w:date="2020-08-25T22:33:16Z">
        <w:r>
          <w:rPr>
            <w:rFonts w:cs="Times New Roman"/>
          </w:rPr>
          <w:t>5.2.2 Non-Relational Database for Keywords</w:t>
        </w:r>
      </w:ins>
      <w:ins w:id="619" w:author="devil" w:date="2020-08-25T22:33:16Z">
        <w:r>
          <w:rPr/>
          <w:tab/>
        </w:r>
      </w:ins>
      <w:ins w:id="620" w:author="devil" w:date="2020-08-25T22:33:16Z">
        <w:r>
          <w:rPr/>
          <w:fldChar w:fldCharType="begin"/>
        </w:r>
      </w:ins>
      <w:ins w:id="621" w:author="devil" w:date="2020-08-25T22:33:16Z">
        <w:r>
          <w:rPr/>
          <w:instrText xml:space="preserve"> PAGEREF _Toc807458318 </w:instrText>
        </w:r>
      </w:ins>
      <w:ins w:id="622" w:author="devil" w:date="2020-08-25T22:33:16Z">
        <w:r>
          <w:rPr/>
          <w:fldChar w:fldCharType="separate"/>
        </w:r>
      </w:ins>
      <w:ins w:id="623" w:author="devil" w:date="2020-08-25T22:33:17Z">
        <w:r>
          <w:rPr/>
          <w:t>28</w:t>
        </w:r>
      </w:ins>
      <w:ins w:id="624" w:author="devil" w:date="2020-08-25T22:33:16Z">
        <w:r>
          <w:rPr/>
          <w:fldChar w:fldCharType="end"/>
        </w:r>
      </w:ins>
      <w:ins w:id="625" w:author="devil" w:date="2020-08-25T22:33:16Z">
        <w:r>
          <w:rPr>
            <w:rFonts w:cs="Times New Roman"/>
          </w:rPr>
          <w:fldChar w:fldCharType="end"/>
        </w:r>
      </w:ins>
    </w:p>
    <w:p>
      <w:pPr>
        <w:pStyle w:val="35"/>
        <w:tabs>
          <w:tab w:val="right" w:leader="dot" w:pos="9031"/>
        </w:tabs>
        <w:rPr>
          <w:ins w:id="626" w:author="devil" w:date="2020-08-25T22:33:16Z"/>
        </w:rPr>
      </w:pPr>
      <w:ins w:id="627" w:author="devil" w:date="2020-08-25T22:33:16Z">
        <w:r>
          <w:rPr>
            <w:rFonts w:cs="Times New Roman"/>
          </w:rPr>
          <w:fldChar w:fldCharType="begin"/>
        </w:r>
      </w:ins>
      <w:ins w:id="628" w:author="devil" w:date="2020-08-25T22:33:16Z">
        <w:r>
          <w:rPr>
            <w:rFonts w:cs="Times New Roman"/>
          </w:rPr>
          <w:instrText xml:space="preserve"> HYPERLINK \l _Toc1560916720 </w:instrText>
        </w:r>
      </w:ins>
      <w:ins w:id="629" w:author="devil" w:date="2020-08-25T22:33:16Z">
        <w:r>
          <w:rPr>
            <w:rFonts w:cs="Times New Roman"/>
          </w:rPr>
          <w:fldChar w:fldCharType="separate"/>
        </w:r>
      </w:ins>
      <w:ins w:id="630" w:author="devil" w:date="2020-08-25T22:33:16Z">
        <w:r>
          <w:rPr>
            <w:rFonts w:cs="Times New Roman"/>
          </w:rPr>
          <w:t>5.2.3 Non-Relational Database for Cache</w:t>
        </w:r>
      </w:ins>
      <w:ins w:id="631" w:author="devil" w:date="2020-08-25T22:33:16Z">
        <w:r>
          <w:rPr/>
          <w:tab/>
        </w:r>
      </w:ins>
      <w:ins w:id="632" w:author="devil" w:date="2020-08-25T22:33:16Z">
        <w:r>
          <w:rPr/>
          <w:fldChar w:fldCharType="begin"/>
        </w:r>
      </w:ins>
      <w:ins w:id="633" w:author="devil" w:date="2020-08-25T22:33:16Z">
        <w:r>
          <w:rPr/>
          <w:instrText xml:space="preserve"> PAGEREF _Toc1560916720 </w:instrText>
        </w:r>
      </w:ins>
      <w:ins w:id="634" w:author="devil" w:date="2020-08-25T22:33:16Z">
        <w:r>
          <w:rPr/>
          <w:fldChar w:fldCharType="separate"/>
        </w:r>
      </w:ins>
      <w:ins w:id="635" w:author="devil" w:date="2020-08-25T22:33:17Z">
        <w:r>
          <w:rPr/>
          <w:t>32</w:t>
        </w:r>
      </w:ins>
      <w:ins w:id="636" w:author="devil" w:date="2020-08-25T22:33:16Z">
        <w:r>
          <w:rPr/>
          <w:fldChar w:fldCharType="end"/>
        </w:r>
      </w:ins>
      <w:ins w:id="637" w:author="devil" w:date="2020-08-25T22:33:16Z">
        <w:r>
          <w:rPr>
            <w:rFonts w:cs="Times New Roman"/>
          </w:rPr>
          <w:fldChar w:fldCharType="end"/>
        </w:r>
      </w:ins>
    </w:p>
    <w:p>
      <w:pPr>
        <w:pStyle w:val="35"/>
        <w:tabs>
          <w:tab w:val="right" w:leader="dot" w:pos="9031"/>
        </w:tabs>
        <w:rPr>
          <w:ins w:id="638" w:author="devil" w:date="2020-08-25T22:33:16Z"/>
        </w:rPr>
      </w:pPr>
      <w:ins w:id="639" w:author="devil" w:date="2020-08-25T22:33:16Z">
        <w:r>
          <w:rPr>
            <w:rFonts w:cs="Times New Roman"/>
          </w:rPr>
          <w:fldChar w:fldCharType="begin"/>
        </w:r>
      </w:ins>
      <w:ins w:id="640" w:author="devil" w:date="2020-08-25T22:33:16Z">
        <w:r>
          <w:rPr>
            <w:rFonts w:cs="Times New Roman"/>
          </w:rPr>
          <w:instrText xml:space="preserve"> HYPERLINK \l _Toc833981356 </w:instrText>
        </w:r>
      </w:ins>
      <w:ins w:id="641" w:author="devil" w:date="2020-08-25T22:33:16Z">
        <w:r>
          <w:rPr>
            <w:rFonts w:cs="Times New Roman"/>
          </w:rPr>
          <w:fldChar w:fldCharType="separate"/>
        </w:r>
      </w:ins>
      <w:ins w:id="642" w:author="devil" w:date="2020-08-25T22:33:16Z">
        <w:r>
          <w:rPr>
            <w:rFonts w:cs="Times New Roman"/>
          </w:rPr>
          <w:t>5.2.4 Three-Layered Search</w:t>
        </w:r>
      </w:ins>
      <w:ins w:id="643" w:author="devil" w:date="2020-08-25T22:33:16Z">
        <w:r>
          <w:rPr/>
          <w:tab/>
        </w:r>
      </w:ins>
      <w:ins w:id="644" w:author="devil" w:date="2020-08-25T22:33:16Z">
        <w:r>
          <w:rPr/>
          <w:fldChar w:fldCharType="begin"/>
        </w:r>
      </w:ins>
      <w:ins w:id="645" w:author="devil" w:date="2020-08-25T22:33:16Z">
        <w:r>
          <w:rPr/>
          <w:instrText xml:space="preserve"> PAGEREF _Toc833981356 </w:instrText>
        </w:r>
      </w:ins>
      <w:ins w:id="646" w:author="devil" w:date="2020-08-25T22:33:16Z">
        <w:r>
          <w:rPr/>
          <w:fldChar w:fldCharType="separate"/>
        </w:r>
      </w:ins>
      <w:ins w:id="647" w:author="devil" w:date="2020-08-25T22:33:17Z">
        <w:r>
          <w:rPr/>
          <w:t>32</w:t>
        </w:r>
      </w:ins>
      <w:ins w:id="648" w:author="devil" w:date="2020-08-25T22:33:16Z">
        <w:r>
          <w:rPr/>
          <w:fldChar w:fldCharType="end"/>
        </w:r>
      </w:ins>
      <w:ins w:id="649" w:author="devil" w:date="2020-08-25T22:33:16Z">
        <w:r>
          <w:rPr>
            <w:rFonts w:cs="Times New Roman"/>
          </w:rPr>
          <w:fldChar w:fldCharType="end"/>
        </w:r>
      </w:ins>
    </w:p>
    <w:p>
      <w:pPr>
        <w:pStyle w:val="35"/>
        <w:tabs>
          <w:tab w:val="right" w:leader="dot" w:pos="9031"/>
        </w:tabs>
        <w:rPr>
          <w:ins w:id="650" w:author="devil" w:date="2020-08-25T22:33:16Z"/>
        </w:rPr>
      </w:pPr>
      <w:ins w:id="651" w:author="devil" w:date="2020-08-25T22:33:16Z">
        <w:r>
          <w:rPr>
            <w:rFonts w:cs="Times New Roman"/>
          </w:rPr>
          <w:fldChar w:fldCharType="begin"/>
        </w:r>
      </w:ins>
      <w:ins w:id="652" w:author="devil" w:date="2020-08-25T22:33:16Z">
        <w:r>
          <w:rPr>
            <w:rFonts w:cs="Times New Roman"/>
          </w:rPr>
          <w:instrText xml:space="preserve"> HYPERLINK \l _Toc531844896 </w:instrText>
        </w:r>
      </w:ins>
      <w:ins w:id="653" w:author="devil" w:date="2020-08-25T22:33:16Z">
        <w:r>
          <w:rPr>
            <w:rFonts w:cs="Times New Roman"/>
          </w:rPr>
          <w:fldChar w:fldCharType="separate"/>
        </w:r>
      </w:ins>
      <w:ins w:id="654" w:author="devil" w:date="2020-08-25T22:33:16Z">
        <w:r>
          <w:rPr>
            <w:rFonts w:cs="Times New Roman"/>
          </w:rPr>
          <w:t>5.2.5 Cache Switch</w:t>
        </w:r>
      </w:ins>
      <w:ins w:id="655" w:author="devil" w:date="2020-08-25T22:33:16Z">
        <w:r>
          <w:rPr/>
          <w:tab/>
        </w:r>
      </w:ins>
      <w:ins w:id="656" w:author="devil" w:date="2020-08-25T22:33:16Z">
        <w:r>
          <w:rPr/>
          <w:fldChar w:fldCharType="begin"/>
        </w:r>
      </w:ins>
      <w:ins w:id="657" w:author="devil" w:date="2020-08-25T22:33:16Z">
        <w:r>
          <w:rPr/>
          <w:instrText xml:space="preserve"> PAGEREF _Toc531844896 </w:instrText>
        </w:r>
      </w:ins>
      <w:ins w:id="658" w:author="devil" w:date="2020-08-25T22:33:16Z">
        <w:r>
          <w:rPr/>
          <w:fldChar w:fldCharType="separate"/>
        </w:r>
      </w:ins>
      <w:ins w:id="659" w:author="devil" w:date="2020-08-25T22:33:17Z">
        <w:r>
          <w:rPr/>
          <w:t>35</w:t>
        </w:r>
      </w:ins>
      <w:ins w:id="660" w:author="devil" w:date="2020-08-25T22:33:16Z">
        <w:r>
          <w:rPr/>
          <w:fldChar w:fldCharType="end"/>
        </w:r>
      </w:ins>
      <w:ins w:id="661" w:author="devil" w:date="2020-08-25T22:33:16Z">
        <w:r>
          <w:rPr>
            <w:rFonts w:cs="Times New Roman"/>
          </w:rPr>
          <w:fldChar w:fldCharType="end"/>
        </w:r>
      </w:ins>
    </w:p>
    <w:p>
      <w:pPr>
        <w:pStyle w:val="34"/>
        <w:tabs>
          <w:tab w:val="right" w:leader="dot" w:pos="9031"/>
        </w:tabs>
        <w:rPr>
          <w:ins w:id="662" w:author="devil" w:date="2020-08-25T22:33:16Z"/>
        </w:rPr>
      </w:pPr>
      <w:ins w:id="663" w:author="devil" w:date="2020-08-25T22:33:16Z">
        <w:r>
          <w:rPr>
            <w:rFonts w:cs="Times New Roman"/>
          </w:rPr>
          <w:fldChar w:fldCharType="begin"/>
        </w:r>
      </w:ins>
      <w:ins w:id="664" w:author="devil" w:date="2020-08-25T22:33:16Z">
        <w:r>
          <w:rPr>
            <w:rFonts w:cs="Times New Roman"/>
          </w:rPr>
          <w:instrText xml:space="preserve"> HYPERLINK \l _Toc1734142194 </w:instrText>
        </w:r>
      </w:ins>
      <w:ins w:id="665" w:author="devil" w:date="2020-08-25T22:33:16Z">
        <w:r>
          <w:rPr>
            <w:rFonts w:cs="Times New Roman"/>
          </w:rPr>
          <w:fldChar w:fldCharType="separate"/>
        </w:r>
      </w:ins>
      <w:ins w:id="666" w:author="devil" w:date="2020-08-25T22:33:16Z">
        <w:r>
          <w:rPr>
            <w:rFonts w:cs="Times New Roman"/>
          </w:rPr>
          <w:t xml:space="preserve">5.3 Resource Ranking </w:t>
        </w:r>
      </w:ins>
      <w:ins w:id="667" w:author="devil" w:date="2020-08-25T22:33:16Z">
        <w:r>
          <w:rPr>
            <w:rFonts w:cs="Times New Roman"/>
            <w:lang w:val="en-US"/>
          </w:rPr>
          <w:t>b</w:t>
        </w:r>
      </w:ins>
      <w:ins w:id="668" w:author="devil" w:date="2020-08-25T22:33:16Z">
        <w:r>
          <w:rPr>
            <w:rFonts w:cs="Times New Roman"/>
          </w:rPr>
          <w:t>ased on LRV</w:t>
        </w:r>
      </w:ins>
      <w:ins w:id="669" w:author="devil" w:date="2020-08-25T22:33:16Z">
        <w:r>
          <w:rPr/>
          <w:tab/>
        </w:r>
      </w:ins>
      <w:ins w:id="670" w:author="devil" w:date="2020-08-25T22:33:16Z">
        <w:r>
          <w:rPr/>
          <w:fldChar w:fldCharType="begin"/>
        </w:r>
      </w:ins>
      <w:ins w:id="671" w:author="devil" w:date="2020-08-25T22:33:16Z">
        <w:r>
          <w:rPr/>
          <w:instrText xml:space="preserve"> PAGEREF _Toc1734142194 </w:instrText>
        </w:r>
      </w:ins>
      <w:ins w:id="672" w:author="devil" w:date="2020-08-25T22:33:16Z">
        <w:r>
          <w:rPr/>
          <w:fldChar w:fldCharType="separate"/>
        </w:r>
      </w:ins>
      <w:ins w:id="673" w:author="devil" w:date="2020-08-25T22:33:17Z">
        <w:r>
          <w:rPr/>
          <w:t>36</w:t>
        </w:r>
      </w:ins>
      <w:ins w:id="674" w:author="devil" w:date="2020-08-25T22:33:16Z">
        <w:r>
          <w:rPr/>
          <w:fldChar w:fldCharType="end"/>
        </w:r>
      </w:ins>
      <w:ins w:id="675" w:author="devil" w:date="2020-08-25T22:33:16Z">
        <w:r>
          <w:rPr>
            <w:rFonts w:cs="Times New Roman"/>
          </w:rPr>
          <w:fldChar w:fldCharType="end"/>
        </w:r>
      </w:ins>
    </w:p>
    <w:p>
      <w:pPr>
        <w:pStyle w:val="35"/>
        <w:tabs>
          <w:tab w:val="right" w:leader="dot" w:pos="9031"/>
        </w:tabs>
        <w:rPr>
          <w:ins w:id="676" w:author="devil" w:date="2020-08-25T22:33:16Z"/>
        </w:rPr>
      </w:pPr>
      <w:ins w:id="677" w:author="devil" w:date="2020-08-25T22:33:16Z">
        <w:r>
          <w:rPr>
            <w:rFonts w:cs="Times New Roman"/>
          </w:rPr>
          <w:fldChar w:fldCharType="begin"/>
        </w:r>
      </w:ins>
      <w:ins w:id="678" w:author="devil" w:date="2020-08-25T22:33:16Z">
        <w:r>
          <w:rPr>
            <w:rFonts w:cs="Times New Roman"/>
          </w:rPr>
          <w:instrText xml:space="preserve"> HYPERLINK \l _Toc1110056731 </w:instrText>
        </w:r>
      </w:ins>
      <w:ins w:id="679" w:author="devil" w:date="2020-08-25T22:33:16Z">
        <w:r>
          <w:rPr>
            <w:rFonts w:cs="Times New Roman"/>
          </w:rPr>
          <w:fldChar w:fldCharType="separate"/>
        </w:r>
      </w:ins>
      <w:ins w:id="680" w:author="devil" w:date="2020-08-25T22:33:16Z">
        <w:r>
          <w:rPr>
            <w:rFonts w:cs="Times New Roman"/>
          </w:rPr>
          <w:t>5.3.1 Resource Characteristics</w:t>
        </w:r>
      </w:ins>
      <w:ins w:id="681" w:author="devil" w:date="2020-08-25T22:33:16Z">
        <w:r>
          <w:rPr/>
          <w:tab/>
        </w:r>
      </w:ins>
      <w:ins w:id="682" w:author="devil" w:date="2020-08-25T22:33:16Z">
        <w:r>
          <w:rPr/>
          <w:fldChar w:fldCharType="begin"/>
        </w:r>
      </w:ins>
      <w:ins w:id="683" w:author="devil" w:date="2020-08-25T22:33:16Z">
        <w:r>
          <w:rPr/>
          <w:instrText xml:space="preserve"> PAGEREF _Toc1110056731 </w:instrText>
        </w:r>
      </w:ins>
      <w:ins w:id="684" w:author="devil" w:date="2020-08-25T22:33:16Z">
        <w:r>
          <w:rPr/>
          <w:fldChar w:fldCharType="separate"/>
        </w:r>
      </w:ins>
      <w:ins w:id="685" w:author="devil" w:date="2020-08-25T22:33:17Z">
        <w:r>
          <w:rPr/>
          <w:t>36</w:t>
        </w:r>
      </w:ins>
      <w:ins w:id="686" w:author="devil" w:date="2020-08-25T22:33:16Z">
        <w:r>
          <w:rPr/>
          <w:fldChar w:fldCharType="end"/>
        </w:r>
      </w:ins>
      <w:ins w:id="687" w:author="devil" w:date="2020-08-25T22:33:16Z">
        <w:r>
          <w:rPr>
            <w:rFonts w:cs="Times New Roman"/>
          </w:rPr>
          <w:fldChar w:fldCharType="end"/>
        </w:r>
      </w:ins>
    </w:p>
    <w:p>
      <w:pPr>
        <w:pStyle w:val="35"/>
        <w:tabs>
          <w:tab w:val="right" w:leader="dot" w:pos="9031"/>
        </w:tabs>
        <w:rPr>
          <w:ins w:id="688" w:author="devil" w:date="2020-08-25T22:33:16Z"/>
        </w:rPr>
      </w:pPr>
      <w:ins w:id="689" w:author="devil" w:date="2020-08-25T22:33:16Z">
        <w:r>
          <w:rPr>
            <w:rFonts w:cs="Times New Roman"/>
          </w:rPr>
          <w:fldChar w:fldCharType="begin"/>
        </w:r>
      </w:ins>
      <w:ins w:id="690" w:author="devil" w:date="2020-08-25T22:33:16Z">
        <w:r>
          <w:rPr>
            <w:rFonts w:cs="Times New Roman"/>
          </w:rPr>
          <w:instrText xml:space="preserve"> HYPERLINK \l _Toc1857680588 </w:instrText>
        </w:r>
      </w:ins>
      <w:ins w:id="691" w:author="devil" w:date="2020-08-25T22:33:16Z">
        <w:r>
          <w:rPr>
            <w:rFonts w:cs="Times New Roman"/>
          </w:rPr>
          <w:fldChar w:fldCharType="separate"/>
        </w:r>
      </w:ins>
      <w:ins w:id="692" w:author="devil" w:date="2020-08-25T22:33:16Z">
        <w:r>
          <w:rPr>
            <w:rFonts w:cs="Times New Roman"/>
          </w:rPr>
          <w:t>5.3.2 Resource Evaluation</w:t>
        </w:r>
      </w:ins>
      <w:ins w:id="693" w:author="devil" w:date="2020-08-25T22:33:16Z">
        <w:r>
          <w:rPr/>
          <w:tab/>
        </w:r>
      </w:ins>
      <w:ins w:id="694" w:author="devil" w:date="2020-08-25T22:33:16Z">
        <w:r>
          <w:rPr/>
          <w:fldChar w:fldCharType="begin"/>
        </w:r>
      </w:ins>
      <w:ins w:id="695" w:author="devil" w:date="2020-08-25T22:33:16Z">
        <w:r>
          <w:rPr/>
          <w:instrText xml:space="preserve"> PAGEREF _Toc1857680588 </w:instrText>
        </w:r>
      </w:ins>
      <w:ins w:id="696" w:author="devil" w:date="2020-08-25T22:33:16Z">
        <w:r>
          <w:rPr/>
          <w:fldChar w:fldCharType="separate"/>
        </w:r>
      </w:ins>
      <w:ins w:id="697" w:author="devil" w:date="2020-08-25T22:33:17Z">
        <w:r>
          <w:rPr/>
          <w:t>40</w:t>
        </w:r>
      </w:ins>
      <w:ins w:id="698" w:author="devil" w:date="2020-08-25T22:33:16Z">
        <w:r>
          <w:rPr/>
          <w:fldChar w:fldCharType="end"/>
        </w:r>
      </w:ins>
      <w:ins w:id="699" w:author="devil" w:date="2020-08-25T22:33:16Z">
        <w:r>
          <w:rPr>
            <w:rFonts w:cs="Times New Roman"/>
          </w:rPr>
          <w:fldChar w:fldCharType="end"/>
        </w:r>
      </w:ins>
    </w:p>
    <w:p>
      <w:pPr>
        <w:pStyle w:val="33"/>
        <w:tabs>
          <w:tab w:val="right" w:leader="dot" w:pos="9031"/>
        </w:tabs>
        <w:rPr>
          <w:ins w:id="700" w:author="devil" w:date="2020-08-25T22:33:16Z"/>
        </w:rPr>
      </w:pPr>
      <w:ins w:id="701" w:author="devil" w:date="2020-08-25T22:33:16Z">
        <w:r>
          <w:rPr>
            <w:rFonts w:cs="Times New Roman"/>
          </w:rPr>
          <w:fldChar w:fldCharType="begin"/>
        </w:r>
      </w:ins>
      <w:ins w:id="702" w:author="devil" w:date="2020-08-25T22:33:16Z">
        <w:r>
          <w:rPr>
            <w:rFonts w:cs="Times New Roman"/>
          </w:rPr>
          <w:instrText xml:space="preserve"> HYPERLINK \l _Toc1251581086 </w:instrText>
        </w:r>
      </w:ins>
      <w:ins w:id="703" w:author="devil" w:date="2020-08-25T22:33:16Z">
        <w:r>
          <w:rPr>
            <w:rFonts w:cs="Times New Roman"/>
          </w:rPr>
          <w:fldChar w:fldCharType="separate"/>
        </w:r>
      </w:ins>
      <w:ins w:id="704" w:author="devil" w:date="2020-08-25T22:33:16Z">
        <w:r>
          <w:rPr>
            <w:rFonts w:cs="Times New Roman"/>
          </w:rPr>
          <w:t>6 EXPERIMENTAL STUDY</w:t>
        </w:r>
      </w:ins>
      <w:ins w:id="705" w:author="devil" w:date="2020-08-25T22:33:16Z">
        <w:r>
          <w:rPr/>
          <w:tab/>
        </w:r>
      </w:ins>
      <w:ins w:id="706" w:author="devil" w:date="2020-08-25T22:33:16Z">
        <w:r>
          <w:rPr/>
          <w:fldChar w:fldCharType="begin"/>
        </w:r>
      </w:ins>
      <w:ins w:id="707" w:author="devil" w:date="2020-08-25T22:33:16Z">
        <w:r>
          <w:rPr/>
          <w:instrText xml:space="preserve"> PAGEREF _Toc1251581086 </w:instrText>
        </w:r>
      </w:ins>
      <w:ins w:id="708" w:author="devil" w:date="2020-08-25T22:33:16Z">
        <w:r>
          <w:rPr/>
          <w:fldChar w:fldCharType="separate"/>
        </w:r>
      </w:ins>
      <w:ins w:id="709" w:author="devil" w:date="2020-08-25T22:33:17Z">
        <w:r>
          <w:rPr/>
          <w:t>41</w:t>
        </w:r>
      </w:ins>
      <w:ins w:id="710" w:author="devil" w:date="2020-08-25T22:33:16Z">
        <w:r>
          <w:rPr/>
          <w:fldChar w:fldCharType="end"/>
        </w:r>
      </w:ins>
      <w:ins w:id="711" w:author="devil" w:date="2020-08-25T22:33:16Z">
        <w:r>
          <w:rPr>
            <w:rFonts w:cs="Times New Roman"/>
          </w:rPr>
          <w:fldChar w:fldCharType="end"/>
        </w:r>
      </w:ins>
    </w:p>
    <w:p>
      <w:pPr>
        <w:pStyle w:val="34"/>
        <w:tabs>
          <w:tab w:val="right" w:leader="dot" w:pos="9031"/>
        </w:tabs>
        <w:rPr>
          <w:ins w:id="712" w:author="devil" w:date="2020-08-25T22:33:16Z"/>
        </w:rPr>
      </w:pPr>
      <w:ins w:id="713" w:author="devil" w:date="2020-08-25T22:33:16Z">
        <w:r>
          <w:rPr>
            <w:rFonts w:cs="Times New Roman"/>
          </w:rPr>
          <w:fldChar w:fldCharType="begin"/>
        </w:r>
      </w:ins>
      <w:ins w:id="714" w:author="devil" w:date="2020-08-25T22:33:16Z">
        <w:r>
          <w:rPr>
            <w:rFonts w:cs="Times New Roman"/>
          </w:rPr>
          <w:instrText xml:space="preserve"> HYPERLINK \l _Toc1316695331 </w:instrText>
        </w:r>
      </w:ins>
      <w:ins w:id="715" w:author="devil" w:date="2020-08-25T22:33:16Z">
        <w:r>
          <w:rPr>
            <w:rFonts w:cs="Times New Roman"/>
          </w:rPr>
          <w:fldChar w:fldCharType="separate"/>
        </w:r>
      </w:ins>
      <w:ins w:id="716" w:author="devil" w:date="2020-08-25T22:33:16Z">
        <w:r>
          <w:rPr>
            <w:rFonts w:cs="Times New Roman"/>
          </w:rPr>
          <w:t>6.1 Methods</w:t>
        </w:r>
      </w:ins>
      <w:ins w:id="717" w:author="devil" w:date="2020-08-25T22:33:16Z">
        <w:r>
          <w:rPr/>
          <w:tab/>
        </w:r>
      </w:ins>
      <w:ins w:id="718" w:author="devil" w:date="2020-08-25T22:33:16Z">
        <w:r>
          <w:rPr/>
          <w:fldChar w:fldCharType="begin"/>
        </w:r>
      </w:ins>
      <w:ins w:id="719" w:author="devil" w:date="2020-08-25T22:33:16Z">
        <w:r>
          <w:rPr/>
          <w:instrText xml:space="preserve"> PAGEREF _Toc1316695331 </w:instrText>
        </w:r>
      </w:ins>
      <w:ins w:id="720" w:author="devil" w:date="2020-08-25T22:33:16Z">
        <w:r>
          <w:rPr/>
          <w:fldChar w:fldCharType="separate"/>
        </w:r>
      </w:ins>
      <w:ins w:id="721" w:author="devil" w:date="2020-08-25T22:33:17Z">
        <w:r>
          <w:rPr/>
          <w:t>41</w:t>
        </w:r>
      </w:ins>
      <w:ins w:id="722" w:author="devil" w:date="2020-08-25T22:33:16Z">
        <w:r>
          <w:rPr/>
          <w:fldChar w:fldCharType="end"/>
        </w:r>
      </w:ins>
      <w:ins w:id="723" w:author="devil" w:date="2020-08-25T22:33:16Z">
        <w:r>
          <w:rPr>
            <w:rFonts w:cs="Times New Roman"/>
          </w:rPr>
          <w:fldChar w:fldCharType="end"/>
        </w:r>
      </w:ins>
    </w:p>
    <w:p>
      <w:pPr>
        <w:pStyle w:val="35"/>
        <w:tabs>
          <w:tab w:val="right" w:leader="dot" w:pos="9031"/>
        </w:tabs>
        <w:rPr>
          <w:ins w:id="724" w:author="devil" w:date="2020-08-25T22:33:16Z"/>
        </w:rPr>
      </w:pPr>
      <w:ins w:id="725" w:author="devil" w:date="2020-08-25T22:33:16Z">
        <w:r>
          <w:rPr>
            <w:rFonts w:cs="Times New Roman"/>
          </w:rPr>
          <w:fldChar w:fldCharType="begin"/>
        </w:r>
      </w:ins>
      <w:ins w:id="726" w:author="devil" w:date="2020-08-25T22:33:16Z">
        <w:r>
          <w:rPr>
            <w:rFonts w:cs="Times New Roman"/>
          </w:rPr>
          <w:instrText xml:space="preserve"> HYPERLINK \l _Toc1415686841 </w:instrText>
        </w:r>
      </w:ins>
      <w:ins w:id="727" w:author="devil" w:date="2020-08-25T22:33:16Z">
        <w:r>
          <w:rPr>
            <w:rFonts w:cs="Times New Roman"/>
          </w:rPr>
          <w:fldChar w:fldCharType="separate"/>
        </w:r>
      </w:ins>
      <w:ins w:id="728" w:author="devil" w:date="2020-08-25T22:33:16Z">
        <w:r>
          <w:rPr>
            <w:rFonts w:cs="Times New Roman"/>
          </w:rPr>
          <w:t>6.1.1 Black-box Testing</w:t>
        </w:r>
      </w:ins>
      <w:ins w:id="729" w:author="devil" w:date="2020-08-25T22:33:16Z">
        <w:r>
          <w:rPr/>
          <w:tab/>
        </w:r>
      </w:ins>
      <w:ins w:id="730" w:author="devil" w:date="2020-08-25T22:33:16Z">
        <w:r>
          <w:rPr/>
          <w:fldChar w:fldCharType="begin"/>
        </w:r>
      </w:ins>
      <w:ins w:id="731" w:author="devil" w:date="2020-08-25T22:33:16Z">
        <w:r>
          <w:rPr/>
          <w:instrText xml:space="preserve"> PAGEREF _Toc1415686841 </w:instrText>
        </w:r>
      </w:ins>
      <w:ins w:id="732" w:author="devil" w:date="2020-08-25T22:33:16Z">
        <w:r>
          <w:rPr/>
          <w:fldChar w:fldCharType="separate"/>
        </w:r>
      </w:ins>
      <w:ins w:id="733" w:author="devil" w:date="2020-08-25T22:33:17Z">
        <w:r>
          <w:rPr/>
          <w:t>41</w:t>
        </w:r>
      </w:ins>
      <w:ins w:id="734" w:author="devil" w:date="2020-08-25T22:33:16Z">
        <w:r>
          <w:rPr/>
          <w:fldChar w:fldCharType="end"/>
        </w:r>
      </w:ins>
      <w:ins w:id="735" w:author="devil" w:date="2020-08-25T22:33:16Z">
        <w:r>
          <w:rPr>
            <w:rFonts w:cs="Times New Roman"/>
          </w:rPr>
          <w:fldChar w:fldCharType="end"/>
        </w:r>
      </w:ins>
    </w:p>
    <w:p>
      <w:pPr>
        <w:pStyle w:val="35"/>
        <w:tabs>
          <w:tab w:val="right" w:leader="dot" w:pos="9031"/>
        </w:tabs>
        <w:rPr>
          <w:ins w:id="736" w:author="devil" w:date="2020-08-25T22:33:16Z"/>
        </w:rPr>
      </w:pPr>
      <w:ins w:id="737" w:author="devil" w:date="2020-08-25T22:33:16Z">
        <w:r>
          <w:rPr>
            <w:rFonts w:cs="Times New Roman"/>
          </w:rPr>
          <w:fldChar w:fldCharType="begin"/>
        </w:r>
      </w:ins>
      <w:ins w:id="738" w:author="devil" w:date="2020-08-25T22:33:16Z">
        <w:r>
          <w:rPr>
            <w:rFonts w:cs="Times New Roman"/>
          </w:rPr>
          <w:instrText xml:space="preserve"> HYPERLINK \l _Toc235056517 </w:instrText>
        </w:r>
      </w:ins>
      <w:ins w:id="739" w:author="devil" w:date="2020-08-25T22:33:16Z">
        <w:r>
          <w:rPr>
            <w:rFonts w:cs="Times New Roman"/>
          </w:rPr>
          <w:fldChar w:fldCharType="separate"/>
        </w:r>
      </w:ins>
      <w:ins w:id="740" w:author="devil" w:date="2020-08-25T22:33:16Z">
        <w:r>
          <w:rPr>
            <w:rFonts w:cs="Times New Roman"/>
          </w:rPr>
          <w:t>6.1.2 White-box Testing</w:t>
        </w:r>
      </w:ins>
      <w:ins w:id="741" w:author="devil" w:date="2020-08-25T22:33:16Z">
        <w:r>
          <w:rPr/>
          <w:tab/>
        </w:r>
      </w:ins>
      <w:ins w:id="742" w:author="devil" w:date="2020-08-25T22:33:16Z">
        <w:r>
          <w:rPr/>
          <w:fldChar w:fldCharType="begin"/>
        </w:r>
      </w:ins>
      <w:ins w:id="743" w:author="devil" w:date="2020-08-25T22:33:16Z">
        <w:r>
          <w:rPr/>
          <w:instrText xml:space="preserve"> PAGEREF _Toc235056517 </w:instrText>
        </w:r>
      </w:ins>
      <w:ins w:id="744" w:author="devil" w:date="2020-08-25T22:33:16Z">
        <w:r>
          <w:rPr/>
          <w:fldChar w:fldCharType="separate"/>
        </w:r>
      </w:ins>
      <w:ins w:id="745" w:author="devil" w:date="2020-08-25T22:33:17Z">
        <w:r>
          <w:rPr/>
          <w:t>42</w:t>
        </w:r>
      </w:ins>
      <w:ins w:id="746" w:author="devil" w:date="2020-08-25T22:33:16Z">
        <w:r>
          <w:rPr/>
          <w:fldChar w:fldCharType="end"/>
        </w:r>
      </w:ins>
      <w:ins w:id="747" w:author="devil" w:date="2020-08-25T22:33:16Z">
        <w:r>
          <w:rPr>
            <w:rFonts w:cs="Times New Roman"/>
          </w:rPr>
          <w:fldChar w:fldCharType="end"/>
        </w:r>
      </w:ins>
    </w:p>
    <w:p>
      <w:pPr>
        <w:pStyle w:val="34"/>
        <w:tabs>
          <w:tab w:val="right" w:leader="dot" w:pos="9031"/>
        </w:tabs>
        <w:rPr>
          <w:ins w:id="748" w:author="devil" w:date="2020-08-25T22:33:16Z"/>
        </w:rPr>
      </w:pPr>
      <w:ins w:id="749" w:author="devil" w:date="2020-08-25T22:33:16Z">
        <w:r>
          <w:rPr>
            <w:rFonts w:cs="Times New Roman"/>
          </w:rPr>
          <w:fldChar w:fldCharType="begin"/>
        </w:r>
      </w:ins>
      <w:ins w:id="750" w:author="devil" w:date="2020-08-25T22:33:16Z">
        <w:r>
          <w:rPr>
            <w:rFonts w:cs="Times New Roman"/>
          </w:rPr>
          <w:instrText xml:space="preserve"> HYPERLINK \l _Toc1865928043 </w:instrText>
        </w:r>
      </w:ins>
      <w:ins w:id="751" w:author="devil" w:date="2020-08-25T22:33:16Z">
        <w:r>
          <w:rPr>
            <w:rFonts w:cs="Times New Roman"/>
          </w:rPr>
          <w:fldChar w:fldCharType="separate"/>
        </w:r>
      </w:ins>
      <w:ins w:id="752" w:author="devil" w:date="2020-08-25T22:33:16Z">
        <w:r>
          <w:rPr>
            <w:rFonts w:cs="Times New Roman"/>
          </w:rPr>
          <w:t>6.2 Testing Environments</w:t>
        </w:r>
      </w:ins>
      <w:ins w:id="753" w:author="devil" w:date="2020-08-25T22:33:16Z">
        <w:r>
          <w:rPr/>
          <w:tab/>
        </w:r>
      </w:ins>
      <w:ins w:id="754" w:author="devil" w:date="2020-08-25T22:33:16Z">
        <w:r>
          <w:rPr/>
          <w:fldChar w:fldCharType="begin"/>
        </w:r>
      </w:ins>
      <w:ins w:id="755" w:author="devil" w:date="2020-08-25T22:33:16Z">
        <w:r>
          <w:rPr/>
          <w:instrText xml:space="preserve"> PAGEREF _Toc1865928043 </w:instrText>
        </w:r>
      </w:ins>
      <w:ins w:id="756" w:author="devil" w:date="2020-08-25T22:33:16Z">
        <w:r>
          <w:rPr/>
          <w:fldChar w:fldCharType="separate"/>
        </w:r>
      </w:ins>
      <w:ins w:id="757" w:author="devil" w:date="2020-08-25T22:33:17Z">
        <w:r>
          <w:rPr/>
          <w:t>42</w:t>
        </w:r>
      </w:ins>
      <w:ins w:id="758" w:author="devil" w:date="2020-08-25T22:33:16Z">
        <w:r>
          <w:rPr/>
          <w:fldChar w:fldCharType="end"/>
        </w:r>
      </w:ins>
      <w:ins w:id="759" w:author="devil" w:date="2020-08-25T22:33:16Z">
        <w:r>
          <w:rPr>
            <w:rFonts w:cs="Times New Roman"/>
          </w:rPr>
          <w:fldChar w:fldCharType="end"/>
        </w:r>
      </w:ins>
    </w:p>
    <w:p>
      <w:pPr>
        <w:pStyle w:val="35"/>
        <w:tabs>
          <w:tab w:val="right" w:leader="dot" w:pos="9031"/>
        </w:tabs>
        <w:rPr>
          <w:ins w:id="760" w:author="devil" w:date="2020-08-25T22:33:16Z"/>
        </w:rPr>
      </w:pPr>
      <w:ins w:id="761" w:author="devil" w:date="2020-08-25T22:33:16Z">
        <w:r>
          <w:rPr>
            <w:rFonts w:cs="Times New Roman"/>
          </w:rPr>
          <w:fldChar w:fldCharType="begin"/>
        </w:r>
      </w:ins>
      <w:ins w:id="762" w:author="devil" w:date="2020-08-25T22:33:16Z">
        <w:r>
          <w:rPr>
            <w:rFonts w:cs="Times New Roman"/>
          </w:rPr>
          <w:instrText xml:space="preserve"> HYPERLINK \l _Toc1535909382 </w:instrText>
        </w:r>
      </w:ins>
      <w:ins w:id="763" w:author="devil" w:date="2020-08-25T22:33:16Z">
        <w:r>
          <w:rPr>
            <w:rFonts w:cs="Times New Roman"/>
          </w:rPr>
          <w:fldChar w:fldCharType="separate"/>
        </w:r>
      </w:ins>
      <w:ins w:id="764" w:author="devil" w:date="2020-08-25T22:33:16Z">
        <w:r>
          <w:rPr>
            <w:rFonts w:cs="Times New Roman"/>
          </w:rPr>
          <w:t>6.2.1 Hardware and Software Condition Control</w:t>
        </w:r>
      </w:ins>
      <w:ins w:id="765" w:author="devil" w:date="2020-08-25T22:33:16Z">
        <w:r>
          <w:rPr/>
          <w:tab/>
        </w:r>
      </w:ins>
      <w:ins w:id="766" w:author="devil" w:date="2020-08-25T22:33:16Z">
        <w:r>
          <w:rPr/>
          <w:fldChar w:fldCharType="begin"/>
        </w:r>
      </w:ins>
      <w:ins w:id="767" w:author="devil" w:date="2020-08-25T22:33:16Z">
        <w:r>
          <w:rPr/>
          <w:instrText xml:space="preserve"> PAGEREF _Toc1535909382 </w:instrText>
        </w:r>
      </w:ins>
      <w:ins w:id="768" w:author="devil" w:date="2020-08-25T22:33:16Z">
        <w:r>
          <w:rPr/>
          <w:fldChar w:fldCharType="separate"/>
        </w:r>
      </w:ins>
      <w:ins w:id="769" w:author="devil" w:date="2020-08-25T22:33:17Z">
        <w:r>
          <w:rPr/>
          <w:t>42</w:t>
        </w:r>
      </w:ins>
      <w:ins w:id="770" w:author="devil" w:date="2020-08-25T22:33:16Z">
        <w:r>
          <w:rPr/>
          <w:fldChar w:fldCharType="end"/>
        </w:r>
      </w:ins>
      <w:ins w:id="771" w:author="devil" w:date="2020-08-25T22:33:16Z">
        <w:r>
          <w:rPr>
            <w:rFonts w:cs="Times New Roman"/>
          </w:rPr>
          <w:fldChar w:fldCharType="end"/>
        </w:r>
      </w:ins>
    </w:p>
    <w:p>
      <w:pPr>
        <w:pStyle w:val="35"/>
        <w:tabs>
          <w:tab w:val="right" w:leader="dot" w:pos="9031"/>
        </w:tabs>
        <w:rPr>
          <w:ins w:id="772" w:author="devil" w:date="2020-08-25T22:33:16Z"/>
        </w:rPr>
      </w:pPr>
      <w:ins w:id="773" w:author="devil" w:date="2020-08-25T22:33:16Z">
        <w:r>
          <w:rPr>
            <w:rFonts w:cs="Times New Roman"/>
          </w:rPr>
          <w:fldChar w:fldCharType="begin"/>
        </w:r>
      </w:ins>
      <w:ins w:id="774" w:author="devil" w:date="2020-08-25T22:33:16Z">
        <w:r>
          <w:rPr>
            <w:rFonts w:cs="Times New Roman"/>
          </w:rPr>
          <w:instrText xml:space="preserve"> HYPERLINK \l _Toc288514958 </w:instrText>
        </w:r>
      </w:ins>
      <w:ins w:id="775" w:author="devil" w:date="2020-08-25T22:33:16Z">
        <w:r>
          <w:rPr>
            <w:rFonts w:cs="Times New Roman"/>
          </w:rPr>
          <w:fldChar w:fldCharType="separate"/>
        </w:r>
      </w:ins>
      <w:ins w:id="776" w:author="devil" w:date="2020-08-25T22:33:16Z">
        <w:r>
          <w:rPr>
            <w:rFonts w:cs="Times New Roman"/>
          </w:rPr>
          <w:t>6.2.2 Experimental Group Control</w:t>
        </w:r>
      </w:ins>
      <w:ins w:id="777" w:author="devil" w:date="2020-08-25T22:33:16Z">
        <w:r>
          <w:rPr/>
          <w:tab/>
        </w:r>
      </w:ins>
      <w:ins w:id="778" w:author="devil" w:date="2020-08-25T22:33:16Z">
        <w:r>
          <w:rPr/>
          <w:fldChar w:fldCharType="begin"/>
        </w:r>
      </w:ins>
      <w:ins w:id="779" w:author="devil" w:date="2020-08-25T22:33:16Z">
        <w:r>
          <w:rPr/>
          <w:instrText xml:space="preserve"> PAGEREF _Toc288514958 </w:instrText>
        </w:r>
      </w:ins>
      <w:ins w:id="780" w:author="devil" w:date="2020-08-25T22:33:16Z">
        <w:r>
          <w:rPr/>
          <w:fldChar w:fldCharType="separate"/>
        </w:r>
      </w:ins>
      <w:ins w:id="781" w:author="devil" w:date="2020-08-25T22:33:17Z">
        <w:r>
          <w:rPr/>
          <w:t>43</w:t>
        </w:r>
      </w:ins>
      <w:ins w:id="782" w:author="devil" w:date="2020-08-25T22:33:16Z">
        <w:r>
          <w:rPr/>
          <w:fldChar w:fldCharType="end"/>
        </w:r>
      </w:ins>
      <w:ins w:id="783" w:author="devil" w:date="2020-08-25T22:33:16Z">
        <w:r>
          <w:rPr>
            <w:rFonts w:cs="Times New Roman"/>
          </w:rPr>
          <w:fldChar w:fldCharType="end"/>
        </w:r>
      </w:ins>
    </w:p>
    <w:p>
      <w:pPr>
        <w:pStyle w:val="34"/>
        <w:tabs>
          <w:tab w:val="right" w:leader="dot" w:pos="9031"/>
        </w:tabs>
        <w:rPr>
          <w:ins w:id="784" w:author="devil" w:date="2020-08-25T22:33:16Z"/>
        </w:rPr>
      </w:pPr>
      <w:ins w:id="785" w:author="devil" w:date="2020-08-25T22:33:16Z">
        <w:r>
          <w:rPr>
            <w:rFonts w:cs="Times New Roman"/>
          </w:rPr>
          <w:fldChar w:fldCharType="begin"/>
        </w:r>
      </w:ins>
      <w:ins w:id="786" w:author="devil" w:date="2020-08-25T22:33:16Z">
        <w:r>
          <w:rPr>
            <w:rFonts w:cs="Times New Roman"/>
          </w:rPr>
          <w:instrText xml:space="preserve"> HYPERLINK \l _Toc969265725 </w:instrText>
        </w:r>
      </w:ins>
      <w:ins w:id="787" w:author="devil" w:date="2020-08-25T22:33:16Z">
        <w:r>
          <w:rPr>
            <w:rFonts w:cs="Times New Roman"/>
          </w:rPr>
          <w:fldChar w:fldCharType="separate"/>
        </w:r>
      </w:ins>
      <w:ins w:id="788" w:author="devil" w:date="2020-08-25T22:33:16Z">
        <w:r>
          <w:rPr>
            <w:rFonts w:cs="Times New Roman"/>
          </w:rPr>
          <w:t>6.3 Performance Analysis</w:t>
        </w:r>
      </w:ins>
      <w:ins w:id="789" w:author="devil" w:date="2020-08-25T22:33:16Z">
        <w:r>
          <w:rPr/>
          <w:tab/>
        </w:r>
      </w:ins>
      <w:ins w:id="790" w:author="devil" w:date="2020-08-25T22:33:16Z">
        <w:r>
          <w:rPr/>
          <w:fldChar w:fldCharType="begin"/>
        </w:r>
      </w:ins>
      <w:ins w:id="791" w:author="devil" w:date="2020-08-25T22:33:16Z">
        <w:r>
          <w:rPr/>
          <w:instrText xml:space="preserve"> PAGEREF _Toc969265725 </w:instrText>
        </w:r>
      </w:ins>
      <w:ins w:id="792" w:author="devil" w:date="2020-08-25T22:33:16Z">
        <w:r>
          <w:rPr/>
          <w:fldChar w:fldCharType="separate"/>
        </w:r>
      </w:ins>
      <w:ins w:id="793" w:author="devil" w:date="2020-08-25T22:33:17Z">
        <w:r>
          <w:rPr/>
          <w:t>46</w:t>
        </w:r>
      </w:ins>
      <w:ins w:id="794" w:author="devil" w:date="2020-08-25T22:33:16Z">
        <w:r>
          <w:rPr/>
          <w:fldChar w:fldCharType="end"/>
        </w:r>
      </w:ins>
      <w:ins w:id="795" w:author="devil" w:date="2020-08-25T22:33:16Z">
        <w:r>
          <w:rPr>
            <w:rFonts w:cs="Times New Roman"/>
          </w:rPr>
          <w:fldChar w:fldCharType="end"/>
        </w:r>
      </w:ins>
    </w:p>
    <w:p>
      <w:pPr>
        <w:pStyle w:val="35"/>
        <w:tabs>
          <w:tab w:val="right" w:leader="dot" w:pos="9031"/>
        </w:tabs>
        <w:rPr>
          <w:ins w:id="796" w:author="devil" w:date="2020-08-25T22:33:16Z"/>
        </w:rPr>
      </w:pPr>
      <w:ins w:id="797" w:author="devil" w:date="2020-08-25T22:33:16Z">
        <w:r>
          <w:rPr>
            <w:rFonts w:cs="Times New Roman"/>
          </w:rPr>
          <w:fldChar w:fldCharType="begin"/>
        </w:r>
      </w:ins>
      <w:ins w:id="798" w:author="devil" w:date="2020-08-25T22:33:16Z">
        <w:r>
          <w:rPr>
            <w:rFonts w:cs="Times New Roman"/>
          </w:rPr>
          <w:instrText xml:space="preserve"> HYPERLINK \l _Toc875810695 </w:instrText>
        </w:r>
      </w:ins>
      <w:ins w:id="799" w:author="devil" w:date="2020-08-25T22:33:16Z">
        <w:r>
          <w:rPr>
            <w:rFonts w:cs="Times New Roman"/>
          </w:rPr>
          <w:fldChar w:fldCharType="separate"/>
        </w:r>
      </w:ins>
      <w:ins w:id="800" w:author="devil" w:date="2020-08-25T22:33:16Z">
        <w:r>
          <w:rPr>
            <w:rFonts w:cs="Times New Roman"/>
          </w:rPr>
          <w:t xml:space="preserve">6.3.1 Search time for Varying </w:t>
        </w:r>
      </w:ins>
      <w:ins w:id="801" w:author="devil" w:date="2020-08-25T22:33:16Z">
        <w:r>
          <w:rPr>
            <w:rFonts w:hint="eastAsia" w:cs="Times New Roman"/>
            <w:lang w:val="en-US"/>
          </w:rPr>
          <w:t>R</w:t>
        </w:r>
      </w:ins>
      <w:ins w:id="802" w:author="devil" w:date="2020-08-25T22:33:16Z">
        <w:r>
          <w:rPr>
            <w:rFonts w:cs="Times New Roman"/>
          </w:rPr>
          <w:t xml:space="preserve">esource </w:t>
        </w:r>
      </w:ins>
      <w:ins w:id="803" w:author="devil" w:date="2020-08-25T22:33:16Z">
        <w:r>
          <w:rPr>
            <w:rFonts w:hint="eastAsia" w:cs="Times New Roman"/>
            <w:lang w:val="en-US"/>
          </w:rPr>
          <w:t>V</w:t>
        </w:r>
      </w:ins>
      <w:ins w:id="804" w:author="devil" w:date="2020-08-25T22:33:16Z">
        <w:r>
          <w:rPr>
            <w:rFonts w:cs="Times New Roman"/>
          </w:rPr>
          <w:t>olume</w:t>
        </w:r>
      </w:ins>
      <w:ins w:id="805" w:author="devil" w:date="2020-08-25T22:33:16Z">
        <w:r>
          <w:rPr/>
          <w:tab/>
        </w:r>
      </w:ins>
      <w:ins w:id="806" w:author="devil" w:date="2020-08-25T22:33:16Z">
        <w:r>
          <w:rPr/>
          <w:fldChar w:fldCharType="begin"/>
        </w:r>
      </w:ins>
      <w:ins w:id="807" w:author="devil" w:date="2020-08-25T22:33:16Z">
        <w:r>
          <w:rPr/>
          <w:instrText xml:space="preserve"> PAGEREF _Toc875810695 </w:instrText>
        </w:r>
      </w:ins>
      <w:ins w:id="808" w:author="devil" w:date="2020-08-25T22:33:16Z">
        <w:r>
          <w:rPr/>
          <w:fldChar w:fldCharType="separate"/>
        </w:r>
      </w:ins>
      <w:ins w:id="809" w:author="devil" w:date="2020-08-25T22:33:17Z">
        <w:r>
          <w:rPr/>
          <w:t>46</w:t>
        </w:r>
      </w:ins>
      <w:ins w:id="810" w:author="devil" w:date="2020-08-25T22:33:16Z">
        <w:r>
          <w:rPr/>
          <w:fldChar w:fldCharType="end"/>
        </w:r>
      </w:ins>
      <w:ins w:id="811" w:author="devil" w:date="2020-08-25T22:33:16Z">
        <w:r>
          <w:rPr>
            <w:rFonts w:cs="Times New Roman"/>
          </w:rPr>
          <w:fldChar w:fldCharType="end"/>
        </w:r>
      </w:ins>
    </w:p>
    <w:p>
      <w:pPr>
        <w:pStyle w:val="35"/>
        <w:tabs>
          <w:tab w:val="right" w:leader="dot" w:pos="9031"/>
        </w:tabs>
        <w:rPr>
          <w:ins w:id="812" w:author="devil" w:date="2020-08-25T22:33:16Z"/>
        </w:rPr>
      </w:pPr>
      <w:ins w:id="813" w:author="devil" w:date="2020-08-25T22:33:16Z">
        <w:r>
          <w:rPr>
            <w:rFonts w:cs="Times New Roman"/>
          </w:rPr>
          <w:fldChar w:fldCharType="begin"/>
        </w:r>
      </w:ins>
      <w:ins w:id="814" w:author="devil" w:date="2020-08-25T22:33:16Z">
        <w:r>
          <w:rPr>
            <w:rFonts w:cs="Times New Roman"/>
          </w:rPr>
          <w:instrText xml:space="preserve"> HYPERLINK \l _Toc110978691 </w:instrText>
        </w:r>
      </w:ins>
      <w:ins w:id="815" w:author="devil" w:date="2020-08-25T22:33:16Z">
        <w:r>
          <w:rPr>
            <w:rFonts w:cs="Times New Roman"/>
          </w:rPr>
          <w:fldChar w:fldCharType="separate"/>
        </w:r>
      </w:ins>
      <w:ins w:id="816" w:author="devil" w:date="2020-08-25T22:33:16Z">
        <w:r>
          <w:rPr>
            <w:rFonts w:cs="Times New Roman"/>
          </w:rPr>
          <w:t xml:space="preserve">6.3.2 Search Time for </w:t>
        </w:r>
      </w:ins>
      <w:ins w:id="817" w:author="devil" w:date="2020-08-25T22:33:16Z">
        <w:r>
          <w:rPr>
            <w:rFonts w:hint="eastAsia" w:cs="Times New Roman"/>
            <w:lang w:val="en-US"/>
          </w:rPr>
          <w:t>D</w:t>
        </w:r>
      </w:ins>
      <w:ins w:id="818" w:author="devil" w:date="2020-08-25T22:33:16Z">
        <w:r>
          <w:rPr>
            <w:rFonts w:cs="Times New Roman"/>
          </w:rPr>
          <w:t xml:space="preserve">ifferent Search Result </w:t>
        </w:r>
      </w:ins>
      <w:ins w:id="819" w:author="devil" w:date="2020-08-25T22:33:16Z">
        <w:r>
          <w:rPr>
            <w:rFonts w:hint="eastAsia" w:cs="Times New Roman"/>
            <w:lang w:val="en-US"/>
          </w:rPr>
          <w:t>P</w:t>
        </w:r>
      </w:ins>
      <w:ins w:id="820" w:author="devil" w:date="2020-08-25T22:33:16Z">
        <w:r>
          <w:rPr>
            <w:rFonts w:cs="Times New Roman"/>
          </w:rPr>
          <w:t xml:space="preserve">age </w:t>
        </w:r>
      </w:ins>
      <w:ins w:id="821" w:author="devil" w:date="2020-08-25T22:33:16Z">
        <w:r>
          <w:rPr>
            <w:rFonts w:hint="eastAsia" w:cs="Times New Roman"/>
            <w:lang w:val="en-US"/>
          </w:rPr>
          <w:t>D</w:t>
        </w:r>
      </w:ins>
      <w:ins w:id="822" w:author="devil" w:date="2020-08-25T22:33:16Z">
        <w:r>
          <w:rPr>
            <w:rFonts w:cs="Times New Roman"/>
          </w:rPr>
          <w:t>epths</w:t>
        </w:r>
      </w:ins>
      <w:ins w:id="823" w:author="devil" w:date="2020-08-25T22:33:16Z">
        <w:r>
          <w:rPr/>
          <w:tab/>
        </w:r>
      </w:ins>
      <w:ins w:id="824" w:author="devil" w:date="2020-08-25T22:33:16Z">
        <w:r>
          <w:rPr/>
          <w:fldChar w:fldCharType="begin"/>
        </w:r>
      </w:ins>
      <w:ins w:id="825" w:author="devil" w:date="2020-08-25T22:33:16Z">
        <w:r>
          <w:rPr/>
          <w:instrText xml:space="preserve"> PAGEREF _Toc110978691 </w:instrText>
        </w:r>
      </w:ins>
      <w:ins w:id="826" w:author="devil" w:date="2020-08-25T22:33:16Z">
        <w:r>
          <w:rPr/>
          <w:fldChar w:fldCharType="separate"/>
        </w:r>
      </w:ins>
      <w:ins w:id="827" w:author="devil" w:date="2020-08-25T22:33:17Z">
        <w:r>
          <w:rPr/>
          <w:t>46</w:t>
        </w:r>
      </w:ins>
      <w:ins w:id="828" w:author="devil" w:date="2020-08-25T22:33:16Z">
        <w:r>
          <w:rPr/>
          <w:fldChar w:fldCharType="end"/>
        </w:r>
      </w:ins>
      <w:ins w:id="829" w:author="devil" w:date="2020-08-25T22:33:16Z">
        <w:r>
          <w:rPr>
            <w:rFonts w:cs="Times New Roman"/>
          </w:rPr>
          <w:fldChar w:fldCharType="end"/>
        </w:r>
      </w:ins>
    </w:p>
    <w:p>
      <w:pPr>
        <w:pStyle w:val="35"/>
        <w:tabs>
          <w:tab w:val="right" w:leader="dot" w:pos="9031"/>
        </w:tabs>
        <w:rPr>
          <w:ins w:id="830" w:author="devil" w:date="2020-08-25T22:33:16Z"/>
        </w:rPr>
      </w:pPr>
      <w:ins w:id="831" w:author="devil" w:date="2020-08-25T22:33:16Z">
        <w:r>
          <w:rPr>
            <w:rFonts w:cs="Times New Roman"/>
          </w:rPr>
          <w:fldChar w:fldCharType="begin"/>
        </w:r>
      </w:ins>
      <w:ins w:id="832" w:author="devil" w:date="2020-08-25T22:33:16Z">
        <w:r>
          <w:rPr>
            <w:rFonts w:cs="Times New Roman"/>
          </w:rPr>
          <w:instrText xml:space="preserve"> HYPERLINK \l _Toc1638016794 </w:instrText>
        </w:r>
      </w:ins>
      <w:ins w:id="833" w:author="devil" w:date="2020-08-25T22:33:16Z">
        <w:r>
          <w:rPr>
            <w:rFonts w:cs="Times New Roman"/>
          </w:rPr>
          <w:fldChar w:fldCharType="separate"/>
        </w:r>
      </w:ins>
      <w:ins w:id="834" w:author="devil" w:date="2020-08-25T22:33:16Z">
        <w:r>
          <w:rPr>
            <w:rFonts w:cs="Times New Roman"/>
          </w:rPr>
          <w:t xml:space="preserve">6.3.3 Search Time on </w:t>
        </w:r>
      </w:ins>
      <w:ins w:id="835" w:author="devil" w:date="2020-08-25T22:33:16Z">
        <w:r>
          <w:rPr>
            <w:rFonts w:hint="eastAsia" w:cs="Times New Roman"/>
            <w:lang w:val="en-US"/>
          </w:rPr>
          <w:t>B</w:t>
        </w:r>
      </w:ins>
      <w:ins w:id="836" w:author="devil" w:date="2020-08-25T22:33:16Z">
        <w:r>
          <w:rPr>
            <w:rFonts w:cs="Times New Roman"/>
          </w:rPr>
          <w:t xml:space="preserve">usy </w:t>
        </w:r>
      </w:ins>
      <w:ins w:id="837" w:author="devil" w:date="2020-08-25T22:33:16Z">
        <w:r>
          <w:rPr>
            <w:rFonts w:hint="eastAsia" w:cs="Times New Roman"/>
            <w:lang w:val="en-US"/>
          </w:rPr>
          <w:t>S</w:t>
        </w:r>
      </w:ins>
      <w:ins w:id="838" w:author="devil" w:date="2020-08-25T22:33:16Z">
        <w:r>
          <w:rPr>
            <w:rFonts w:cs="Times New Roman"/>
          </w:rPr>
          <w:t>ystem</w:t>
        </w:r>
      </w:ins>
      <w:ins w:id="839" w:author="devil" w:date="2020-08-25T22:33:16Z">
        <w:r>
          <w:rPr/>
          <w:tab/>
        </w:r>
      </w:ins>
      <w:ins w:id="840" w:author="devil" w:date="2020-08-25T22:33:16Z">
        <w:r>
          <w:rPr/>
          <w:fldChar w:fldCharType="begin"/>
        </w:r>
      </w:ins>
      <w:ins w:id="841" w:author="devil" w:date="2020-08-25T22:33:16Z">
        <w:r>
          <w:rPr/>
          <w:instrText xml:space="preserve"> PAGEREF _Toc1638016794 </w:instrText>
        </w:r>
      </w:ins>
      <w:ins w:id="842" w:author="devil" w:date="2020-08-25T22:33:16Z">
        <w:r>
          <w:rPr/>
          <w:fldChar w:fldCharType="separate"/>
        </w:r>
      </w:ins>
      <w:ins w:id="843" w:author="devil" w:date="2020-08-25T22:33:17Z">
        <w:r>
          <w:rPr/>
          <w:t>48</w:t>
        </w:r>
      </w:ins>
      <w:ins w:id="844" w:author="devil" w:date="2020-08-25T22:33:16Z">
        <w:r>
          <w:rPr/>
          <w:fldChar w:fldCharType="end"/>
        </w:r>
      </w:ins>
      <w:ins w:id="845" w:author="devil" w:date="2020-08-25T22:33:16Z">
        <w:r>
          <w:rPr>
            <w:rFonts w:cs="Times New Roman"/>
          </w:rPr>
          <w:fldChar w:fldCharType="end"/>
        </w:r>
      </w:ins>
    </w:p>
    <w:p>
      <w:pPr>
        <w:pStyle w:val="35"/>
        <w:tabs>
          <w:tab w:val="right" w:leader="dot" w:pos="9031"/>
        </w:tabs>
        <w:rPr>
          <w:ins w:id="846" w:author="devil" w:date="2020-08-25T22:33:16Z"/>
        </w:rPr>
      </w:pPr>
      <w:ins w:id="847" w:author="devil" w:date="2020-08-25T22:33:16Z">
        <w:r>
          <w:rPr>
            <w:rFonts w:cs="Times New Roman"/>
          </w:rPr>
          <w:fldChar w:fldCharType="begin"/>
        </w:r>
      </w:ins>
      <w:ins w:id="848" w:author="devil" w:date="2020-08-25T22:33:16Z">
        <w:r>
          <w:rPr>
            <w:rFonts w:cs="Times New Roman"/>
          </w:rPr>
          <w:instrText xml:space="preserve"> HYPERLINK \l _Toc1348098781 </w:instrText>
        </w:r>
      </w:ins>
      <w:ins w:id="849" w:author="devil" w:date="2020-08-25T22:33:16Z">
        <w:r>
          <w:rPr>
            <w:rFonts w:cs="Times New Roman"/>
          </w:rPr>
          <w:fldChar w:fldCharType="separate"/>
        </w:r>
      </w:ins>
      <w:ins w:id="850" w:author="devil" w:date="2020-08-25T22:33:16Z">
        <w:r>
          <w:rPr>
            <w:rFonts w:cs="Times New Roman"/>
          </w:rPr>
          <w:t xml:space="preserve">6.3.4 Search Time for </w:t>
        </w:r>
      </w:ins>
      <w:ins w:id="851" w:author="devil" w:date="2020-08-25T22:33:16Z">
        <w:r>
          <w:rPr>
            <w:rFonts w:hint="eastAsia" w:cs="Times New Roman"/>
            <w:lang w:val="en-US"/>
          </w:rPr>
          <w:t>R</w:t>
        </w:r>
      </w:ins>
      <w:ins w:id="852" w:author="devil" w:date="2020-08-25T22:33:16Z">
        <w:r>
          <w:rPr>
            <w:rFonts w:cs="Times New Roman"/>
          </w:rPr>
          <w:t xml:space="preserve">anked vs. </w:t>
        </w:r>
      </w:ins>
      <w:ins w:id="853" w:author="devil" w:date="2020-08-25T22:33:16Z">
        <w:r>
          <w:rPr>
            <w:rFonts w:hint="eastAsia" w:cs="Times New Roman"/>
            <w:lang w:val="en-US"/>
          </w:rPr>
          <w:t>U</w:t>
        </w:r>
      </w:ins>
      <w:ins w:id="854" w:author="devil" w:date="2020-08-25T22:33:16Z">
        <w:r>
          <w:rPr>
            <w:rFonts w:cs="Times New Roman"/>
          </w:rPr>
          <w:t xml:space="preserve">nranked </w:t>
        </w:r>
      </w:ins>
      <w:ins w:id="855" w:author="devil" w:date="2020-08-25T22:33:16Z">
        <w:r>
          <w:rPr>
            <w:rFonts w:hint="eastAsia" w:cs="Times New Roman"/>
            <w:lang w:val="en-US"/>
          </w:rPr>
          <w:t>R</w:t>
        </w:r>
      </w:ins>
      <w:ins w:id="856" w:author="devil" w:date="2020-08-25T22:33:16Z">
        <w:r>
          <w:rPr>
            <w:rFonts w:cs="Times New Roman"/>
          </w:rPr>
          <w:t>esults</w:t>
        </w:r>
      </w:ins>
      <w:ins w:id="857" w:author="devil" w:date="2020-08-25T22:33:16Z">
        <w:r>
          <w:rPr/>
          <w:tab/>
        </w:r>
      </w:ins>
      <w:ins w:id="858" w:author="devil" w:date="2020-08-25T22:33:16Z">
        <w:r>
          <w:rPr/>
          <w:fldChar w:fldCharType="begin"/>
        </w:r>
      </w:ins>
      <w:ins w:id="859" w:author="devil" w:date="2020-08-25T22:33:16Z">
        <w:r>
          <w:rPr/>
          <w:instrText xml:space="preserve"> PAGEREF _Toc1348098781 </w:instrText>
        </w:r>
      </w:ins>
      <w:ins w:id="860" w:author="devil" w:date="2020-08-25T22:33:16Z">
        <w:r>
          <w:rPr/>
          <w:fldChar w:fldCharType="separate"/>
        </w:r>
      </w:ins>
      <w:ins w:id="861" w:author="devil" w:date="2020-08-25T22:33:17Z">
        <w:r>
          <w:rPr/>
          <w:t>49</w:t>
        </w:r>
      </w:ins>
      <w:ins w:id="862" w:author="devil" w:date="2020-08-25T22:33:16Z">
        <w:r>
          <w:rPr/>
          <w:fldChar w:fldCharType="end"/>
        </w:r>
      </w:ins>
      <w:ins w:id="863" w:author="devil" w:date="2020-08-25T22:33:16Z">
        <w:r>
          <w:rPr>
            <w:rFonts w:cs="Times New Roman"/>
          </w:rPr>
          <w:fldChar w:fldCharType="end"/>
        </w:r>
      </w:ins>
    </w:p>
    <w:p>
      <w:pPr>
        <w:pStyle w:val="35"/>
        <w:tabs>
          <w:tab w:val="right" w:leader="dot" w:pos="9031"/>
        </w:tabs>
        <w:rPr>
          <w:ins w:id="864" w:author="devil" w:date="2020-08-25T22:33:16Z"/>
        </w:rPr>
      </w:pPr>
      <w:ins w:id="865" w:author="devil" w:date="2020-08-25T22:33:16Z">
        <w:r>
          <w:rPr>
            <w:rFonts w:cs="Times New Roman"/>
          </w:rPr>
          <w:fldChar w:fldCharType="begin"/>
        </w:r>
      </w:ins>
      <w:ins w:id="866" w:author="devil" w:date="2020-08-25T22:33:16Z">
        <w:r>
          <w:rPr>
            <w:rFonts w:cs="Times New Roman"/>
          </w:rPr>
          <w:instrText xml:space="preserve"> HYPERLINK \l _Toc1859718172 </w:instrText>
        </w:r>
      </w:ins>
      <w:ins w:id="867" w:author="devil" w:date="2020-08-25T22:33:16Z">
        <w:r>
          <w:rPr>
            <w:rFonts w:cs="Times New Roman"/>
          </w:rPr>
          <w:fldChar w:fldCharType="separate"/>
        </w:r>
      </w:ins>
      <w:ins w:id="868" w:author="devil" w:date="2020-08-25T22:33:16Z">
        <w:r>
          <w:rPr>
            <w:rFonts w:cs="Times New Roman"/>
          </w:rPr>
          <w:t xml:space="preserve">6.3.5 </w:t>
        </w:r>
      </w:ins>
      <w:ins w:id="869" w:author="devil" w:date="2020-08-25T22:33:16Z">
        <w:r>
          <w:rPr>
            <w:rFonts w:hint="eastAsia" w:cs="Times New Roman"/>
            <w:lang w:val="en-US"/>
          </w:rPr>
          <w:t>R</w:t>
        </w:r>
      </w:ins>
      <w:ins w:id="870" w:author="devil" w:date="2020-08-25T22:33:16Z">
        <w:r>
          <w:rPr>
            <w:rFonts w:cs="Times New Roman"/>
          </w:rPr>
          <w:t xml:space="preserve">anking </w:t>
        </w:r>
      </w:ins>
      <w:ins w:id="871" w:author="devil" w:date="2020-08-25T22:33:16Z">
        <w:r>
          <w:rPr>
            <w:rFonts w:cs="Times New Roman"/>
            <w:lang w:val="en-US"/>
          </w:rPr>
          <w:t>Verification</w:t>
        </w:r>
      </w:ins>
      <w:ins w:id="872" w:author="devil" w:date="2020-08-25T22:33:16Z">
        <w:r>
          <w:rPr/>
          <w:tab/>
        </w:r>
      </w:ins>
      <w:ins w:id="873" w:author="devil" w:date="2020-08-25T22:33:16Z">
        <w:r>
          <w:rPr/>
          <w:fldChar w:fldCharType="begin"/>
        </w:r>
      </w:ins>
      <w:ins w:id="874" w:author="devil" w:date="2020-08-25T22:33:16Z">
        <w:r>
          <w:rPr/>
          <w:instrText xml:space="preserve"> PAGEREF _Toc1859718172 </w:instrText>
        </w:r>
      </w:ins>
      <w:ins w:id="875" w:author="devil" w:date="2020-08-25T22:33:16Z">
        <w:r>
          <w:rPr/>
          <w:fldChar w:fldCharType="separate"/>
        </w:r>
      </w:ins>
      <w:ins w:id="876" w:author="devil" w:date="2020-08-25T22:33:17Z">
        <w:r>
          <w:rPr/>
          <w:t>50</w:t>
        </w:r>
      </w:ins>
      <w:ins w:id="877" w:author="devil" w:date="2020-08-25T22:33:16Z">
        <w:r>
          <w:rPr/>
          <w:fldChar w:fldCharType="end"/>
        </w:r>
      </w:ins>
      <w:ins w:id="878" w:author="devil" w:date="2020-08-25T22:33:16Z">
        <w:r>
          <w:rPr>
            <w:rFonts w:cs="Times New Roman"/>
          </w:rPr>
          <w:fldChar w:fldCharType="end"/>
        </w:r>
      </w:ins>
    </w:p>
    <w:p>
      <w:pPr>
        <w:pStyle w:val="33"/>
        <w:tabs>
          <w:tab w:val="right" w:leader="dot" w:pos="9031"/>
        </w:tabs>
        <w:rPr>
          <w:ins w:id="879" w:author="devil" w:date="2020-08-25T22:33:16Z"/>
        </w:rPr>
      </w:pPr>
      <w:ins w:id="880" w:author="devil" w:date="2020-08-25T22:33:16Z">
        <w:r>
          <w:rPr>
            <w:rFonts w:cs="Times New Roman"/>
          </w:rPr>
          <w:fldChar w:fldCharType="begin"/>
        </w:r>
      </w:ins>
      <w:ins w:id="881" w:author="devil" w:date="2020-08-25T22:33:16Z">
        <w:r>
          <w:rPr>
            <w:rFonts w:cs="Times New Roman"/>
          </w:rPr>
          <w:instrText xml:space="preserve"> HYPERLINK \l _Toc1732345265 </w:instrText>
        </w:r>
      </w:ins>
      <w:ins w:id="882" w:author="devil" w:date="2020-08-25T22:33:16Z">
        <w:r>
          <w:rPr>
            <w:rFonts w:cs="Times New Roman"/>
          </w:rPr>
          <w:fldChar w:fldCharType="separate"/>
        </w:r>
      </w:ins>
      <w:ins w:id="883" w:author="devil" w:date="2020-08-25T22:33:16Z">
        <w:r>
          <w:rPr>
            <w:rFonts w:cs="Times New Roman"/>
          </w:rPr>
          <w:t>7 CONCLUSION</w:t>
        </w:r>
      </w:ins>
      <w:ins w:id="884" w:author="devil" w:date="2020-08-25T22:33:16Z">
        <w:r>
          <w:rPr/>
          <w:tab/>
        </w:r>
      </w:ins>
      <w:ins w:id="885" w:author="devil" w:date="2020-08-25T22:33:16Z">
        <w:r>
          <w:rPr/>
          <w:fldChar w:fldCharType="begin"/>
        </w:r>
      </w:ins>
      <w:ins w:id="886" w:author="devil" w:date="2020-08-25T22:33:16Z">
        <w:r>
          <w:rPr/>
          <w:instrText xml:space="preserve"> PAGEREF _Toc1732345265 </w:instrText>
        </w:r>
      </w:ins>
      <w:ins w:id="887" w:author="devil" w:date="2020-08-25T22:33:16Z">
        <w:r>
          <w:rPr/>
          <w:fldChar w:fldCharType="separate"/>
        </w:r>
      </w:ins>
      <w:ins w:id="888" w:author="devil" w:date="2020-08-25T22:33:17Z">
        <w:r>
          <w:rPr/>
          <w:t>53</w:t>
        </w:r>
      </w:ins>
      <w:ins w:id="889" w:author="devil" w:date="2020-08-25T22:33:16Z">
        <w:r>
          <w:rPr/>
          <w:fldChar w:fldCharType="end"/>
        </w:r>
      </w:ins>
      <w:ins w:id="890" w:author="devil" w:date="2020-08-25T22:33:16Z">
        <w:r>
          <w:rPr>
            <w:rFonts w:cs="Times New Roman"/>
          </w:rPr>
          <w:fldChar w:fldCharType="end"/>
        </w:r>
      </w:ins>
    </w:p>
    <w:p>
      <w:pPr>
        <w:pStyle w:val="34"/>
        <w:tabs>
          <w:tab w:val="right" w:leader="dot" w:pos="9031"/>
        </w:tabs>
        <w:rPr>
          <w:ins w:id="891" w:author="devil" w:date="2020-08-25T22:33:16Z"/>
        </w:rPr>
      </w:pPr>
      <w:ins w:id="892" w:author="devil" w:date="2020-08-25T22:33:16Z">
        <w:r>
          <w:rPr>
            <w:rFonts w:cs="Times New Roman"/>
          </w:rPr>
          <w:fldChar w:fldCharType="begin"/>
        </w:r>
      </w:ins>
      <w:ins w:id="893" w:author="devil" w:date="2020-08-25T22:33:16Z">
        <w:r>
          <w:rPr>
            <w:rFonts w:cs="Times New Roman"/>
          </w:rPr>
          <w:instrText xml:space="preserve"> HYPERLINK \l _Toc1340933764 </w:instrText>
        </w:r>
      </w:ins>
      <w:ins w:id="894" w:author="devil" w:date="2020-08-25T22:33:16Z">
        <w:r>
          <w:rPr>
            <w:rFonts w:cs="Times New Roman"/>
          </w:rPr>
          <w:fldChar w:fldCharType="separate"/>
        </w:r>
      </w:ins>
      <w:ins w:id="895" w:author="devil" w:date="2020-08-25T22:33:16Z">
        <w:r>
          <w:rPr>
            <w:rFonts w:cs="Times New Roman"/>
          </w:rPr>
          <w:t>7.1 Research Contributions</w:t>
        </w:r>
      </w:ins>
      <w:ins w:id="896" w:author="devil" w:date="2020-08-25T22:33:16Z">
        <w:r>
          <w:rPr/>
          <w:tab/>
        </w:r>
      </w:ins>
      <w:ins w:id="897" w:author="devil" w:date="2020-08-25T22:33:16Z">
        <w:r>
          <w:rPr/>
          <w:fldChar w:fldCharType="begin"/>
        </w:r>
      </w:ins>
      <w:ins w:id="898" w:author="devil" w:date="2020-08-25T22:33:16Z">
        <w:r>
          <w:rPr/>
          <w:instrText xml:space="preserve"> PAGEREF _Toc1340933764 </w:instrText>
        </w:r>
      </w:ins>
      <w:ins w:id="899" w:author="devil" w:date="2020-08-25T22:33:16Z">
        <w:r>
          <w:rPr/>
          <w:fldChar w:fldCharType="separate"/>
        </w:r>
      </w:ins>
      <w:ins w:id="900" w:author="devil" w:date="2020-08-25T22:33:17Z">
        <w:r>
          <w:rPr/>
          <w:t>53</w:t>
        </w:r>
      </w:ins>
      <w:ins w:id="901" w:author="devil" w:date="2020-08-25T22:33:16Z">
        <w:r>
          <w:rPr/>
          <w:fldChar w:fldCharType="end"/>
        </w:r>
      </w:ins>
      <w:ins w:id="902" w:author="devil" w:date="2020-08-25T22:33:16Z">
        <w:r>
          <w:rPr>
            <w:rFonts w:cs="Times New Roman"/>
          </w:rPr>
          <w:fldChar w:fldCharType="end"/>
        </w:r>
      </w:ins>
    </w:p>
    <w:p>
      <w:pPr>
        <w:pStyle w:val="34"/>
        <w:tabs>
          <w:tab w:val="right" w:leader="dot" w:pos="9031"/>
        </w:tabs>
        <w:rPr>
          <w:ins w:id="903" w:author="devil" w:date="2020-08-25T22:33:16Z"/>
        </w:rPr>
      </w:pPr>
      <w:ins w:id="904" w:author="devil" w:date="2020-08-25T22:33:16Z">
        <w:r>
          <w:rPr>
            <w:rFonts w:cs="Times New Roman"/>
          </w:rPr>
          <w:fldChar w:fldCharType="begin"/>
        </w:r>
      </w:ins>
      <w:ins w:id="905" w:author="devil" w:date="2020-08-25T22:33:16Z">
        <w:r>
          <w:rPr>
            <w:rFonts w:cs="Times New Roman"/>
          </w:rPr>
          <w:instrText xml:space="preserve"> HYPERLINK \l _Toc1109047753 </w:instrText>
        </w:r>
      </w:ins>
      <w:ins w:id="906" w:author="devil" w:date="2020-08-25T22:33:16Z">
        <w:r>
          <w:rPr>
            <w:rFonts w:cs="Times New Roman"/>
          </w:rPr>
          <w:fldChar w:fldCharType="separate"/>
        </w:r>
      </w:ins>
      <w:ins w:id="907" w:author="devil" w:date="2020-08-25T22:33:16Z">
        <w:r>
          <w:rPr>
            <w:rFonts w:cs="Times New Roman"/>
          </w:rPr>
          <w:t>7.2 Limitations and Future Work</w:t>
        </w:r>
      </w:ins>
      <w:ins w:id="908" w:author="devil" w:date="2020-08-25T22:33:16Z">
        <w:r>
          <w:rPr/>
          <w:tab/>
        </w:r>
      </w:ins>
      <w:ins w:id="909" w:author="devil" w:date="2020-08-25T22:33:16Z">
        <w:r>
          <w:rPr/>
          <w:fldChar w:fldCharType="begin"/>
        </w:r>
      </w:ins>
      <w:ins w:id="910" w:author="devil" w:date="2020-08-25T22:33:16Z">
        <w:r>
          <w:rPr/>
          <w:instrText xml:space="preserve"> PAGEREF _Toc1109047753 </w:instrText>
        </w:r>
      </w:ins>
      <w:ins w:id="911" w:author="devil" w:date="2020-08-25T22:33:16Z">
        <w:r>
          <w:rPr/>
          <w:fldChar w:fldCharType="separate"/>
        </w:r>
      </w:ins>
      <w:ins w:id="912" w:author="devil" w:date="2020-08-25T22:33:17Z">
        <w:r>
          <w:rPr/>
          <w:t>53</w:t>
        </w:r>
      </w:ins>
      <w:ins w:id="913" w:author="devil" w:date="2020-08-25T22:33:16Z">
        <w:r>
          <w:rPr/>
          <w:fldChar w:fldCharType="end"/>
        </w:r>
      </w:ins>
      <w:ins w:id="914" w:author="devil" w:date="2020-08-25T22:33:16Z">
        <w:r>
          <w:rPr>
            <w:rFonts w:cs="Times New Roman"/>
          </w:rPr>
          <w:fldChar w:fldCharType="end"/>
        </w:r>
      </w:ins>
    </w:p>
    <w:p>
      <w:pPr>
        <w:pStyle w:val="33"/>
        <w:tabs>
          <w:tab w:val="right" w:leader="dot" w:pos="9031"/>
        </w:tabs>
        <w:rPr>
          <w:ins w:id="915" w:author="devil" w:date="2020-08-25T22:33:16Z"/>
        </w:rPr>
      </w:pPr>
      <w:ins w:id="916" w:author="devil" w:date="2020-08-25T22:33:16Z">
        <w:r>
          <w:rPr>
            <w:rFonts w:cs="Times New Roman"/>
          </w:rPr>
          <w:fldChar w:fldCharType="begin"/>
        </w:r>
      </w:ins>
      <w:ins w:id="917" w:author="devil" w:date="2020-08-25T22:33:16Z">
        <w:r>
          <w:rPr>
            <w:rFonts w:cs="Times New Roman"/>
          </w:rPr>
          <w:instrText xml:space="preserve"> HYPERLINK \l _Toc435973643 </w:instrText>
        </w:r>
      </w:ins>
      <w:ins w:id="918" w:author="devil" w:date="2020-08-25T22:33:16Z">
        <w:r>
          <w:rPr>
            <w:rFonts w:cs="Times New Roman"/>
          </w:rPr>
          <w:fldChar w:fldCharType="separate"/>
        </w:r>
      </w:ins>
      <w:ins w:id="919" w:author="devil" w:date="2020-08-25T22:33:16Z">
        <w:r>
          <w:rPr>
            <w:rFonts w:cs="Times New Roman"/>
          </w:rPr>
          <w:t>REFERENCES</w:t>
        </w:r>
      </w:ins>
      <w:ins w:id="920" w:author="devil" w:date="2020-08-25T22:33:16Z">
        <w:r>
          <w:rPr/>
          <w:tab/>
        </w:r>
      </w:ins>
      <w:ins w:id="921" w:author="devil" w:date="2020-08-25T22:33:16Z">
        <w:r>
          <w:rPr/>
          <w:fldChar w:fldCharType="begin"/>
        </w:r>
      </w:ins>
      <w:ins w:id="922" w:author="devil" w:date="2020-08-25T22:33:16Z">
        <w:r>
          <w:rPr/>
          <w:instrText xml:space="preserve"> PAGEREF _Toc435973643 </w:instrText>
        </w:r>
      </w:ins>
      <w:ins w:id="923" w:author="devil" w:date="2020-08-25T22:33:16Z">
        <w:r>
          <w:rPr/>
          <w:fldChar w:fldCharType="separate"/>
        </w:r>
      </w:ins>
      <w:ins w:id="924" w:author="devil" w:date="2020-08-25T22:33:17Z">
        <w:r>
          <w:rPr/>
          <w:t>55</w:t>
        </w:r>
      </w:ins>
      <w:ins w:id="925" w:author="devil" w:date="2020-08-25T22:33:16Z">
        <w:r>
          <w:rPr/>
          <w:fldChar w:fldCharType="end"/>
        </w:r>
      </w:ins>
      <w:ins w:id="926" w:author="devil" w:date="2020-08-25T22:33:16Z">
        <w:r>
          <w:rPr>
            <w:rFonts w:cs="Times New Roman"/>
          </w:rPr>
          <w:fldChar w:fldCharType="end"/>
        </w:r>
      </w:ins>
    </w:p>
    <w:p>
      <w:pPr>
        <w:rPr>
          <w:rFonts w:cs="Times New Roman"/>
        </w:rPr>
      </w:pPr>
      <w:r>
        <w:rPr>
          <w:rFonts w:cs="Times New Roman"/>
        </w:rPr>
        <w:fldChar w:fldCharType="end"/>
      </w:r>
    </w:p>
    <w:p>
      <w:pPr>
        <w:pStyle w:val="2"/>
        <w:rPr>
          <w:rFonts w:cs="Times New Roman"/>
        </w:rPr>
        <w:sectPr>
          <w:headerReference r:id="rId14" w:type="first"/>
          <w:footerReference r:id="rId16" w:type="first"/>
          <w:footerReference r:id="rId15" w:type="default"/>
          <w:endnotePr>
            <w:numFmt w:val="decimal"/>
          </w:endnotePr>
          <w:pgSz w:w="11911" w:h="16832"/>
          <w:pgMar w:top="1440" w:right="1440" w:bottom="1440" w:left="1440" w:header="0" w:footer="720" w:gutter="0"/>
          <w:pgNumType w:fmt="upperRoman" w:start="2"/>
          <w:cols w:space="0" w:num="1"/>
          <w:formProt w:val="0"/>
          <w:titlePg/>
          <w:docGrid w:linePitch="100" w:charSpace="0"/>
        </w:sectPr>
      </w:pPr>
    </w:p>
    <w:p>
      <w:pPr>
        <w:pStyle w:val="2"/>
        <w:rPr>
          <w:rFonts w:cs="Times New Roman"/>
          <w:lang w:val="en-US"/>
        </w:rPr>
      </w:pPr>
      <w:bookmarkStart w:id="28" w:name="_Toc2055"/>
      <w:bookmarkStart w:id="29" w:name="_Toc8393"/>
      <w:bookmarkStart w:id="30" w:name="_Toc6247"/>
      <w:bookmarkStart w:id="31" w:name="_Toc835816796"/>
      <w:bookmarkStart w:id="32" w:name="_Toc173225474"/>
      <w:r>
        <w:rPr>
          <w:rFonts w:cs="Times New Roman"/>
        </w:rPr>
        <w:t xml:space="preserve">1 </w:t>
      </w:r>
      <w:r>
        <w:rPr>
          <w:rFonts w:cs="Times New Roman"/>
          <w:lang w:val="en-US"/>
        </w:rPr>
        <w:t>INTRODUCTION</w:t>
      </w:r>
      <w:bookmarkEnd w:id="17"/>
      <w:bookmarkEnd w:id="28"/>
      <w:bookmarkEnd w:id="29"/>
      <w:bookmarkEnd w:id="30"/>
      <w:bookmarkEnd w:id="31"/>
      <w:bookmarkEnd w:id="32"/>
    </w:p>
    <w:p>
      <w:pPr>
        <w:rPr>
          <w:rFonts w:eastAsia="Noto Sans CJK SC"/>
        </w:rPr>
      </w:pPr>
      <w:r>
        <w:rPr>
          <w:rFonts w:eastAsia="Noto Sans CJK SC"/>
        </w:rPr>
        <w:t xml:space="preserve">There </w:t>
      </w:r>
      <w:r>
        <w:rPr>
          <w:rFonts w:hint="eastAsia" w:eastAsia="Noto Sans CJK SC"/>
          <w:lang w:val="en-US"/>
        </w:rPr>
        <w:t xml:space="preserve">are </w:t>
      </w:r>
      <w:r>
        <w:rPr>
          <w:rFonts w:eastAsia="Noto Sans CJK SC"/>
        </w:rPr>
        <w:t xml:space="preserve">many search engines available for online users. Some support wide range Internet search, such as </w:t>
      </w:r>
      <w:r>
        <w:rPr>
          <w:rFonts w:eastAsia="Noto Sans CJK SC"/>
          <w:b/>
          <w:bCs/>
        </w:rPr>
        <w:t>Google</w:t>
      </w:r>
      <w:r>
        <w:rPr>
          <w:rFonts w:eastAsia="Noto Sans CJK SC"/>
        </w:rPr>
        <w:t xml:space="preserve">, </w:t>
      </w:r>
      <w:r>
        <w:rPr>
          <w:rFonts w:eastAsia="Noto Sans CJK SC"/>
          <w:b/>
          <w:bCs/>
        </w:rPr>
        <w:t>Bing</w:t>
      </w:r>
      <w:r>
        <w:rPr>
          <w:rFonts w:eastAsia="Noto Sans CJK SC"/>
        </w:rPr>
        <w:t xml:space="preserve">, and </w:t>
      </w:r>
      <w:r>
        <w:rPr>
          <w:rFonts w:eastAsia="Noto Sans CJK SC"/>
          <w:b/>
          <w:bCs/>
        </w:rPr>
        <w:t>Baidu</w:t>
      </w:r>
      <w:r>
        <w:rPr>
          <w:rFonts w:eastAsia="Noto Sans CJK SC"/>
        </w:rPr>
        <w:t xml:space="preserve">. Some are built within systems, such as </w:t>
      </w:r>
      <w:r>
        <w:rPr>
          <w:rFonts w:eastAsia="Noto Sans CJK SC"/>
          <w:b/>
          <w:bCs/>
        </w:rPr>
        <w:t>YouTube</w:t>
      </w:r>
      <w:r>
        <w:rPr>
          <w:rFonts w:eastAsia="Noto Sans CJK SC"/>
        </w:rPr>
        <w:t xml:space="preserve">, which has its own search engine. There are also search engines tailored to meet certain needs, like better privacy, copyright protection, and so on. For many years, and currently, Google has been dominating with over 80% of market share. For this reason, Google is the main search engine considered for comparison in our research. </w:t>
      </w:r>
    </w:p>
    <w:p>
      <w:pPr>
        <w:rPr>
          <w:rFonts w:eastAsia="Noto Sans CJK SC"/>
        </w:rPr>
      </w:pPr>
    </w:p>
    <w:p>
      <w:pPr>
        <w:rPr>
          <w:rFonts w:eastAsia="Noto Sans CJK SC"/>
          <w:color w:val="FF0000"/>
        </w:rPr>
      </w:pPr>
      <w:r>
        <w:rPr>
          <w:rFonts w:eastAsia="Noto Sans CJK SC"/>
        </w:rPr>
        <w:t>Imagine there is someone interested in learning Java. One might Google “learn java”, and then a bunch of results are displayed; some are labeled as ‘Ad’, some are videos, and many more are other links, while you can keep clicking ‘see more’ to get more results. There are huge collection of results of different kinds, different sources, and certainly different qualities. It could be quite intimidating if learning Java is something new for this user. Making a choice alone could become the big time-consuming step before actually starting to learn. We propose a new and unique search engine that targets educational resources, to promote and support self-learning</w:t>
      </w:r>
      <w:r>
        <w:rPr>
          <w:rFonts w:eastAsia="Noto Sans CJK SC"/>
          <w:lang w:val="en-US"/>
        </w:rPr>
        <w:t xml:space="preserve">. </w:t>
      </w:r>
      <w:r>
        <w:rPr>
          <w:rFonts w:eastAsia="Noto Sans CJK SC"/>
        </w:rPr>
        <w:t xml:space="preserve">Providing “high quality” learning resources to users is essential for this search engine. Here “High quality” is a subjective judgement from users, but it can be based on common practices in education and learning. The more users favor the resource, the higher quality it is proved to be. Therefore, the score of quality is indeed limited to the resources that can be verified or tested by users. It will be an improving process over the time. High-quality can be understood as “user-trusted” or “user-liked”. </w:t>
      </w:r>
    </w:p>
    <w:p>
      <w:pPr>
        <w:rPr>
          <w:rFonts w:eastAsia="Noto Sans CJK SC" w:cs="Times New Roman"/>
          <w:color w:val="FF0000"/>
        </w:rPr>
      </w:pPr>
    </w:p>
    <w:p>
      <w:pPr>
        <w:rPr>
          <w:rFonts w:eastAsia="Noto Sans CJK SC" w:cs="Times New Roman"/>
        </w:rPr>
      </w:pPr>
      <w:r>
        <w:rPr>
          <w:rFonts w:eastAsia="Noto Sans CJK SC" w:cs="Times New Roman"/>
        </w:rPr>
        <w:t xml:space="preserve">In this project, a few new search engine technologies are proposed to support efficient storage and enhanced searching for high-quality learning resources, in particular, to address two main issues: </w:t>
      </w:r>
    </w:p>
    <w:p>
      <w:pPr>
        <w:rPr>
          <w:rFonts w:eastAsia="Noto Sans CJK SC" w:cs="Times New Roman"/>
        </w:rPr>
      </w:pPr>
    </w:p>
    <w:p>
      <w:pPr>
        <w:numPr>
          <w:ilvl w:val="0"/>
          <w:numId w:val="2"/>
        </w:numPr>
        <w:rPr>
          <w:rFonts w:eastAsia="Noto Sans CJK SC" w:cs="Times New Roman"/>
        </w:rPr>
      </w:pPr>
      <w:r>
        <w:rPr>
          <w:rFonts w:eastAsia="Noto Sans CJK SC" w:cs="Times New Roman"/>
        </w:rPr>
        <w:t>How to build such a</w:t>
      </w:r>
      <w:r>
        <w:rPr>
          <w:rFonts w:eastAsia="Noto Sans CJK SC" w:cs="Times New Roman"/>
          <w:lang w:val="en-US"/>
        </w:rPr>
        <w:t xml:space="preserve"> high-performance</w:t>
      </w:r>
      <w:r>
        <w:rPr>
          <w:rFonts w:eastAsia="Noto Sans CJK SC" w:cs="Times New Roman"/>
        </w:rPr>
        <w:t xml:space="preserve"> search engine.</w:t>
      </w:r>
    </w:p>
    <w:p>
      <w:pPr>
        <w:numPr>
          <w:ilvl w:val="0"/>
          <w:numId w:val="2"/>
        </w:numPr>
        <w:rPr>
          <w:rFonts w:eastAsia="Noto Sans CJK SC" w:cs="Times New Roman"/>
        </w:rPr>
      </w:pPr>
      <w:r>
        <w:rPr>
          <w:rFonts w:eastAsia="Noto Sans CJK SC" w:cs="Times New Roman"/>
        </w:rPr>
        <w:t xml:space="preserve">How to define the quality of resources. </w:t>
      </w:r>
    </w:p>
    <w:p>
      <w:pPr>
        <w:rPr>
          <w:rFonts w:eastAsia="Noto Sans CJK SC" w:cs="Times New Roman"/>
        </w:rPr>
      </w:pPr>
    </w:p>
    <w:p>
      <w:pPr>
        <w:rPr>
          <w:rFonts w:eastAsia="Noto Sans CJK SC" w:cs="Times New Roman"/>
        </w:rPr>
      </w:pPr>
      <w:r>
        <w:rPr>
          <w:rFonts w:eastAsia="Noto Sans CJK SC" w:cs="Times New Roman"/>
        </w:rPr>
        <w:t xml:space="preserve">Before starting the detailed discussion, Table 1 lists the terminologies that are </w:t>
      </w:r>
      <w:r>
        <w:rPr>
          <w:rFonts w:eastAsia="Noto Sans CJK SC" w:cs="Times New Roman"/>
          <w:color w:val="000000" w:themeColor="text1"/>
          <w14:textFill>
            <w14:solidFill>
              <w14:schemeClr w14:val="tx1"/>
            </w14:solidFill>
          </w14:textFill>
        </w:rPr>
        <w:t>used</w:t>
      </w:r>
      <w:r>
        <w:rPr>
          <w:rFonts w:eastAsia="Noto Sans CJK SC" w:cs="Times New Roman"/>
          <w:color w:val="000000" w:themeColor="text1"/>
          <w:lang w:val="en-US"/>
          <w14:textFill>
            <w14:solidFill>
              <w14:schemeClr w14:val="tx1"/>
            </w14:solidFill>
          </w14:textFill>
        </w:rPr>
        <w:t xml:space="preserve"> in</w:t>
      </w:r>
      <w:r>
        <w:rPr>
          <w:rFonts w:eastAsia="Noto Sans CJK SC" w:cs="Times New Roman"/>
          <w:color w:val="000000" w:themeColor="text1"/>
          <w14:textFill>
            <w14:solidFill>
              <w14:schemeClr w14:val="tx1"/>
            </w14:solidFill>
          </w14:textFill>
        </w:rPr>
        <w:t xml:space="preserve"> </w:t>
      </w:r>
      <w:r>
        <w:rPr>
          <w:rFonts w:eastAsia="Noto Sans CJK SC" w:cs="Times New Roman"/>
        </w:rPr>
        <w:t>this thesis.</w:t>
      </w:r>
    </w:p>
    <w:p>
      <w:pPr>
        <w:rPr>
          <w:ins w:id="927" w:author="devil" w:date="2020-08-23T12:15:00Z"/>
          <w:rFonts w:eastAsia="Noto Sans CJK SC" w:cs="Times New Roman"/>
        </w:rPr>
      </w:pPr>
    </w:p>
    <w:p>
      <w:pPr>
        <w:rPr>
          <w:ins w:id="928" w:author="devil" w:date="2020-08-23T12:15:00Z"/>
          <w:rFonts w:eastAsia="Noto Sans CJK SC" w:cs="Times New Roman"/>
        </w:rPr>
      </w:pPr>
    </w:p>
    <w:p>
      <w:pPr>
        <w:rPr>
          <w:ins w:id="929" w:author="devil" w:date="2020-08-23T12:15:00Z"/>
          <w:rFonts w:eastAsia="Noto Sans CJK SC" w:cs="Times New Roman"/>
        </w:rPr>
      </w:pPr>
    </w:p>
    <w:p>
      <w:pPr>
        <w:rPr>
          <w:rFonts w:eastAsia="Noto Sans CJK SC" w:cs="Times New Roman"/>
        </w:rPr>
      </w:pPr>
    </w:p>
    <w:p>
      <w:pPr>
        <w:pStyle w:val="38"/>
        <w:jc w:val="both"/>
        <w:rPr>
          <w:rFonts w:eastAsia="Noto Sans CJK SC" w:cs="Times New Roman"/>
        </w:rPr>
      </w:pPr>
      <w:r>
        <w:rPr>
          <w:rFonts w:cs="Times New Roman"/>
        </w:rPr>
        <w:t>Table 1. The terminologies</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25"/>
        <w:gridCol w:w="61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b/>
                <w:lang w:val="en-US"/>
              </w:rPr>
            </w:pPr>
            <w:r>
              <w:rPr>
                <w:rFonts w:cs="Times New Roman"/>
                <w:b/>
                <w:lang w:val="en-US"/>
              </w:rPr>
              <w:t>Term</w:t>
            </w:r>
          </w:p>
        </w:tc>
        <w:tc>
          <w:tcPr>
            <w:tcW w:w="6967" w:type="dxa"/>
          </w:tcPr>
          <w:p>
            <w:pPr>
              <w:widowControl w:val="0"/>
              <w:rPr>
                <w:rFonts w:cs="Times New Roman"/>
                <w:b/>
                <w:lang w:val="en-US"/>
              </w:rPr>
            </w:pPr>
            <w:r>
              <w:rPr>
                <w:rFonts w:cs="Times New Roman"/>
                <w:b/>
                <w:lang w:val="en-US"/>
              </w:rPr>
              <w:t>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strike/>
                <w:color w:val="000000" w:themeColor="text1"/>
                <w:lang w:val="en-US"/>
                <w14:textFill>
                  <w14:solidFill>
                    <w14:schemeClr w14:val="tx1"/>
                  </w14:solidFill>
                </w14:textFill>
              </w:rPr>
            </w:pPr>
            <w:r>
              <w:rPr>
                <w:rFonts w:cs="Times New Roman"/>
                <w:b/>
                <w:bCs/>
                <w:color w:val="000000" w:themeColor="text1"/>
                <w:lang w:val="en-US"/>
                <w14:textFill>
                  <w14:solidFill>
                    <w14:schemeClr w14:val="tx1"/>
                  </w14:solidFill>
                </w14:textFill>
              </w:rPr>
              <w:t xml:space="preserve">LRV </w:t>
            </w:r>
          </w:p>
        </w:tc>
        <w:tc>
          <w:tcPr>
            <w:tcW w:w="6967" w:type="dxa"/>
          </w:tcPr>
          <w:p>
            <w:pPr>
              <w:widowControl w:val="0"/>
              <w:rPr>
                <w:rFonts w:cs="Times New Roman"/>
                <w:color w:val="000000" w:themeColor="text1"/>
                <w:lang w:val="en-US"/>
                <w14:textFill>
                  <w14:solidFill>
                    <w14:schemeClr w14:val="tx1"/>
                  </w14:solidFill>
                </w14:textFill>
              </w:rPr>
            </w:pPr>
            <w:r>
              <w:rPr>
                <w:rFonts w:cs="Times New Roman"/>
                <w:color w:val="000000" w:themeColor="text1"/>
                <w:lang w:val="en-US"/>
                <w14:textFill>
                  <w14:solidFill>
                    <w14:schemeClr w14:val="tx1"/>
                  </w14:solidFill>
                </w14:textFill>
              </w:rPr>
              <w:t xml:space="preserve">Learning Resource Value. This refers to the system mode that </w:t>
            </w:r>
            <w:r>
              <w:rPr>
                <w:rFonts w:cs="Times New Roman"/>
                <w:color w:val="000000" w:themeColor="text1"/>
                <w14:textFill>
                  <w14:solidFill>
                    <w14:schemeClr w14:val="tx1"/>
                  </w14:solidFill>
                </w14:textFill>
              </w:rPr>
              <w:t xml:space="preserve">calculates </w:t>
            </w:r>
            <w:r>
              <w:rPr>
                <w:rFonts w:cs="Times New Roman"/>
                <w:color w:val="000000" w:themeColor="text1"/>
                <w:lang w:val="en-US"/>
                <w14:textFill>
                  <w14:solidFill>
                    <w14:schemeClr w14:val="tx1"/>
                  </w14:solidFill>
                </w14:textFill>
              </w:rPr>
              <w:t>the value of each resource, as the criteria for ranking and recommendation by the search engine.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lang w:val="en-US"/>
              </w:rPr>
            </w:pPr>
            <w:r>
              <w:rPr>
                <w:rFonts w:cs="Times New Roman"/>
                <w:b/>
                <w:bCs/>
                <w:lang w:val="en-US"/>
              </w:rPr>
              <w:t>Suitability</w:t>
            </w:r>
          </w:p>
        </w:tc>
        <w:tc>
          <w:tcPr>
            <w:tcW w:w="6967" w:type="dxa"/>
          </w:tcPr>
          <w:p>
            <w:pPr>
              <w:widowControl w:val="0"/>
              <w:rPr>
                <w:rFonts w:cs="Times New Roman"/>
                <w:lang w:val="en-US"/>
              </w:rPr>
            </w:pPr>
            <w:r>
              <w:rPr>
                <w:rFonts w:cs="Times New Roman"/>
              </w:rPr>
              <w:t>Re</w:t>
            </w:r>
            <w:r>
              <w:rPr>
                <w:rFonts w:cs="Times New Roman"/>
                <w:lang w:val="en-US"/>
              </w:rPr>
              <w:t xml:space="preserve">source title, content and tags match search </w:t>
            </w:r>
            <w:r>
              <w:rPr>
                <w:rFonts w:cs="Times New Roman"/>
              </w:rPr>
              <w:t>key</w:t>
            </w:r>
            <w:r>
              <w:rPr>
                <w:rFonts w:cs="Times New Roman"/>
                <w:lang w:val="en-US"/>
              </w:rPr>
              <w:t>words.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64" w:type="dxa"/>
          </w:tcPr>
          <w:p>
            <w:pPr>
              <w:widowControl w:val="0"/>
              <w:rPr>
                <w:rFonts w:cs="Times New Roman"/>
                <w:lang w:val="en-US"/>
              </w:rPr>
            </w:pPr>
            <w:r>
              <w:rPr>
                <w:rFonts w:cs="Times New Roman"/>
                <w:b/>
                <w:bCs/>
                <w:lang w:val="en-US"/>
              </w:rPr>
              <w:t>Popularity</w:t>
            </w:r>
          </w:p>
        </w:tc>
        <w:tc>
          <w:tcPr>
            <w:tcW w:w="6967" w:type="dxa"/>
          </w:tcPr>
          <w:p>
            <w:pPr>
              <w:widowControl w:val="0"/>
              <w:rPr>
                <w:rFonts w:cs="Times New Roman"/>
                <w:lang w:val="en-US"/>
              </w:rPr>
            </w:pPr>
            <w:r>
              <w:rPr>
                <w:rFonts w:cs="Times New Roman"/>
                <w:lang w:val="en-US"/>
              </w:rPr>
              <w:t>The trend of searches, clicks, and comments.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lang w:val="en-US"/>
              </w:rPr>
            </w:pPr>
            <w:r>
              <w:rPr>
                <w:rFonts w:cs="Times New Roman"/>
                <w:b/>
                <w:bCs/>
              </w:rPr>
              <w:t>Feedback</w:t>
            </w:r>
          </w:p>
        </w:tc>
        <w:tc>
          <w:tcPr>
            <w:tcW w:w="6967" w:type="dxa"/>
          </w:tcPr>
          <w:p>
            <w:pPr>
              <w:widowControl w:val="0"/>
              <w:rPr>
                <w:rFonts w:cs="Times New Roman"/>
                <w:lang w:val="en-US"/>
              </w:rPr>
            </w:pPr>
            <w:r>
              <w:rPr>
                <w:rFonts w:cs="Times New Roman"/>
                <w:lang w:val="en-US"/>
              </w:rPr>
              <w:t>User feedback</w:t>
            </w:r>
            <w:r>
              <w:rPr>
                <w:rFonts w:cs="Times New Roman"/>
              </w:rPr>
              <w:t>, positive or negative comments, mark on a resource.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lang w:val="en-US"/>
              </w:rPr>
            </w:pPr>
            <w:r>
              <w:rPr>
                <w:rFonts w:cs="Times New Roman"/>
                <w:b/>
                <w:bCs/>
                <w:lang w:val="en-US"/>
              </w:rPr>
              <w:t xml:space="preserve">Practicality </w:t>
            </w:r>
          </w:p>
        </w:tc>
        <w:tc>
          <w:tcPr>
            <w:tcW w:w="6967" w:type="dxa"/>
          </w:tcPr>
          <w:p>
            <w:pPr>
              <w:widowControl w:val="0"/>
              <w:rPr>
                <w:rFonts w:cs="Times New Roman"/>
              </w:rPr>
            </w:pPr>
            <w:r>
              <w:rPr>
                <w:rFonts w:cs="Times New Roman"/>
                <w:lang w:val="en-US"/>
              </w:rPr>
              <w:t xml:space="preserve">Usage of a resource,  </w:t>
            </w:r>
            <w:r>
              <w:rPr>
                <w:rFonts w:cs="Times New Roman"/>
              </w:rPr>
              <w:t>being referred and shared.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lang w:val="en-US"/>
              </w:rPr>
            </w:pPr>
            <w:r>
              <w:rPr>
                <w:rFonts w:cs="Times New Roman"/>
                <w:b/>
                <w:bCs/>
                <w:lang w:val="en-US"/>
              </w:rPr>
              <w:t>Reliability</w:t>
            </w:r>
          </w:p>
        </w:tc>
        <w:tc>
          <w:tcPr>
            <w:tcW w:w="6967" w:type="dxa"/>
          </w:tcPr>
          <w:p>
            <w:pPr>
              <w:widowControl w:val="0"/>
              <w:rPr>
                <w:rFonts w:cs="Times New Roman"/>
                <w:lang w:val="en-US"/>
              </w:rPr>
            </w:pPr>
            <w:r>
              <w:rPr>
                <w:rFonts w:cs="Times New Roman"/>
                <w:lang w:val="en-US"/>
              </w:rPr>
              <w:t>Resource reliability refers to whether the source of resources is reliable, e.g. whether it has been verified by authority or professionals.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64" w:type="dxa"/>
          </w:tcPr>
          <w:p>
            <w:pPr>
              <w:widowControl w:val="0"/>
              <w:rPr>
                <w:rFonts w:cs="Times New Roman"/>
                <w:b/>
                <w:bCs/>
                <w:lang w:val="en-US"/>
              </w:rPr>
            </w:pPr>
            <w:r>
              <w:rPr>
                <w:rFonts w:cs="Times New Roman"/>
                <w:b/>
                <w:bCs/>
                <w:lang w:val="en-US"/>
              </w:rPr>
              <w:t>Cost</w:t>
            </w:r>
          </w:p>
        </w:tc>
        <w:tc>
          <w:tcPr>
            <w:tcW w:w="6967" w:type="dxa"/>
          </w:tcPr>
          <w:p>
            <w:pPr>
              <w:widowControl w:val="0"/>
              <w:rPr>
                <w:rFonts w:cs="Times New Roman"/>
                <w:lang w:val="en-US"/>
              </w:rPr>
            </w:pPr>
            <w:r>
              <w:rPr>
                <w:rFonts w:cs="Times New Roman"/>
                <w:lang w:val="en-US"/>
              </w:rPr>
              <w:t>The cost of finding and using a resource, both time and money</w:t>
            </w:r>
            <w:r>
              <w:rPr>
                <w:rFonts w:cs="Times New Roman"/>
              </w:rPr>
              <w:t xml:space="preserve"> cost</w:t>
            </w:r>
            <w:r>
              <w:rPr>
                <w:rFonts w:cs="Times New Roman"/>
                <w:lang w:val="en-US"/>
              </w:rPr>
              <w:t>.</w:t>
            </w:r>
          </w:p>
        </w:tc>
      </w:tr>
    </w:tbl>
    <w:p>
      <w:pPr>
        <w:rPr>
          <w:rFonts w:eastAsia="Noto Sans CJK SC" w:cs="Times New Roman"/>
        </w:rPr>
      </w:pPr>
    </w:p>
    <w:p>
      <w:pPr>
        <w:rPr>
          <w:rFonts w:eastAsia="Noto Sans CJK SC" w:cs="Times New Roman"/>
        </w:rPr>
      </w:pPr>
      <w:ins w:id="930" w:author="devil" w:date="2020-08-23T11:25:00Z">
        <w:r>
          <w:rPr>
            <w:rFonts w:hint="eastAsia" w:eastAsia="Noto Sans CJK SC" w:cs="Times New Roman"/>
          </w:rPr>
          <w:t>Fig.</w:t>
        </w:r>
      </w:ins>
      <w:r>
        <w:rPr>
          <w:rFonts w:eastAsia="Noto Sans CJK SC" w:cs="Times New Roman"/>
        </w:rPr>
        <w:t xml:space="preserve"> 1 illustrates the overview of the major components prototype in the system. The processes are divided into four parts: collecting data (collecting), resources search</w:t>
      </w:r>
      <w:r>
        <w:rPr>
          <w:rFonts w:eastAsia="Noto Sans CJK SC" w:cs="Times New Roman"/>
          <w:lang w:val="en-US"/>
        </w:rPr>
        <w:t>,</w:t>
      </w:r>
      <w:r>
        <w:rPr>
          <w:rFonts w:eastAsia="Noto Sans CJK SC" w:cs="Times New Roman"/>
        </w:rPr>
        <w:t xml:space="preserve"> data analysis (</w:t>
      </w:r>
      <w:r>
        <w:rPr>
          <w:rFonts w:eastAsia="Noto Sans CJK SC" w:cs="Times New Roman"/>
          <w:lang w:val="en-US"/>
        </w:rPr>
        <w:t>analyzing</w:t>
      </w:r>
      <w:r>
        <w:rPr>
          <w:rFonts w:eastAsia="Noto Sans CJK SC" w:cs="Times New Roman"/>
        </w:rPr>
        <w:t>), verification of valuable resources (verification or test).</w:t>
      </w:r>
      <w:bookmarkStart w:id="33" w:name="_lzr2si3oshbv"/>
      <w:bookmarkEnd w:id="33"/>
      <w:r>
        <w:rPr>
          <w:rFonts w:eastAsia="Noto Sans CJK SC" w:cs="Times New Roman"/>
        </w:rPr>
        <w:t xml:space="preserve"> Here </w:t>
      </w:r>
      <w:r>
        <w:rPr>
          <w:rFonts w:eastAsia="Noto Sans CJK SC" w:cs="Times New Roman"/>
          <w:b/>
          <w:bCs/>
        </w:rPr>
        <w:t>LRV</w:t>
      </w:r>
      <w:r>
        <w:rPr>
          <w:rFonts w:eastAsia="Noto Sans CJK SC" w:cs="Times New Roman"/>
          <w:lang w:val="en-US"/>
        </w:rPr>
        <w:t xml:space="preserve"> (learning resource value)</w:t>
      </w:r>
      <w:r>
        <w:rPr>
          <w:rFonts w:eastAsia="Noto Sans CJK SC" w:cs="Times New Roman"/>
        </w:rPr>
        <w:t xml:space="preserve"> is the method to define and improve the definition of resources value (quality), which will be explained and discussed in the later chapters.</w:t>
      </w:r>
    </w:p>
    <w:p>
      <w:pPr>
        <w:spacing w:before="200"/>
        <w:rPr>
          <w:rFonts w:cs="Times New Roman"/>
        </w:rPr>
      </w:pPr>
      <w:r>
        <w:rPr>
          <w:rFonts w:hint="eastAsia" w:cs="Times New Roman"/>
          <w:lang w:val="en-US" w:eastAsia="en-US"/>
        </w:rPr>
        <w:drawing>
          <wp:inline distT="0" distB="0" distL="114300" distR="114300">
            <wp:extent cx="4811395" cy="4966970"/>
            <wp:effectExtent l="0" t="0" r="8255" b="5080"/>
            <wp:docPr id="1" name="图片 1" descr="Graphical abstract"/>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descr="Graphical abstract"/>
                    <pic:cNvPicPr>
                      <a:picLocks noChangeAspect="true"/>
                    </pic:cNvPicPr>
                  </pic:nvPicPr>
                  <pic:blipFill>
                    <a:blip r:embed="rId22"/>
                    <a:stretch>
                      <a:fillRect/>
                    </a:stretch>
                  </pic:blipFill>
                  <pic:spPr>
                    <a:xfrm>
                      <a:off x="0" y="0"/>
                      <a:ext cx="4811395" cy="4966970"/>
                    </a:xfrm>
                    <a:prstGeom prst="rect">
                      <a:avLst/>
                    </a:prstGeom>
                  </pic:spPr>
                </pic:pic>
              </a:graphicData>
            </a:graphic>
          </wp:inline>
        </w:drawing>
      </w:r>
    </w:p>
    <w:p>
      <w:pPr>
        <w:pStyle w:val="38"/>
        <w:jc w:val="both"/>
        <w:rPr>
          <w:rFonts w:cs="Times New Roman"/>
          <w:lang w:val="en-US"/>
        </w:rPr>
      </w:pPr>
      <w:ins w:id="931" w:author="devil" w:date="2020-08-23T11:25:00Z">
        <w:r>
          <w:rPr>
            <w:rFonts w:hint="eastAsia" w:cs="Times New Roman"/>
          </w:rPr>
          <w:t>Fig.</w:t>
        </w:r>
      </w:ins>
      <w:r>
        <w:rPr>
          <w:rFonts w:cs="Times New Roman"/>
        </w:rPr>
        <w:t xml:space="preserve"> 1</w:t>
      </w:r>
      <w:ins w:id="932" w:author="devil" w:date="2020-08-23T11:27:00Z">
        <w:r>
          <w:rPr>
            <w:rFonts w:hint="eastAsia" w:cs="Times New Roman"/>
            <w:lang w:val="en-US"/>
          </w:rPr>
          <w:t>.</w:t>
        </w:r>
      </w:ins>
      <w:r>
        <w:rPr>
          <w:rFonts w:cs="Times New Roman"/>
        </w:rPr>
        <w:t xml:space="preserve"> </w:t>
      </w:r>
      <w:r>
        <w:t xml:space="preserve"> The general framework of the system and key technologies adopted by the search engine</w:t>
      </w:r>
      <w:r>
        <w:rPr>
          <w:rFonts w:cs="Times New Roman"/>
          <w:lang w:val="en-US"/>
        </w:rPr>
        <w:t>.</w:t>
      </w:r>
    </w:p>
    <w:p>
      <w:pPr>
        <w:rPr>
          <w:rFonts w:eastAsia="Noto Sans CJK SC" w:cs="Times New Roman"/>
          <w:color w:val="7030A0"/>
        </w:rPr>
      </w:pPr>
    </w:p>
    <w:p>
      <w:pPr>
        <w:rPr>
          <w:rFonts w:eastAsia="Noto Sans CJK SC"/>
        </w:rPr>
      </w:pPr>
      <w:bookmarkStart w:id="34" w:name="_Toc515733186"/>
      <w:r>
        <w:rPr>
          <w:rFonts w:eastAsia="Noto Sans CJK SC"/>
        </w:rPr>
        <w:t xml:space="preserve">Experimental and test studies were conducted to conceptually prove this research, the details of which are presented in the later chapters. </w:t>
      </w:r>
    </w:p>
    <w:p>
      <w:pPr>
        <w:pStyle w:val="2"/>
        <w:rPr>
          <w:rFonts w:cs="Times New Roman"/>
          <w:lang w:val="en-US"/>
        </w:rPr>
      </w:pPr>
      <w:bookmarkStart w:id="35" w:name="_Toc20439"/>
      <w:bookmarkStart w:id="36" w:name="_Toc21591"/>
      <w:bookmarkStart w:id="37" w:name="_Toc11155"/>
      <w:bookmarkStart w:id="38" w:name="_Toc46984126"/>
      <w:bookmarkStart w:id="39" w:name="_Toc276075375"/>
      <w:r>
        <w:rPr>
          <w:rFonts w:cs="Times New Roman"/>
          <w:lang w:val="en-US"/>
        </w:rPr>
        <w:t>2 R</w:t>
      </w:r>
      <w:r>
        <w:rPr>
          <w:rFonts w:cs="Times New Roman"/>
        </w:rPr>
        <w:t>ELATED</w:t>
      </w:r>
      <w:r>
        <w:rPr>
          <w:rFonts w:cs="Times New Roman"/>
          <w:lang w:val="en-US"/>
        </w:rPr>
        <w:t xml:space="preserve"> W</w:t>
      </w:r>
      <w:r>
        <w:rPr>
          <w:rFonts w:cs="Times New Roman"/>
        </w:rPr>
        <w:t>ORK</w:t>
      </w:r>
      <w:bookmarkEnd w:id="34"/>
      <w:bookmarkEnd w:id="35"/>
      <w:bookmarkEnd w:id="36"/>
      <w:bookmarkEnd w:id="37"/>
      <w:bookmarkEnd w:id="38"/>
      <w:bookmarkEnd w:id="39"/>
      <w:r>
        <w:rPr>
          <w:rFonts w:cs="Times New Roman"/>
          <w:lang w:val="en-US"/>
        </w:rPr>
        <w:t xml:space="preserve"> </w:t>
      </w:r>
    </w:p>
    <w:p>
      <w:pPr>
        <w:rPr>
          <w:rFonts w:cs="Times New Roman"/>
          <w:lang w:val="en-US"/>
        </w:rPr>
      </w:pPr>
      <w:r>
        <w:rPr>
          <w:rFonts w:cs="Times New Roman"/>
          <w:lang w:val="en-US"/>
        </w:rPr>
        <w:t xml:space="preserve">Search engines have been studied for many years. All vast majority of search engine providers try to design superior algorithms to rank the quality of links and strategies to improve storage-query speed. The following is some work related to most popular search engines. </w:t>
      </w:r>
    </w:p>
    <w:p>
      <w:pPr>
        <w:pStyle w:val="3"/>
        <w:rPr>
          <w:rFonts w:cs="Times New Roman"/>
          <w:lang w:val="en-US"/>
        </w:rPr>
      </w:pPr>
      <w:bookmarkStart w:id="40" w:name="_Toc2133683595"/>
      <w:bookmarkStart w:id="41" w:name="_Toc27184"/>
      <w:bookmarkStart w:id="42" w:name="_Toc6197"/>
      <w:bookmarkStart w:id="43" w:name="_Toc14434"/>
      <w:bookmarkStart w:id="44" w:name="_Toc348665438"/>
      <w:bookmarkStart w:id="45" w:name="_Toc1325835692"/>
      <w:r>
        <w:rPr>
          <w:rFonts w:cs="Times New Roman"/>
        </w:rPr>
        <w:t xml:space="preserve">2.1 </w:t>
      </w:r>
      <w:r>
        <w:rPr>
          <w:rFonts w:cs="Times New Roman"/>
          <w:lang w:val="en-US"/>
        </w:rPr>
        <w:t>Web Crawler</w:t>
      </w:r>
      <w:bookmarkEnd w:id="40"/>
      <w:bookmarkEnd w:id="41"/>
      <w:bookmarkEnd w:id="42"/>
      <w:bookmarkEnd w:id="43"/>
      <w:bookmarkEnd w:id="44"/>
      <w:bookmarkEnd w:id="45"/>
    </w:p>
    <w:p>
      <w:pPr>
        <w:rPr>
          <w:rFonts w:eastAsia="Noto Sans CJK SC"/>
          <w:lang w:val="en-US"/>
        </w:rPr>
      </w:pPr>
      <w:r>
        <w:rPr>
          <w:rFonts w:eastAsia="Noto Sans CJK SC"/>
        </w:rPr>
        <w:t xml:space="preserve">Web crawler is </w:t>
      </w:r>
      <w:r>
        <w:rPr>
          <w:rFonts w:hint="eastAsia" w:eastAsia="Noto Sans CJK SC"/>
          <w:lang w:val="en-US"/>
        </w:rPr>
        <w:t xml:space="preserve">a </w:t>
      </w:r>
      <w:r>
        <w:rPr>
          <w:rFonts w:eastAsia="Noto Sans CJK SC"/>
        </w:rPr>
        <w:t>core component of most search engines. Web crawler provides the function of data collection, which can update the database behind the search engine</w:t>
      </w:r>
      <w:r>
        <w:rPr>
          <w:rFonts w:hint="eastAsia" w:eastAsia="Noto Sans CJK SC"/>
          <w:lang w:val="en-US"/>
        </w:rPr>
        <w:t xml:space="preserve"> </w:t>
      </w:r>
      <w:r>
        <w:rPr>
          <w:rFonts w:eastAsia="Noto Sans CJK SC"/>
        </w:rPr>
        <w:t>to ensure that the data</w:t>
      </w:r>
      <w:r>
        <w:rPr>
          <w:rFonts w:hint="eastAsia" w:eastAsia="Noto Sans CJK SC"/>
          <w:lang w:val="en-US"/>
        </w:rPr>
        <w:t xml:space="preserve"> for user query</w:t>
      </w:r>
      <w:r>
        <w:rPr>
          <w:rFonts w:eastAsia="Noto Sans CJK SC"/>
        </w:rPr>
        <w:t xml:space="preserve"> is up-to-date</w:t>
      </w:r>
      <w:r>
        <w:rPr>
          <w:rFonts w:hint="eastAsia" w:eastAsia="Noto Sans CJK SC"/>
          <w:lang w:val="en-US"/>
        </w:rPr>
        <w:t>.</w:t>
      </w:r>
    </w:p>
    <w:p>
      <w:pPr>
        <w:rPr>
          <w:rFonts w:eastAsia="Noto Sans CJK SC"/>
          <w:lang w:val="en-US"/>
        </w:rPr>
      </w:pPr>
      <w:r>
        <w:rPr>
          <w:rFonts w:eastAsia="Noto Sans CJK SC"/>
        </w:rPr>
        <w:t>The result of crawling is a collection of websites at a central or distributed location</w:t>
      </w:r>
      <w:r>
        <w:rPr>
          <w:rFonts w:eastAsia="Noto Sans CJK SC"/>
          <w:lang w:val="en-US"/>
        </w:rPr>
        <w:t>.</w:t>
      </w:r>
      <w:r>
        <w:rPr>
          <w:rStyle w:val="18"/>
          <w:rFonts w:eastAsia="Noto Sans CJK SC"/>
          <w:lang w:val="en-US"/>
        </w:rPr>
        <w:t>[</w:t>
      </w:r>
      <w:r>
        <w:rPr>
          <w:rStyle w:val="18"/>
          <w:rFonts w:eastAsia="Noto Sans CJK SC"/>
          <w:lang w:val="en-US"/>
        </w:rPr>
        <w:endnoteReference w:id="0"/>
      </w:r>
      <w:r>
        <w:rPr>
          <w:rStyle w:val="18"/>
          <w:rFonts w:eastAsia="Noto Sans CJK SC"/>
          <w:lang w:val="en-US"/>
        </w:rPr>
        <w:t>]</w:t>
      </w:r>
      <w:r>
        <w:rPr>
          <w:rFonts w:hint="eastAsia" w:eastAsia="Noto Sans CJK SC"/>
          <w:lang w:val="en-US"/>
        </w:rPr>
        <w:t xml:space="preserve"> There are </w:t>
      </w:r>
      <w:r>
        <w:rPr>
          <w:rFonts w:eastAsia="Noto Sans CJK SC"/>
          <w:lang w:val="en-US"/>
        </w:rPr>
        <w:t xml:space="preserve">a few </w:t>
      </w:r>
      <w:r>
        <w:rPr>
          <w:rFonts w:hint="eastAsia" w:eastAsia="Noto Sans CJK SC"/>
          <w:lang w:val="en-US"/>
        </w:rPr>
        <w:t>web crawlers behind</w:t>
      </w:r>
      <w:r>
        <w:rPr>
          <w:rFonts w:eastAsia="Noto Sans CJK SC"/>
          <w:lang w:val="en-US"/>
        </w:rPr>
        <w:t xml:space="preserve"> current</w:t>
      </w:r>
      <w:r>
        <w:rPr>
          <w:rFonts w:hint="eastAsia" w:eastAsia="Noto Sans CJK SC"/>
          <w:lang w:val="en-US"/>
        </w:rPr>
        <w:t xml:space="preserve"> mainstream search engines.</w:t>
      </w:r>
      <w:r>
        <w:rPr>
          <w:rFonts w:eastAsia="Noto Sans CJK SC"/>
          <w:lang w:val="en-US"/>
        </w:rPr>
        <w:t xml:space="preserve"> Two of them are listed below:</w:t>
      </w:r>
    </w:p>
    <w:p>
      <w:pPr>
        <w:rPr>
          <w:rFonts w:eastAsia="Noto Sans CJK SC"/>
          <w:color w:val="FF0000"/>
          <w:lang w:val="en-US"/>
        </w:rPr>
      </w:pPr>
    </w:p>
    <w:p>
      <w:pPr>
        <w:numPr>
          <w:ilvl w:val="0"/>
          <w:numId w:val="3"/>
        </w:numPr>
        <w:rPr>
          <w:b/>
          <w:bCs/>
          <w:lang w:val="en-US"/>
        </w:rPr>
      </w:pPr>
      <w:r>
        <w:rPr>
          <w:rFonts w:hint="eastAsia"/>
          <w:b/>
          <w:bCs/>
          <w:lang w:val="en-US"/>
        </w:rPr>
        <w:t>Googlebot</w:t>
      </w:r>
    </w:p>
    <w:p>
      <w:pPr>
        <w:rPr>
          <w:lang w:val="en-US"/>
        </w:rPr>
      </w:pPr>
      <w:r>
        <w:rPr>
          <w:rFonts w:hint="eastAsia"/>
          <w:lang w:val="en-US"/>
        </w:rPr>
        <w:t>The most famous search engine, Google</w:t>
      </w:r>
      <w:r>
        <w:rPr>
          <w:lang w:val="en-US"/>
        </w:rPr>
        <w:t>,</w:t>
      </w:r>
      <w:r>
        <w:rPr>
          <w:rFonts w:hint="eastAsia"/>
          <w:lang w:val="en-US"/>
        </w:rPr>
        <w:t xml:space="preserve"> uses a kind of web crawler named </w:t>
      </w:r>
      <w:r>
        <w:rPr>
          <w:rFonts w:hint="eastAsia"/>
          <w:b/>
          <w:bCs/>
          <w:lang w:val="en-US"/>
        </w:rPr>
        <w:t>Googlebot</w:t>
      </w:r>
      <w:r>
        <w:rPr>
          <w:rFonts w:hint="eastAsia"/>
          <w:lang w:val="en-US"/>
        </w:rPr>
        <w:t xml:space="preserve">. </w:t>
      </w:r>
      <w:r>
        <w:rPr>
          <w:rFonts w:hint="eastAsia"/>
          <w:b/>
          <w:bCs/>
          <w:lang w:val="en-US"/>
        </w:rPr>
        <w:t xml:space="preserve">Googlebot </w:t>
      </w:r>
      <w:r>
        <w:rPr>
          <w:rFonts w:hint="eastAsia"/>
          <w:lang w:val="en-US"/>
        </w:rPr>
        <w:t>collects web pages and build</w:t>
      </w:r>
      <w:r>
        <w:rPr>
          <w:lang w:val="en-US"/>
        </w:rPr>
        <w:t>s</w:t>
      </w:r>
      <w:r>
        <w:rPr>
          <w:rFonts w:hint="eastAsia"/>
          <w:lang w:val="en-US"/>
        </w:rPr>
        <w:t xml:space="preserve"> a searchable index for Google Search engine. This name is used to refer to two different types of web crawlers: a desktop crawler (to simulate desktop users) and a mobile crawler (to simulate a mobile user)</w:t>
      </w:r>
      <w:r>
        <w:rPr>
          <w:rStyle w:val="18"/>
          <w:rFonts w:hint="eastAsia" w:ascii="Arial" w:hAnsi="Arial"/>
          <w:lang w:val="en-US"/>
        </w:rPr>
        <w:t>[</w:t>
      </w:r>
      <w:r>
        <w:rPr>
          <w:rStyle w:val="18"/>
          <w:rFonts w:hint="eastAsia" w:ascii="Arial" w:hAnsi="Arial"/>
          <w:lang w:val="en-US"/>
        </w:rPr>
        <w:endnoteReference w:id="1"/>
      </w:r>
      <w:r>
        <w:rPr>
          <w:rStyle w:val="18"/>
          <w:rFonts w:hint="eastAsia" w:ascii="Arial" w:hAnsi="Arial"/>
          <w:lang w:val="en-US"/>
        </w:rPr>
        <w:t>]</w:t>
      </w:r>
      <w:r>
        <w:rPr>
          <w:rFonts w:hint="eastAsia"/>
          <w:lang w:val="en-US"/>
        </w:rPr>
        <w:t>.</w:t>
      </w:r>
    </w:p>
    <w:p>
      <w:pPr>
        <w:rPr>
          <w:lang w:val="en-US"/>
        </w:rPr>
      </w:pPr>
    </w:p>
    <w:p>
      <w:pPr>
        <w:numPr>
          <w:ilvl w:val="0"/>
          <w:numId w:val="3"/>
        </w:numPr>
        <w:rPr>
          <w:b/>
          <w:bCs/>
          <w:lang w:val="en-US"/>
        </w:rPr>
      </w:pPr>
      <w:r>
        <w:rPr>
          <w:rFonts w:hint="eastAsia"/>
          <w:b/>
          <w:bCs/>
          <w:lang w:val="en-US"/>
        </w:rPr>
        <w:t>Bingbot</w:t>
      </w:r>
    </w:p>
    <w:p>
      <w:pPr>
        <w:rPr>
          <w:lang w:val="en-US"/>
        </w:rPr>
      </w:pPr>
      <w:r>
        <w:rPr>
          <w:rFonts w:hint="eastAsia"/>
          <w:b/>
          <w:bCs/>
          <w:lang w:val="en-US"/>
        </w:rPr>
        <w:t>Bingbot</w:t>
      </w:r>
      <w:r>
        <w:rPr>
          <w:b/>
          <w:bCs/>
          <w:lang w:val="en-US"/>
        </w:rPr>
        <w:t> </w:t>
      </w:r>
      <w:r>
        <w:rPr>
          <w:lang w:val="en-US"/>
        </w:rPr>
        <w:t>is a web-crawling robot (type of </w:t>
      </w:r>
      <w:r>
        <w:fldChar w:fldCharType="begin"/>
      </w:r>
      <w:r>
        <w:instrText xml:space="preserve"> HYPERLINK "https://en.wikipedia.org/wiki/Internet_bot" \o "Internet bot" </w:instrText>
      </w:r>
      <w:r>
        <w:fldChar w:fldCharType="separate"/>
      </w:r>
      <w:r>
        <w:rPr>
          <w:lang w:val="en-US"/>
        </w:rPr>
        <w:t>internet bot</w:t>
      </w:r>
      <w:r>
        <w:rPr>
          <w:lang w:val="en-US"/>
        </w:rPr>
        <w:fldChar w:fldCharType="end"/>
      </w:r>
      <w:r>
        <w:rPr>
          <w:lang w:val="en-US"/>
        </w:rPr>
        <w:t>), deployed by </w:t>
      </w:r>
      <w:r>
        <w:fldChar w:fldCharType="begin"/>
      </w:r>
      <w:r>
        <w:instrText xml:space="preserve"> HYPERLINK "https://en.wikipedia.org/wiki/Microsoft" \o "Microsoft" </w:instrText>
      </w:r>
      <w:r>
        <w:fldChar w:fldCharType="separate"/>
      </w:r>
      <w:r>
        <w:rPr>
          <w:lang w:val="en-US"/>
        </w:rPr>
        <w:t>Microsoft</w:t>
      </w:r>
      <w:r>
        <w:rPr>
          <w:lang w:val="en-US"/>
        </w:rPr>
        <w:fldChar w:fldCharType="end"/>
      </w:r>
      <w:r>
        <w:rPr>
          <w:lang w:val="en-US"/>
        </w:rPr>
        <w:t xml:space="preserve"> in October 2010 to supply </w:t>
      </w:r>
      <w:r>
        <w:fldChar w:fldCharType="begin"/>
      </w:r>
      <w:r>
        <w:instrText xml:space="preserve"> HYPERLINK "https://en.wikipedia.org/wiki/Bing_(search_engine)" \o "Bing (search engine)" </w:instrText>
      </w:r>
      <w:r>
        <w:fldChar w:fldCharType="separate"/>
      </w:r>
      <w:r>
        <w:rPr>
          <w:lang w:val="en-US"/>
        </w:rPr>
        <w:t>Bing</w:t>
      </w:r>
      <w:r>
        <w:rPr>
          <w:lang w:val="en-US"/>
        </w:rPr>
        <w:fldChar w:fldCharType="end"/>
      </w:r>
      <w:r>
        <w:rPr>
          <w:lang w:val="en-US"/>
        </w:rPr>
        <w:t>.</w:t>
      </w:r>
      <w:r>
        <w:rPr>
          <w:rStyle w:val="18"/>
          <w:rFonts w:ascii="Arial" w:hAnsi="Arial"/>
          <w:lang w:val="en-US"/>
        </w:rPr>
        <w:t>[</w:t>
      </w:r>
      <w:r>
        <w:rPr>
          <w:rStyle w:val="18"/>
          <w:rFonts w:ascii="Arial" w:hAnsi="Arial"/>
          <w:lang w:val="en-US"/>
        </w:rPr>
        <w:endnoteReference w:id="2"/>
      </w:r>
      <w:r>
        <w:rPr>
          <w:rStyle w:val="18"/>
          <w:rFonts w:ascii="Arial" w:hAnsi="Arial"/>
          <w:lang w:val="en-US"/>
        </w:rPr>
        <w:t>]</w:t>
      </w:r>
      <w:r>
        <w:rPr>
          <w:rFonts w:hint="eastAsia"/>
          <w:lang w:val="en-US"/>
        </w:rPr>
        <w:t xml:space="preserve"> </w:t>
      </w:r>
      <w:r>
        <w:rPr>
          <w:rFonts w:hint="eastAsia"/>
          <w:b/>
          <w:bCs/>
          <w:lang w:val="en-US"/>
        </w:rPr>
        <w:t xml:space="preserve">Bingbot </w:t>
      </w:r>
      <w:r>
        <w:rPr>
          <w:rFonts w:hint="eastAsia"/>
          <w:lang w:val="en-US"/>
        </w:rPr>
        <w:t xml:space="preserve">has the same principle and tasks with </w:t>
      </w:r>
      <w:r>
        <w:rPr>
          <w:rFonts w:hint="eastAsia"/>
          <w:b/>
          <w:bCs/>
          <w:lang w:val="en-US"/>
        </w:rPr>
        <w:t>Googlebot</w:t>
      </w:r>
      <w:r>
        <w:rPr>
          <w:rFonts w:hint="eastAsia"/>
          <w:lang w:val="en-US"/>
        </w:rPr>
        <w:t xml:space="preserve">. </w:t>
      </w:r>
      <w:r>
        <w:rPr>
          <w:rFonts w:hint="eastAsia"/>
          <w:b/>
          <w:bCs/>
          <w:lang w:val="en-US"/>
        </w:rPr>
        <w:t xml:space="preserve">Bingbot </w:t>
      </w:r>
      <w:r>
        <w:rPr>
          <w:rFonts w:hint="eastAsia"/>
          <w:lang w:val="en-US"/>
        </w:rPr>
        <w:t>collects web page information from Internet nodes and stores it in distributed system.</w:t>
      </w:r>
    </w:p>
    <w:p>
      <w:pPr>
        <w:rPr>
          <w:lang w:val="en-US"/>
        </w:rPr>
      </w:pPr>
    </w:p>
    <w:p>
      <w:pPr>
        <w:rPr>
          <w:lang w:val="en-US"/>
        </w:rPr>
      </w:pPr>
      <w:r>
        <w:rPr>
          <w:lang w:val="en-US"/>
        </w:rPr>
        <w:t>The work of web crawlers is very similar. They cra</w:t>
      </w:r>
      <w:r>
        <w:t>w</w:t>
      </w:r>
      <w:r>
        <w:rPr>
          <w:rFonts w:hint="eastAsia"/>
          <w:lang w:val="en-US"/>
        </w:rPr>
        <w:t>l</w:t>
      </w:r>
      <w:r>
        <w:rPr>
          <w:lang w:val="en-US"/>
        </w:rPr>
        <w:t xml:space="preserve"> the information of web pages from Internet nodes as the resource library content of search engines. </w:t>
      </w:r>
      <w:r>
        <w:rPr>
          <w:rFonts w:hint="eastAsia"/>
          <w:lang w:val="en-US"/>
        </w:rPr>
        <w:t>The data obtained by these crawlers is provided by the meta information of HTML pages (the title, description, keywords). There are some characteristics for these search engine bots</w:t>
      </w:r>
      <w:r>
        <w:rPr>
          <w:lang w:val="en-US"/>
        </w:rPr>
        <w:t>:</w:t>
      </w:r>
      <w:r>
        <w:rPr>
          <w:rFonts w:hint="eastAsia"/>
          <w:lang w:val="en-US"/>
        </w:rPr>
        <w:t xml:space="preserve"> (1) </w:t>
      </w:r>
      <w:r>
        <w:rPr>
          <w:lang w:val="en-US"/>
        </w:rPr>
        <w:t>i</w:t>
      </w:r>
      <w:r>
        <w:rPr>
          <w:rFonts w:hint="eastAsia"/>
          <w:lang w:val="en-US"/>
        </w:rPr>
        <w:t>t is impossible to crawl all the data from the Internet</w:t>
      </w:r>
      <w:r>
        <w:rPr>
          <w:lang w:val="en-US"/>
        </w:rPr>
        <w:t>,</w:t>
      </w:r>
      <w:r>
        <w:rPr>
          <w:rFonts w:hint="eastAsia"/>
          <w:lang w:val="en-US"/>
        </w:rPr>
        <w:t xml:space="preserve"> (2) </w:t>
      </w:r>
      <w:r>
        <w:rPr>
          <w:lang w:val="en-US"/>
        </w:rPr>
        <w:t>c</w:t>
      </w:r>
      <w:r>
        <w:rPr>
          <w:rFonts w:hint="eastAsia"/>
          <w:lang w:val="en-US"/>
        </w:rPr>
        <w:t>rawlers do not consider data correctness or quality</w:t>
      </w:r>
      <w:r>
        <w:rPr>
          <w:lang w:val="en-US"/>
        </w:rPr>
        <w:t>,</w:t>
      </w:r>
      <w:r>
        <w:rPr>
          <w:rFonts w:hint="eastAsia"/>
          <w:lang w:val="en-US"/>
        </w:rPr>
        <w:t xml:space="preserve"> (3) </w:t>
      </w:r>
      <w:r>
        <w:rPr>
          <w:lang w:val="en-US"/>
        </w:rPr>
        <w:t>a c</w:t>
      </w:r>
      <w:r>
        <w:rPr>
          <w:rFonts w:hint="eastAsia"/>
          <w:lang w:val="en-US"/>
        </w:rPr>
        <w:t>rawler is a kind of automated script</w:t>
      </w:r>
      <w:r>
        <w:rPr>
          <w:lang w:val="en-US"/>
        </w:rPr>
        <w:t xml:space="preserve">, </w:t>
      </w:r>
      <w:r>
        <w:t xml:space="preserve">(4) </w:t>
      </w:r>
      <w:r>
        <w:rPr>
          <w:lang w:val="en-US"/>
        </w:rPr>
        <w:t xml:space="preserve">most </w:t>
      </w:r>
      <w:r>
        <w:rPr>
          <w:rFonts w:hint="eastAsia"/>
          <w:lang w:val="en-US"/>
        </w:rPr>
        <w:t xml:space="preserve">bots </w:t>
      </w:r>
      <w:r>
        <w:rPr>
          <w:lang w:val="en-US"/>
        </w:rPr>
        <w:t xml:space="preserve">allow users to </w:t>
      </w:r>
      <w:r>
        <w:rPr>
          <w:rFonts w:hint="eastAsia"/>
          <w:lang w:val="en-US"/>
        </w:rPr>
        <w:t xml:space="preserve">block </w:t>
      </w:r>
      <w:r>
        <w:rPr>
          <w:lang w:val="en-US"/>
        </w:rPr>
        <w:t>crawlers</w:t>
      </w:r>
      <w:r>
        <w:rPr>
          <w:rFonts w:hint="eastAsia"/>
          <w:lang w:val="en-US"/>
        </w:rPr>
        <w:t>.</w:t>
      </w:r>
    </w:p>
    <w:p>
      <w:pPr>
        <w:rPr>
          <w:rFonts w:cs="Times New Roman"/>
          <w:lang w:val="en-US"/>
        </w:rPr>
      </w:pPr>
    </w:p>
    <w:p>
      <w:pPr>
        <w:pStyle w:val="3"/>
        <w:rPr>
          <w:rFonts w:cs="Times New Roman"/>
        </w:rPr>
      </w:pPr>
      <w:bookmarkStart w:id="46" w:name="_Toc20624"/>
      <w:bookmarkStart w:id="47" w:name="_Toc27677"/>
      <w:bookmarkStart w:id="48" w:name="_Toc6963"/>
      <w:bookmarkStart w:id="49" w:name="_Toc712992327"/>
      <w:bookmarkStart w:id="50" w:name="_Toc1664922540"/>
      <w:r>
        <w:rPr>
          <w:rFonts w:cs="Times New Roman"/>
        </w:rPr>
        <w:t>2.2 Resource Discovery and Resource Discovery Server</w:t>
      </w:r>
      <w:bookmarkEnd w:id="46"/>
      <w:bookmarkEnd w:id="47"/>
      <w:bookmarkEnd w:id="48"/>
      <w:bookmarkEnd w:id="49"/>
      <w:bookmarkEnd w:id="50"/>
    </w:p>
    <w:p>
      <w:bookmarkStart w:id="51" w:name="_Toc938544363"/>
      <w:r>
        <w:rPr>
          <w:b/>
        </w:rPr>
        <w:t>Resource Discovery</w:t>
      </w:r>
      <w:r>
        <w:rPr>
          <w:b/>
          <w:bCs/>
        </w:rPr>
        <w:t xml:space="preserve"> </w:t>
      </w:r>
      <w:r>
        <w:rPr>
          <w:bCs/>
        </w:rPr>
        <w:t>(</w:t>
      </w:r>
      <w:r>
        <w:rPr>
          <w:b/>
          <w:bCs/>
        </w:rPr>
        <w:t>RD</w:t>
      </w:r>
      <w:r>
        <w:rPr>
          <w:bCs/>
        </w:rPr>
        <w:t>)</w:t>
      </w:r>
      <w:r>
        <w:t xml:space="preserve"> is a process of searching valuable information on the Internet. The study on </w:t>
      </w:r>
      <w:r>
        <w:rPr>
          <w:b/>
          <w:bCs/>
        </w:rPr>
        <w:t xml:space="preserve">IETF-RD </w:t>
      </w:r>
      <w:r>
        <w:t>argues that resource discovery should provide the user consistent organized view of information.</w:t>
      </w:r>
      <w:bookmarkStart w:id="52" w:name="_Ref655343461"/>
      <w:r>
        <w:rPr>
          <w:rStyle w:val="18"/>
          <w:rFonts w:ascii="Arial" w:hAnsi="Arial"/>
        </w:rPr>
        <w:t>[</w:t>
      </w:r>
      <w:r>
        <w:rPr>
          <w:rStyle w:val="18"/>
          <w:rFonts w:ascii="Arial" w:hAnsi="Arial"/>
        </w:rPr>
        <w:endnoteReference w:id="3"/>
      </w:r>
      <w:bookmarkEnd w:id="52"/>
      <w:r>
        <w:rPr>
          <w:rStyle w:val="18"/>
          <w:rFonts w:ascii="Arial" w:hAnsi="Arial"/>
        </w:rPr>
        <w:t>]</w:t>
      </w:r>
      <w:r>
        <w:t xml:space="preserve"> Resource Discovery Server (</w:t>
      </w:r>
      <w:r>
        <w:rPr>
          <w:b/>
          <w:bCs/>
        </w:rPr>
        <w:t>RDS</w:t>
      </w:r>
      <w:r>
        <w:t xml:space="preserve">) returns a set of resources as a search result, with the links or indexes of web pages from the Internet. Various search engines support </w:t>
      </w:r>
      <w:r>
        <w:rPr>
          <w:b/>
          <w:bCs/>
        </w:rPr>
        <w:t>RD</w:t>
      </w:r>
      <w:r>
        <w:t xml:space="preserve">, such as: </w:t>
      </w:r>
      <w:r>
        <w:rPr>
          <w:b/>
          <w:bCs/>
        </w:rPr>
        <w:t>Google</w:t>
      </w:r>
      <w:r>
        <w:t xml:space="preserve">, </w:t>
      </w:r>
      <w:r>
        <w:rPr>
          <w:b/>
          <w:bCs/>
        </w:rPr>
        <w:t>Bing</w:t>
      </w:r>
      <w:r>
        <w:t xml:space="preserve">, </w:t>
      </w:r>
      <w:r>
        <w:rPr>
          <w:b/>
          <w:bCs/>
        </w:rPr>
        <w:t>Baidu</w:t>
      </w:r>
      <w:r>
        <w:t>, and so on.</w:t>
      </w:r>
    </w:p>
    <w:p/>
    <w:p>
      <w:r>
        <w:t xml:space="preserve">Take a Google search of a keyword phrase such as ‘Learning English’ as an example. The server can find over billions of resources within a second. However, regular users are only concerned with a few useful results that are hopefully most relevant. How can the search engine return results quickly? How can it rank the results and give the matching list of the most valuable resources? These two </w:t>
      </w:r>
      <w:r>
        <w:rPr>
          <w:rFonts w:hint="eastAsia"/>
          <w:lang w:val="en-US"/>
        </w:rPr>
        <w:t xml:space="preserve">questions </w:t>
      </w:r>
      <w:r>
        <w:rPr>
          <w:lang w:val="en-US"/>
        </w:rPr>
        <w:t>relate the</w:t>
      </w:r>
      <w:r>
        <w:rPr>
          <w:rFonts w:hint="eastAsia"/>
          <w:lang w:val="en-US"/>
        </w:rPr>
        <w:t xml:space="preserve"> two core tasks of </w:t>
      </w:r>
      <w:r>
        <w:t xml:space="preserve">traditional </w:t>
      </w:r>
      <w:r>
        <w:rPr>
          <w:rFonts w:hint="eastAsia"/>
          <w:lang w:val="en-US"/>
        </w:rPr>
        <w:t>search engines</w:t>
      </w:r>
      <w:r>
        <w:rPr>
          <w:lang w:val="en-US"/>
        </w:rPr>
        <w:t xml:space="preserve">: </w:t>
      </w:r>
      <w:r>
        <w:t>storage-query and results-ranking. The next sections introduce a few common solutions used in common search engines.</w:t>
      </w:r>
    </w:p>
    <w:p>
      <w:pPr>
        <w:pStyle w:val="3"/>
        <w:rPr>
          <w:rFonts w:cs="Times New Roman"/>
          <w:lang w:val="en-US"/>
        </w:rPr>
      </w:pPr>
      <w:bookmarkStart w:id="53" w:name="_Toc31389"/>
      <w:bookmarkStart w:id="54" w:name="_Toc2940"/>
      <w:bookmarkStart w:id="55" w:name="_Toc14789"/>
      <w:bookmarkStart w:id="56" w:name="_Toc670880972"/>
      <w:bookmarkStart w:id="57" w:name="_Toc206638600"/>
      <w:r>
        <w:rPr>
          <w:rFonts w:cs="Times New Roman"/>
        </w:rPr>
        <w:t xml:space="preserve">2.3 </w:t>
      </w:r>
      <w:r>
        <w:rPr>
          <w:rFonts w:cs="Times New Roman"/>
          <w:lang w:val="en-US"/>
        </w:rPr>
        <w:t>Distributed Storage System</w:t>
      </w:r>
      <w:bookmarkEnd w:id="51"/>
      <w:bookmarkEnd w:id="53"/>
      <w:bookmarkEnd w:id="54"/>
      <w:bookmarkEnd w:id="55"/>
      <w:bookmarkEnd w:id="56"/>
      <w:bookmarkEnd w:id="57"/>
    </w:p>
    <w:p>
      <w:pPr>
        <w:rPr>
          <w:rFonts w:cs="Times New Roman"/>
        </w:rPr>
      </w:pPr>
      <w:r>
        <w:rPr>
          <w:rFonts w:cs="Times New Roman"/>
          <w:lang w:val="en-US"/>
        </w:rPr>
        <w:t xml:space="preserve">Almost all commercial search engines use distributed storage system to store a large quantity of resources, Google is a good example. </w:t>
      </w:r>
      <w:r>
        <w:rPr>
          <w:rFonts w:cs="Times New Roman"/>
        </w:rPr>
        <w:t xml:space="preserve">It has its own file system named </w:t>
      </w:r>
      <w:r>
        <w:rPr>
          <w:rFonts w:cs="Times New Roman"/>
          <w:b/>
          <w:bCs/>
        </w:rPr>
        <w:t xml:space="preserve">GFS </w:t>
      </w:r>
      <w:r>
        <w:rPr>
          <w:rFonts w:cs="Times New Roman"/>
        </w:rPr>
        <w:t xml:space="preserve">(Google file system). </w:t>
      </w:r>
      <w:r>
        <w:rPr>
          <w:rFonts w:cs="Times New Roman"/>
          <w:b/>
          <w:bCs/>
        </w:rPr>
        <w:t xml:space="preserve">GFS </w:t>
      </w:r>
      <w:r>
        <w:rPr>
          <w:rFonts w:cs="Times New Roman"/>
        </w:rPr>
        <w:t xml:space="preserve">is </w:t>
      </w:r>
      <w:r>
        <w:rPr>
          <w:rFonts w:cs="Times New Roman"/>
          <w:lang w:val="en-US"/>
        </w:rPr>
        <w:t>a scalable</w:t>
      </w:r>
      <w:r>
        <w:rPr>
          <w:rFonts w:cs="Times New Roman"/>
        </w:rPr>
        <w:t xml:space="preserve"> and classical </w:t>
      </w:r>
      <w:r>
        <w:rPr>
          <w:rFonts w:cs="Times New Roman"/>
          <w:lang w:val="en-US"/>
        </w:rPr>
        <w:t>distributed file system for large distributed data-intensive applications</w:t>
      </w:r>
      <w:r>
        <w:rPr>
          <w:rStyle w:val="18"/>
          <w:rFonts w:cs="Times New Roman"/>
        </w:rPr>
        <w:t>[</w:t>
      </w:r>
      <w:r>
        <w:rPr>
          <w:rStyle w:val="18"/>
          <w:rFonts w:cs="Times New Roman"/>
        </w:rPr>
        <w:endnoteReference w:id="4"/>
      </w:r>
      <w:r>
        <w:rPr>
          <w:rStyle w:val="18"/>
          <w:rFonts w:cs="Times New Roman"/>
        </w:rPr>
        <w:t>]</w:t>
      </w:r>
      <w:r>
        <w:rPr>
          <w:rFonts w:cs="Times New Roman"/>
        </w:rPr>
        <w:t xml:space="preserve">. </w:t>
      </w:r>
      <w:r>
        <w:rPr>
          <w:rFonts w:cs="Times New Roman"/>
          <w:b/>
          <w:bCs/>
        </w:rPr>
        <w:t xml:space="preserve">GFS </w:t>
      </w:r>
      <w:r>
        <w:rPr>
          <w:rFonts w:cs="Times New Roman"/>
        </w:rPr>
        <w:t xml:space="preserve">has been used in Google since 2003, and it is not open source. However, the basic storage techniques used are classical and public in the technical fields. </w:t>
      </w:r>
      <w:ins w:id="933" w:author="devil" w:date="2020-08-23T11:25:00Z">
        <w:r>
          <w:rPr>
            <w:rFonts w:hint="eastAsia" w:cs="Times New Roman"/>
          </w:rPr>
          <w:t>Fig.</w:t>
        </w:r>
      </w:ins>
      <w:r>
        <w:rPr>
          <w:rFonts w:cs="Times New Roman"/>
        </w:rPr>
        <w:t xml:space="preserve"> 2 is the basic structure and work principle of </w:t>
      </w:r>
      <w:r>
        <w:rPr>
          <w:rFonts w:cs="Times New Roman"/>
          <w:b/>
          <w:bCs/>
        </w:rPr>
        <w:t>GFS</w:t>
      </w:r>
      <w:r>
        <w:rPr>
          <w:rFonts w:cs="Times New Roman"/>
        </w:rPr>
        <w:t>.</w:t>
      </w:r>
    </w:p>
    <w:p>
      <w:pPr>
        <w:rPr>
          <w:rFonts w:cs="Times New Roman"/>
        </w:rPr>
      </w:pPr>
    </w:p>
    <w:p>
      <w:pPr>
        <w:rPr>
          <w:rFonts w:cs="Times New Roman"/>
        </w:rPr>
      </w:pPr>
      <w:r>
        <w:rPr>
          <w:rFonts w:cs="Times New Roman"/>
          <w:lang w:val="en-US" w:eastAsia="en-US"/>
        </w:rPr>
        <w:drawing>
          <wp:inline distT="0" distB="0" distL="114300" distR="114300">
            <wp:extent cx="4167505" cy="3147695"/>
            <wp:effectExtent l="0" t="0" r="0" b="14605"/>
            <wp:docPr id="16" name="Picture 16" descr="Google Fil e System Diagra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6" descr="Google Fil e System Diagram"/>
                    <pic:cNvPicPr>
                      <a:picLocks noChangeAspect="true"/>
                    </pic:cNvPicPr>
                  </pic:nvPicPr>
                  <pic:blipFill>
                    <a:blip r:embed="rId23"/>
                    <a:srcRect r="11820" b="11213"/>
                    <a:stretch>
                      <a:fillRect/>
                    </a:stretch>
                  </pic:blipFill>
                  <pic:spPr>
                    <a:xfrm>
                      <a:off x="0" y="0"/>
                      <a:ext cx="4167505" cy="3147695"/>
                    </a:xfrm>
                    <a:prstGeom prst="rect">
                      <a:avLst/>
                    </a:prstGeom>
                    <a:ln>
                      <a:noFill/>
                    </a:ln>
                  </pic:spPr>
                </pic:pic>
              </a:graphicData>
            </a:graphic>
          </wp:inline>
        </w:drawing>
      </w:r>
    </w:p>
    <w:p>
      <w:pPr>
        <w:pStyle w:val="38"/>
      </w:pPr>
      <w:ins w:id="934" w:author="devil" w:date="2020-08-23T11:25:00Z">
        <w:r>
          <w:rPr>
            <w:rFonts w:hint="eastAsia" w:cs="Times New Roman"/>
          </w:rPr>
          <w:t>Fig.</w:t>
        </w:r>
      </w:ins>
      <w:r>
        <w:rPr>
          <w:rFonts w:cs="Times New Roman"/>
        </w:rPr>
        <w:t xml:space="preserve"> 2</w:t>
      </w:r>
      <w:ins w:id="935" w:author="devil" w:date="2020-08-23T11:27:00Z">
        <w:r>
          <w:rPr>
            <w:rFonts w:hint="eastAsia" w:cs="Times New Roman"/>
            <w:lang w:val="en-US"/>
          </w:rPr>
          <w:t>.</w:t>
        </w:r>
      </w:ins>
      <w:r>
        <w:rPr>
          <w:rFonts w:cs="Times New Roman"/>
        </w:rPr>
        <w:t xml:space="preserve">  </w:t>
      </w:r>
      <w:r>
        <w:rPr>
          <w:color w:val="000000" w:themeColor="text1"/>
          <w14:textFill>
            <w14:solidFill>
              <w14:schemeClr w14:val="tx1"/>
            </w14:solidFill>
          </w14:textFill>
        </w:rPr>
        <w:t>Google File System (GFS) storage and query processing.</w:t>
      </w:r>
    </w:p>
    <w:p>
      <w:pPr>
        <w:pStyle w:val="38"/>
        <w:rPr>
          <w:rFonts w:cs="Times New Roman"/>
        </w:rPr>
      </w:pPr>
    </w:p>
    <w:p>
      <w:pPr>
        <w:rPr>
          <w:rFonts w:cs="Times New Roman"/>
        </w:rPr>
      </w:pPr>
      <w:r>
        <w:rPr>
          <w:rFonts w:cs="Times New Roman"/>
        </w:rPr>
        <w:t>When a query is submitted, the processed keywords first go to the master server. The master server only stores the file system namespaces and mapping information to the chunk locations, not database files or chunks themselves. The data files are divided into multiple chunks. The large number of resources are stored on the chunk servers. When the main server locates the corresponding addresses of the chunks, the search engine can directly access the chunks through chunk servers.</w:t>
      </w:r>
    </w:p>
    <w:p>
      <w:pPr>
        <w:rPr>
          <w:rFonts w:cs="Times New Roman"/>
        </w:rPr>
      </w:pPr>
    </w:p>
    <w:p>
      <w:r>
        <w:t>Google collects billions of resources from the Internet crawler every day. They are not stored and processed in a single server or database file. These resources, including web pages and web addresses, are divided into several small chunks and stored in the distributed file system. The chunks have many duplicates over different servers, and at the same time any chunk server can also have multiple copies to prevent loss. The master server records all the mapping relationships of chunks, so they are very easy to locate and process queries quickly.</w:t>
      </w:r>
    </w:p>
    <w:p>
      <w:pPr>
        <w:rPr>
          <w:rFonts w:cs="Times New Roman"/>
        </w:rPr>
      </w:pPr>
    </w:p>
    <w:p>
      <w:pPr>
        <w:rPr>
          <w:rFonts w:cs="Times New Roman"/>
          <w:color w:val="FF0000"/>
        </w:rPr>
      </w:pPr>
      <w:r>
        <w:rPr>
          <w:rFonts w:cs="Times New Roman"/>
        </w:rPr>
        <w:t>In a distributed system, it is not very difficult to store and query millions of data. The specific search algorithms in the distributed system are skipped here. The point is that, in traditional search engine system or a resource management system, distributed storage is a good solution.</w:t>
      </w:r>
    </w:p>
    <w:p>
      <w:pPr>
        <w:pStyle w:val="3"/>
        <w:rPr>
          <w:rFonts w:cs="Times New Roman"/>
          <w:lang w:val="en-US"/>
        </w:rPr>
      </w:pPr>
      <w:bookmarkStart w:id="58" w:name="_Toc403623865"/>
      <w:bookmarkStart w:id="59" w:name="_Toc4870"/>
      <w:bookmarkStart w:id="60" w:name="_Toc15542"/>
      <w:bookmarkStart w:id="61" w:name="_Toc11479"/>
      <w:bookmarkStart w:id="62" w:name="_Toc830944560"/>
      <w:bookmarkStart w:id="63" w:name="_Toc1705489900"/>
      <w:r>
        <w:rPr>
          <w:rFonts w:cs="Times New Roman"/>
        </w:rPr>
        <w:t xml:space="preserve">2.4 </w:t>
      </w:r>
      <w:r>
        <w:rPr>
          <w:rFonts w:cs="Times New Roman"/>
          <w:lang w:val="en-US"/>
        </w:rPr>
        <w:t>Query and Rank</w:t>
      </w:r>
      <w:bookmarkEnd w:id="58"/>
      <w:r>
        <w:rPr>
          <w:rFonts w:cs="Times New Roman"/>
          <w:lang w:val="en-US"/>
        </w:rPr>
        <w:t>ing</w:t>
      </w:r>
      <w:bookmarkEnd w:id="59"/>
      <w:bookmarkEnd w:id="60"/>
      <w:bookmarkEnd w:id="61"/>
      <w:bookmarkEnd w:id="62"/>
      <w:bookmarkEnd w:id="63"/>
    </w:p>
    <w:p>
      <w:pPr>
        <w:rPr>
          <w:rFonts w:cs="Times New Roman"/>
          <w:lang w:val="en-US"/>
        </w:rPr>
      </w:pPr>
      <w:r>
        <w:rPr>
          <w:rFonts w:cs="Times New Roman"/>
          <w:lang w:val="en-US"/>
        </w:rPr>
        <w:t xml:space="preserve">The main purpose of an efficient storage system is for efficient querying. Fast </w:t>
      </w:r>
      <w:r>
        <w:rPr>
          <w:rFonts w:cs="Times New Roman"/>
        </w:rPr>
        <w:t xml:space="preserve">searching </w:t>
      </w:r>
      <w:r>
        <w:rPr>
          <w:rFonts w:cs="Times New Roman"/>
          <w:lang w:val="en-US"/>
        </w:rPr>
        <w:t>is one of important user experiences that all search engines strive to provide. Google, Bing, Baidu and other major search engines commonly use the following cycles to process a search request:</w:t>
      </w:r>
    </w:p>
    <w:p>
      <w:pPr>
        <w:pStyle w:val="39"/>
        <w:numPr>
          <w:ilvl w:val="0"/>
          <w:numId w:val="4"/>
        </w:numPr>
        <w:ind w:left="845"/>
        <w:rPr>
          <w:rFonts w:cs="Times New Roman"/>
          <w:lang w:val="en-US"/>
        </w:rPr>
      </w:pPr>
      <w:r>
        <w:rPr>
          <w:rFonts w:cs="Times New Roman"/>
          <w:lang w:val="en-US"/>
        </w:rPr>
        <w:t>Accept a user query</w:t>
      </w:r>
    </w:p>
    <w:p>
      <w:pPr>
        <w:numPr>
          <w:ilvl w:val="0"/>
          <w:numId w:val="4"/>
        </w:numPr>
        <w:ind w:left="845"/>
        <w:rPr>
          <w:rFonts w:cs="Times New Roman"/>
          <w:lang w:val="en-US"/>
        </w:rPr>
      </w:pPr>
      <w:r>
        <w:rPr>
          <w:rFonts w:cs="Times New Roman"/>
          <w:lang w:val="en-US"/>
        </w:rPr>
        <w:t>Parse query strings</w:t>
      </w:r>
    </w:p>
    <w:p>
      <w:pPr>
        <w:numPr>
          <w:ilvl w:val="0"/>
          <w:numId w:val="4"/>
        </w:numPr>
        <w:ind w:left="845"/>
        <w:rPr>
          <w:rFonts w:cs="Times New Roman"/>
          <w:lang w:val="en-US"/>
        </w:rPr>
      </w:pPr>
      <w:r>
        <w:rPr>
          <w:rFonts w:cs="Times New Roman"/>
          <w:lang w:val="en-US"/>
        </w:rPr>
        <w:t xml:space="preserve">Figure out the </w:t>
      </w:r>
      <w:r>
        <w:rPr>
          <w:rFonts w:cs="Times New Roman"/>
        </w:rPr>
        <w:t>key</w:t>
      </w:r>
      <w:r>
        <w:rPr>
          <w:rFonts w:cs="Times New Roman"/>
          <w:lang w:val="en-US"/>
        </w:rPr>
        <w:t>word order</w:t>
      </w:r>
    </w:p>
    <w:p>
      <w:pPr>
        <w:numPr>
          <w:ilvl w:val="0"/>
          <w:numId w:val="4"/>
        </w:numPr>
        <w:ind w:left="845"/>
        <w:rPr>
          <w:rFonts w:cs="Times New Roman"/>
          <w:lang w:val="en-US"/>
        </w:rPr>
      </w:pPr>
      <w:r>
        <w:rPr>
          <w:rFonts w:cs="Times New Roman"/>
          <w:lang w:val="en-US"/>
        </w:rPr>
        <w:t>Look up the information in databases</w:t>
      </w:r>
    </w:p>
    <w:p>
      <w:pPr>
        <w:numPr>
          <w:ilvl w:val="0"/>
          <w:numId w:val="4"/>
        </w:numPr>
        <w:ind w:left="845"/>
        <w:rPr>
          <w:rFonts w:cs="Times New Roman"/>
          <w:lang w:val="en-US"/>
        </w:rPr>
      </w:pPr>
      <w:r>
        <w:rPr>
          <w:rFonts w:cs="Times New Roman"/>
          <w:lang w:val="en-US"/>
        </w:rPr>
        <w:t>Rank the results</w:t>
      </w:r>
    </w:p>
    <w:p>
      <w:pPr>
        <w:numPr>
          <w:ilvl w:val="0"/>
          <w:numId w:val="4"/>
        </w:numPr>
        <w:ind w:left="845"/>
        <w:rPr>
          <w:rFonts w:cs="Times New Roman"/>
          <w:lang w:val="en-US"/>
        </w:rPr>
      </w:pPr>
      <w:r>
        <w:rPr>
          <w:rFonts w:cs="Times New Roman"/>
          <w:lang w:val="en-US"/>
        </w:rPr>
        <w:t>Send back the results</w:t>
      </w:r>
    </w:p>
    <w:p>
      <w:pPr>
        <w:rPr>
          <w:rFonts w:cs="Times New Roman"/>
          <w:strike/>
          <w:color w:val="000000" w:themeColor="text1"/>
          <w14:textFill>
            <w14:solidFill>
              <w14:schemeClr w14:val="tx1"/>
            </w14:solidFill>
          </w14:textFill>
        </w:rPr>
      </w:pPr>
      <w:r>
        <w:rPr>
          <w:lang w:val="en-US"/>
        </w:rPr>
        <w:t xml:space="preserve">In order to search for related resources in large amounts data, traditional search engine systems use </w:t>
      </w:r>
      <w:r>
        <w:rPr>
          <w:rFonts w:hint="eastAsia"/>
          <w:lang w:val="en-US"/>
        </w:rPr>
        <w:t>cache</w:t>
      </w:r>
      <w:r>
        <w:rPr>
          <w:lang w:val="en-US"/>
        </w:rPr>
        <w:t>,</w:t>
      </w:r>
      <w:r>
        <w:rPr>
          <w:rFonts w:cs="Times New Roman"/>
          <w:lang w:val="en-US"/>
        </w:rPr>
        <w:t xml:space="preserve"> pre-fetching results, memory indexes and other methods to shorten or speed up the search life cycle. </w:t>
      </w:r>
      <w:r>
        <w:rPr>
          <w:rFonts w:cs="Times New Roman"/>
        </w:rPr>
        <w:t>In Step (5), o</w:t>
      </w:r>
      <w:r>
        <w:rPr>
          <w:rFonts w:cs="Times New Roman"/>
          <w:lang w:val="en-US"/>
        </w:rPr>
        <w:t>ne basic ranking method</w:t>
      </w:r>
      <w:r>
        <w:rPr>
          <w:rFonts w:cs="Times New Roman"/>
        </w:rPr>
        <w:t xml:space="preserve"> for </w:t>
      </w:r>
      <w:r>
        <w:rPr>
          <w:rFonts w:cs="Times New Roman"/>
          <w:b/>
          <w:bCs/>
        </w:rPr>
        <w:t>RD</w:t>
      </w:r>
      <w:r>
        <w:rPr>
          <w:rFonts w:cs="Times New Roman"/>
          <w:b/>
          <w:bCs/>
          <w:lang w:val="en-US"/>
        </w:rPr>
        <w:t xml:space="preserve"> </w:t>
      </w:r>
      <w:r>
        <w:rPr>
          <w:rFonts w:cs="Times New Roman"/>
          <w:lang w:val="en-US"/>
        </w:rPr>
        <w:t xml:space="preserve">is using </w:t>
      </w:r>
      <w:r>
        <w:rPr>
          <w:rFonts w:cs="Times New Roman"/>
          <w:b/>
          <w:bCs/>
        </w:rPr>
        <w:t>Vector-Space</w:t>
      </w:r>
      <w:r>
        <w:rPr>
          <w:rFonts w:cs="Times New Roman"/>
        </w:rPr>
        <w:t xml:space="preserve"> model</w:t>
      </w:r>
      <w:bookmarkStart w:id="64" w:name="_Ref2028575688"/>
      <w:r>
        <w:rPr>
          <w:rStyle w:val="18"/>
          <w:rFonts w:cs="Times New Roman"/>
        </w:rPr>
        <w:t>[</w:t>
      </w:r>
      <w:r>
        <w:rPr>
          <w:rStyle w:val="18"/>
          <w:rFonts w:cs="Times New Roman"/>
        </w:rPr>
        <w:endnoteReference w:id="5"/>
      </w:r>
      <w:bookmarkEnd w:id="64"/>
      <w:r>
        <w:rPr>
          <w:rStyle w:val="18"/>
          <w:rFonts w:cs="Times New Roman"/>
        </w:rPr>
        <w:t>]</w:t>
      </w:r>
      <w:r>
        <w:rPr>
          <w:rFonts w:cs="Times New Roman"/>
        </w:rPr>
        <w:t>, which has been well studied as an Information Retrieval (</w:t>
      </w:r>
      <w:r>
        <w:rPr>
          <w:rFonts w:cs="Times New Roman"/>
          <w:b/>
          <w:bCs/>
        </w:rPr>
        <w:t>IR</w:t>
      </w:r>
      <w:r>
        <w:rPr>
          <w:rFonts w:cs="Times New Roman"/>
        </w:rPr>
        <w:t>) topic</w:t>
      </w:r>
      <w:r>
        <w:rPr>
          <w:rFonts w:cs="Times New Roman"/>
          <w:lang w:val="en-US"/>
        </w:rPr>
        <w:t>.</w:t>
      </w:r>
      <w:r>
        <w:rPr>
          <w:rFonts w:cs="Times New Roman"/>
        </w:rPr>
        <w:t xml:space="preserve"> According to the </w:t>
      </w:r>
      <w:r>
        <w:rPr>
          <w:rFonts w:cs="Times New Roman"/>
          <w:b/>
          <w:bCs/>
        </w:rPr>
        <w:t>Vector-Space</w:t>
      </w:r>
      <w:r>
        <w:rPr>
          <w:rFonts w:cs="Times New Roman"/>
        </w:rPr>
        <w:t xml:space="preserve"> model, a resource is viewed as a vector </w:t>
      </w:r>
      <w:r>
        <w:rPr>
          <w:rFonts w:cs="Times New Roman"/>
          <w:i/>
          <w:iCs/>
        </w:rPr>
        <w:t>[ w</w:t>
      </w:r>
      <w:r>
        <w:rPr>
          <w:rFonts w:cs="Times New Roman"/>
          <w:i/>
          <w:iCs/>
          <w:vertAlign w:val="subscript"/>
        </w:rPr>
        <w:t>1</w:t>
      </w:r>
      <w:r>
        <w:rPr>
          <w:rFonts w:cs="Times New Roman"/>
          <w:i/>
          <w:iCs/>
        </w:rPr>
        <w:t>, ..., w</w:t>
      </w:r>
      <w:r>
        <w:rPr>
          <w:rFonts w:cs="Times New Roman"/>
          <w:i/>
          <w:iCs/>
          <w:vertAlign w:val="subscript"/>
        </w:rPr>
        <w:t xml:space="preserve">n </w:t>
      </w:r>
      <w:r>
        <w:rPr>
          <w:rFonts w:cs="Times New Roman"/>
          <w:i/>
          <w:iCs/>
        </w:rPr>
        <w:t>]</w:t>
      </w:r>
      <w:r>
        <w:rPr>
          <w:rFonts w:cs="Times New Roman"/>
        </w:rPr>
        <w:t xml:space="preserve">, where </w:t>
      </w:r>
      <w:r>
        <w:rPr>
          <w:rFonts w:cs="Times New Roman"/>
          <w:i/>
          <w:iCs/>
        </w:rPr>
        <w:t>w</w:t>
      </w:r>
      <w:r>
        <w:rPr>
          <w:rFonts w:cs="Times New Roman"/>
          <w:i/>
          <w:iCs/>
          <w:vertAlign w:val="subscript"/>
        </w:rPr>
        <w:t>i</w:t>
      </w:r>
      <w:r>
        <w:rPr>
          <w:rFonts w:cs="Times New Roman"/>
        </w:rPr>
        <w:t xml:space="preserve"> the significance of the keyword. The value of </w:t>
      </w:r>
      <w:r>
        <w:rPr>
          <w:rFonts w:cs="Times New Roman"/>
          <w:i/>
        </w:rPr>
        <w:t>w</w:t>
      </w:r>
      <w:r>
        <w:rPr>
          <w:rFonts w:cs="Times New Roman"/>
          <w:i/>
          <w:vertAlign w:val="subscript"/>
        </w:rPr>
        <w:t>i</w:t>
      </w:r>
      <w:r>
        <w:rPr>
          <w:rFonts w:cs="Times New Roman"/>
        </w:rPr>
        <w:t xml:space="preserve"> equals the number of times a keyword appears in a resource divided by the number of times the word appears in the entire collection</w:t>
      </w:r>
      <w:r>
        <w:rPr>
          <w:rStyle w:val="19"/>
          <w:rFonts w:cs="Times New Roman"/>
        </w:rPr>
        <w:footnoteReference w:id="3"/>
      </w:r>
      <w:r>
        <w:rPr>
          <w:rFonts w:cs="Times New Roman"/>
        </w:rPr>
        <w:t xml:space="preserve">. A </w:t>
      </w:r>
      <w:r>
        <w:rPr>
          <w:rFonts w:cs="Times New Roman"/>
          <w:i/>
          <w:iCs/>
        </w:rPr>
        <w:t>w</w:t>
      </w:r>
      <w:r>
        <w:rPr>
          <w:rFonts w:cs="Times New Roman"/>
          <w:i/>
          <w:iCs/>
          <w:vertAlign w:val="subscript"/>
        </w:rPr>
        <w:t>i</w:t>
      </w:r>
      <w:r>
        <w:rPr>
          <w:rFonts w:cs="Times New Roman"/>
          <w:i/>
          <w:iCs/>
        </w:rPr>
        <w:t xml:space="preserve"> </w:t>
      </w:r>
      <w:r>
        <w:rPr>
          <w:rFonts w:cs="Times New Roman"/>
        </w:rPr>
        <w:t xml:space="preserve">is zero if the keyword doesn’t appear in a resource. When a keyword appears in more resources, </w:t>
      </w:r>
      <w:r>
        <w:rPr>
          <w:rFonts w:cs="Times New Roman"/>
          <w:i/>
          <w:iCs/>
        </w:rPr>
        <w:t>w</w:t>
      </w:r>
      <w:r>
        <w:rPr>
          <w:rFonts w:cs="Times New Roman"/>
          <w:i/>
          <w:iCs/>
          <w:vertAlign w:val="subscript"/>
        </w:rPr>
        <w:t>i</w:t>
      </w:r>
      <w:r>
        <w:rPr>
          <w:rFonts w:cs="Times New Roman"/>
        </w:rPr>
        <w:t xml:space="preserve"> will be lower; otherwise, </w:t>
      </w:r>
      <w:r>
        <w:rPr>
          <w:rFonts w:cs="Times New Roman"/>
          <w:i/>
          <w:iCs/>
        </w:rPr>
        <w:t>w</w:t>
      </w:r>
      <w:r>
        <w:rPr>
          <w:rFonts w:cs="Times New Roman"/>
          <w:i/>
          <w:iCs/>
          <w:vertAlign w:val="subscript"/>
        </w:rPr>
        <w:t>i</w:t>
      </w:r>
      <w:r>
        <w:rPr>
          <w:rFonts w:cs="Times New Roman"/>
        </w:rPr>
        <w:t xml:space="preserve"> will be higher.</w:t>
      </w:r>
    </w:p>
    <w:p>
      <w:pPr>
        <w:rPr>
          <w:rFonts w:cs="Times New Roman"/>
          <w:strike/>
          <w:color w:val="000000" w:themeColor="text1"/>
          <w14:textFill>
            <w14:solidFill>
              <w14:schemeClr w14:val="tx1"/>
            </w14:solidFill>
          </w14:textFill>
        </w:rPr>
      </w:pPr>
    </w:p>
    <w:p>
      <w:pPr>
        <w:rPr>
          <w:lang w:val="en-US"/>
        </w:rPr>
      </w:pPr>
      <w:r>
        <w:rPr>
          <w:rFonts w:hint="eastAsia"/>
          <w:lang w:val="en-US"/>
        </w:rPr>
        <w:t xml:space="preserve">Modern search engines </w:t>
      </w:r>
      <w:r>
        <w:t>also</w:t>
      </w:r>
      <w:r>
        <w:rPr>
          <w:rFonts w:hint="eastAsia"/>
          <w:lang w:val="en-US"/>
        </w:rPr>
        <w:t xml:space="preserve"> collect user behaviors</w:t>
      </w:r>
      <w:r>
        <w:rPr>
          <w:lang w:val="en-US"/>
        </w:rPr>
        <w:t>. Consequently, s</w:t>
      </w:r>
      <w:r>
        <w:rPr>
          <w:rFonts w:hint="eastAsia"/>
          <w:lang w:val="en-US"/>
        </w:rPr>
        <w:t xml:space="preserve">earch results returned by search engines </w:t>
      </w:r>
      <w:r>
        <w:rPr>
          <w:lang w:val="en-US"/>
        </w:rPr>
        <w:t xml:space="preserve">are highly </w:t>
      </w:r>
      <w:r>
        <w:rPr>
          <w:rFonts w:hint="eastAsia"/>
          <w:lang w:val="en-US"/>
        </w:rPr>
        <w:t>related to users</w:t>
      </w:r>
      <w:r>
        <w:rPr>
          <w:lang w:val="en-US"/>
        </w:rPr>
        <w:t>’</w:t>
      </w:r>
      <w:r>
        <w:rPr>
          <w:rFonts w:hint="eastAsia"/>
          <w:lang w:val="en-US"/>
        </w:rPr>
        <w:t xml:space="preserve"> interests and habits</w:t>
      </w:r>
      <w:r>
        <w:rPr>
          <w:lang w:val="en-US"/>
        </w:rPr>
        <w:t xml:space="preserve">, unless such feature is chosen to be disabled, which by law, is an option provided to users. Today, building search engines requires </w:t>
      </w:r>
      <w:r>
        <w:t>compliance</w:t>
      </w:r>
      <w:r>
        <w:rPr>
          <w:lang w:val="en-US"/>
        </w:rPr>
        <w:t xml:space="preserve"> with privacy and security laws and concerns.</w:t>
      </w:r>
    </w:p>
    <w:p>
      <w:pPr>
        <w:rPr>
          <w:rFonts w:cs="Times New Roman"/>
        </w:rPr>
      </w:pPr>
    </w:p>
    <w:p>
      <w:pPr>
        <w:rPr>
          <w:lang w:val="en-US"/>
        </w:rPr>
      </w:pPr>
      <w:bookmarkStart w:id="65" w:name="_Toc863586643"/>
      <w:r>
        <w:t>The storage-query model and results-ranking techniques are used in mainstream search engines. They are also very critical in the learning resources search engine proposed in this thesis. Some heavily tailored algorithms are explained in Chapter 5.</w:t>
      </w:r>
    </w:p>
    <w:p>
      <w:pPr>
        <w:pStyle w:val="3"/>
        <w:rPr>
          <w:rFonts w:cs="Times New Roman"/>
          <w:lang w:val="en-US"/>
        </w:rPr>
      </w:pPr>
      <w:bookmarkStart w:id="66" w:name="_Toc26277"/>
      <w:bookmarkStart w:id="67" w:name="_Toc28602"/>
      <w:bookmarkStart w:id="68" w:name="_Toc15299"/>
      <w:bookmarkStart w:id="69" w:name="_Toc100461087"/>
      <w:bookmarkStart w:id="70" w:name="_Toc1130959079"/>
      <w:r>
        <w:rPr>
          <w:rFonts w:cs="Times New Roman"/>
        </w:rPr>
        <w:t xml:space="preserve">2.5 </w:t>
      </w:r>
      <w:r>
        <w:rPr>
          <w:rFonts w:cs="Times New Roman"/>
          <w:lang w:val="en-US"/>
        </w:rPr>
        <w:t>Value of Resources</w:t>
      </w:r>
      <w:bookmarkEnd w:id="65"/>
      <w:bookmarkEnd w:id="66"/>
      <w:bookmarkEnd w:id="67"/>
      <w:bookmarkEnd w:id="68"/>
      <w:bookmarkEnd w:id="69"/>
      <w:bookmarkEnd w:id="70"/>
    </w:p>
    <w:p>
      <w:pPr>
        <w:rPr>
          <w:rFonts w:eastAsia="Noto Sans CJK SC"/>
        </w:rPr>
      </w:pPr>
      <w:bookmarkStart w:id="71" w:name="_tvquuf8hh7tc"/>
      <w:bookmarkEnd w:id="71"/>
      <w:bookmarkStart w:id="72" w:name="_Toc358983601"/>
      <w:r>
        <w:rPr>
          <w:rFonts w:eastAsia="Noto Sans CJK SC"/>
        </w:rPr>
        <w:t>In the paper “Identifying Valuable Resources”, which was published in 2007 on European Management Journal, the value of resources was discussed, from the point of view of business and management. It is difficult to identify resources in a firm if there is no agreed upon definition of what “valuable” means.</w:t>
      </w:r>
      <w:bookmarkStart w:id="73" w:name="_Ref2028781775"/>
      <w:r>
        <w:rPr>
          <w:rStyle w:val="18"/>
          <w:rFonts w:ascii="Arial" w:hAnsi="Arial" w:eastAsia="Noto Sans CJK SC"/>
        </w:rPr>
        <w:t>[</w:t>
      </w:r>
      <w:r>
        <w:rPr>
          <w:rStyle w:val="18"/>
          <w:rFonts w:ascii="Arial" w:hAnsi="Arial" w:eastAsia="Noto Sans CJK SC"/>
        </w:rPr>
        <w:endnoteReference w:id="6"/>
      </w:r>
      <w:bookmarkEnd w:id="73"/>
      <w:r>
        <w:rPr>
          <w:rStyle w:val="18"/>
          <w:rFonts w:ascii="Arial" w:hAnsi="Arial" w:eastAsia="Noto Sans CJK SC"/>
        </w:rPr>
        <w:t>]</w:t>
      </w:r>
      <w:r>
        <w:rPr>
          <w:rFonts w:eastAsia="Noto Sans CJK SC"/>
        </w:rPr>
        <w:t xml:space="preserve"> A valuable resource can be rare, inimitable, and non-substitutable to be a source of sustainable competitive advantage.</w:t>
      </w:r>
      <w:r>
        <w:rPr>
          <w:rStyle w:val="18"/>
          <w:rFonts w:eastAsia="Noto Sans CJK SC"/>
        </w:rPr>
        <w:t>[</w:t>
      </w:r>
      <w:r>
        <w:rPr>
          <w:rStyle w:val="18"/>
          <w:rFonts w:eastAsia="Noto Sans CJK SC"/>
        </w:rPr>
        <w:endnoteReference w:id="7"/>
      </w:r>
      <w:r>
        <w:rPr>
          <w:rStyle w:val="18"/>
          <w:rFonts w:eastAsia="Noto Sans CJK SC"/>
        </w:rPr>
        <w:t>]</w:t>
      </w:r>
      <w:r>
        <w:rPr>
          <w:rFonts w:eastAsia="Noto Sans CJK SC"/>
        </w:rPr>
        <w:t xml:space="preserve"> The problem is known by RBV (resource-based view) advocates, but the value of resources was never clearly defined. To identify the value of resources in business and management area, there are some questions to consider: What is the source of resources? Value one resource or many resources? What is the past, present, future value of a resource? Objective or subjective valuations? What is the cost of resources? The conclusion is that valuable resources can generate three types of competitive advantage: cost advantage, the ability to premium price, and volume-based advantage.</w:t>
      </w:r>
      <w:r>
        <w:rPr>
          <w:rStyle w:val="18"/>
        </w:rPr>
        <w:fldChar w:fldCharType="begin"/>
      </w:r>
      <w:r>
        <w:rPr>
          <w:rStyle w:val="18"/>
        </w:rPr>
        <w:instrText xml:space="preserve"> NOTEREF _Ref2028781775 \h </w:instrText>
      </w:r>
      <w:r>
        <w:rPr>
          <w:rStyle w:val="18"/>
        </w:rPr>
        <w:fldChar w:fldCharType="separate"/>
      </w:r>
      <w:r>
        <w:rPr>
          <w:rStyle w:val="18"/>
        </w:rPr>
        <w:t>7</w:t>
      </w:r>
      <w:r>
        <w:rPr>
          <w:rStyle w:val="18"/>
        </w:rPr>
        <w:fldChar w:fldCharType="end"/>
      </w:r>
    </w:p>
    <w:p>
      <w:pPr>
        <w:rPr>
          <w:rFonts w:eastAsia="Noto Sans CJK SC"/>
        </w:rPr>
      </w:pPr>
    </w:p>
    <w:p>
      <w:r>
        <w:rPr>
          <w:rFonts w:eastAsia="Noto Sans CJK SC"/>
        </w:rPr>
        <w:t>This idea of using multiple characteristics of a resource to determine the degree of value is inspiring. Similarly, the normalized resources attributes and evaluation methods can be also adopted to determine the values of learning resources, with careful design. The general evaluation method is borrowed from the business field. First, put forward the problems of learning resources. Then, give some resource attributes according to these problems. One resource is “divided” into several pieces by several attributes, and these attributes can easily be evaluated. Finally, combine all the values of the attributes into a final value of the resource. However, because learning resources are quite different for those in business and management, all characteristics need to be redesigned. For example, in business and management area, monetary cost of a resource is an important element. But the cost advantage for a learning resource is generally related to time. Moreover, in our design, learning resources are endowed with more attributes, which are discussed in Chapter 3.</w:t>
      </w:r>
    </w:p>
    <w:p>
      <w:pPr>
        <w:rPr>
          <w:rFonts w:eastAsia="Noto Sans CJK SC"/>
          <w:color w:val="F79646" w:themeColor="accent6"/>
          <w14:textFill>
            <w14:solidFill>
              <w14:schemeClr w14:val="accent6"/>
            </w14:solidFill>
          </w14:textFill>
        </w:rPr>
      </w:pPr>
    </w:p>
    <w:p>
      <w:pPr>
        <w:pStyle w:val="2"/>
        <w:rPr>
          <w:rFonts w:eastAsia="Noto Sans CJK SC" w:cs="Times New Roman"/>
          <w:color w:val="FF0000"/>
        </w:rPr>
      </w:pPr>
      <w:bookmarkStart w:id="74" w:name="_Toc14857"/>
      <w:bookmarkStart w:id="75" w:name="_Toc28414"/>
      <w:bookmarkStart w:id="76" w:name="_Toc4799"/>
      <w:bookmarkStart w:id="77" w:name="_Toc130193017"/>
      <w:bookmarkStart w:id="78" w:name="_Toc549232712"/>
      <w:r>
        <w:rPr>
          <w:rFonts w:eastAsia="Noto Sans CJK SC" w:cs="Times New Roman"/>
        </w:rPr>
        <w:t>3 CHALLENGES AND DIRECTIONS</w:t>
      </w:r>
      <w:bookmarkEnd w:id="72"/>
      <w:bookmarkEnd w:id="74"/>
      <w:bookmarkEnd w:id="75"/>
      <w:bookmarkEnd w:id="76"/>
      <w:bookmarkEnd w:id="77"/>
      <w:bookmarkEnd w:id="78"/>
    </w:p>
    <w:p>
      <w:pPr>
        <w:pStyle w:val="3"/>
        <w:rPr>
          <w:rFonts w:eastAsia="Noto Sans CJK SC" w:cs="Times New Roman"/>
        </w:rPr>
      </w:pPr>
      <w:bookmarkStart w:id="79" w:name="_Toc21450"/>
      <w:bookmarkStart w:id="80" w:name="_Toc1629522331"/>
      <w:bookmarkStart w:id="81" w:name="_Toc10364"/>
      <w:bookmarkStart w:id="82" w:name="_Toc21547"/>
      <w:bookmarkStart w:id="83" w:name="_Toc1819526368"/>
      <w:bookmarkStart w:id="84" w:name="_Toc120222541"/>
      <w:r>
        <w:rPr>
          <w:rFonts w:eastAsia="Noto Sans CJK SC" w:cs="Times New Roman"/>
        </w:rPr>
        <w:t>3.1 Issues of Collecting Contents</w:t>
      </w:r>
      <w:bookmarkEnd w:id="79"/>
      <w:bookmarkEnd w:id="80"/>
      <w:bookmarkEnd w:id="81"/>
      <w:bookmarkEnd w:id="82"/>
      <w:bookmarkEnd w:id="83"/>
      <w:bookmarkEnd w:id="84"/>
      <w:r>
        <w:rPr>
          <w:rFonts w:eastAsia="Noto Sans CJK SC" w:cs="Times New Roman"/>
        </w:rPr>
        <w:t xml:space="preserve"> </w:t>
      </w:r>
    </w:p>
    <w:p>
      <w:pPr>
        <w:rPr>
          <w:rFonts w:cs="Times New Roman"/>
          <w:lang w:val="en-US"/>
        </w:rPr>
      </w:pPr>
      <w:r>
        <w:rPr>
          <w:rFonts w:cs="Times New Roman"/>
          <w:lang w:val="en-US"/>
        </w:rPr>
        <w:t xml:space="preserve">An all-purpose search engine like Google requires super computing power and storage capacity. The search engine proposed in this thesis is to be used for </w:t>
      </w:r>
      <w:r>
        <w:rPr>
          <w:rFonts w:cs="Times New Roman"/>
        </w:rPr>
        <w:t>education specifically</w:t>
      </w:r>
      <w:r>
        <w:rPr>
          <w:rFonts w:cs="Times New Roman"/>
          <w:lang w:val="en-US"/>
        </w:rPr>
        <w:t xml:space="preserve">, aiming to support users to find useful learning resources. </w:t>
      </w:r>
      <w:ins w:id="936" w:author="Chung, Joseph" w:date="2020-08-22T14:47:00Z">
        <w:r>
          <w:rPr>
            <w:rFonts w:cs="Times New Roman"/>
            <w:lang w:val="en-US"/>
          </w:rPr>
          <w:t xml:space="preserve">Given </w:t>
        </w:r>
      </w:ins>
      <w:r>
        <w:rPr>
          <w:rFonts w:cs="Times New Roman"/>
          <w:lang w:val="en-US"/>
        </w:rPr>
        <w:t xml:space="preserve">the massive amount of educational videos alone, the burden on </w:t>
      </w:r>
      <w:ins w:id="937" w:author="Chung, Joseph" w:date="2020-08-22T14:47:00Z">
        <w:r>
          <w:rPr>
            <w:rFonts w:cs="Times New Roman"/>
            <w:lang w:val="en-US"/>
          </w:rPr>
          <w:t xml:space="preserve">a </w:t>
        </w:r>
      </w:ins>
      <w:r>
        <w:rPr>
          <w:rFonts w:cs="Times New Roman"/>
          <w:lang w:val="en-US"/>
        </w:rPr>
        <w:t xml:space="preserve">storage system will be huge. Moreover, copyright protection definitely cannot be neglected. </w:t>
      </w:r>
    </w:p>
    <w:p>
      <w:pPr>
        <w:pStyle w:val="4"/>
        <w:rPr>
          <w:rFonts w:eastAsia="Noto Sans CJK SC" w:cs="Times New Roman"/>
        </w:rPr>
      </w:pPr>
      <w:bookmarkStart w:id="85" w:name="_Toc159884515"/>
      <w:bookmarkStart w:id="86" w:name="_Toc18364"/>
      <w:bookmarkStart w:id="87" w:name="_Toc11348"/>
      <w:bookmarkStart w:id="88" w:name="_Toc29541"/>
      <w:bookmarkStart w:id="89" w:name="_Toc1230941870"/>
      <w:bookmarkStart w:id="90" w:name="_Toc53458440"/>
      <w:r>
        <w:rPr>
          <w:rFonts w:eastAsia="Noto Sans CJK SC" w:cs="Times New Roman"/>
        </w:rPr>
        <w:t>3.1.1 Resource Crawler</w:t>
      </w:r>
      <w:bookmarkEnd w:id="85"/>
      <w:bookmarkEnd w:id="86"/>
      <w:bookmarkEnd w:id="87"/>
      <w:bookmarkEnd w:id="88"/>
      <w:bookmarkEnd w:id="89"/>
      <w:bookmarkEnd w:id="90"/>
    </w:p>
    <w:p>
      <w:pPr>
        <w:rPr>
          <w:rFonts w:cs="Times New Roman"/>
          <w:lang w:val="en-US"/>
        </w:rPr>
      </w:pPr>
      <w:r>
        <w:rPr>
          <w:rFonts w:cs="Times New Roman"/>
          <w:lang w:val="en-US"/>
        </w:rPr>
        <w:t xml:space="preserve">Because of these concerns, </w:t>
      </w:r>
      <w:ins w:id="938" w:author="Chung, Joseph" w:date="2020-08-22T14:48:00Z">
        <w:r>
          <w:rPr>
            <w:rFonts w:cs="Times New Roman"/>
            <w:lang w:val="en-US"/>
          </w:rPr>
          <w:t xml:space="preserve">in contrast to a </w:t>
        </w:r>
      </w:ins>
      <w:r>
        <w:rPr>
          <w:rFonts w:cs="Times New Roman"/>
          <w:lang w:val="en-US"/>
        </w:rPr>
        <w:t xml:space="preserve">traditional search engine, this learning resource search engine does not use crawlers to obtain web page contents. The system only obtains and stores the information about the learning resources. To show the difference, this solution is </w:t>
      </w:r>
      <w:ins w:id="939" w:author="Chung, Joseph" w:date="2020-08-22T14:49:00Z">
        <w:r>
          <w:rPr>
            <w:rFonts w:cs="Times New Roman"/>
            <w:lang w:val="en-US"/>
          </w:rPr>
          <w:t>called a</w:t>
        </w:r>
      </w:ins>
      <w:r>
        <w:rPr>
          <w:rFonts w:cs="Times New Roman"/>
          <w:lang w:val="en-US"/>
        </w:rPr>
        <w:t xml:space="preserve"> “</w:t>
      </w:r>
      <w:r>
        <w:rPr>
          <w:rFonts w:cs="Times New Roman"/>
          <w:b/>
          <w:lang w:val="en-US"/>
        </w:rPr>
        <w:t>Resource Crawler”</w:t>
      </w:r>
      <w:r>
        <w:rPr>
          <w:rFonts w:cs="Times New Roman"/>
          <w:lang w:val="en-US"/>
        </w:rPr>
        <w:t>, instead of web crawler. As a result, this search engine will be a significantly light</w:t>
      </w:r>
      <w:ins w:id="940" w:author="Chung, Joseph" w:date="2020-08-22T14:49:00Z">
        <w:r>
          <w:rPr>
            <w:rFonts w:cs="Times New Roman"/>
            <w:lang w:val="en-US"/>
          </w:rPr>
          <w:t>er</w:t>
        </w:r>
      </w:ins>
      <w:r>
        <w:rPr>
          <w:rFonts w:cs="Times New Roman"/>
          <w:lang w:val="en-US"/>
        </w:rPr>
        <w:t xml:space="preserve"> system to achieve high performance. The</w:t>
      </w:r>
      <w:r>
        <w:rPr>
          <w:rFonts w:cs="Times New Roman"/>
        </w:rPr>
        <w:t xml:space="preserve"> </w:t>
      </w:r>
      <w:r>
        <w:rPr>
          <w:rFonts w:cs="Times New Roman"/>
          <w:lang w:val="en-US"/>
        </w:rPr>
        <w:t xml:space="preserve">copyright issues and system </w:t>
      </w:r>
      <w:r>
        <w:rPr>
          <w:rFonts w:cs="Times New Roman"/>
        </w:rPr>
        <w:t>over-</w:t>
      </w:r>
      <w:r>
        <w:rPr>
          <w:rFonts w:cs="Times New Roman"/>
          <w:lang w:val="en-US"/>
        </w:rPr>
        <w:t xml:space="preserve">storage problems can both </w:t>
      </w:r>
      <w:ins w:id="941" w:author="Chung, Joseph" w:date="2020-08-22T14:49:00Z">
        <w:r>
          <w:rPr>
            <w:rFonts w:cs="Times New Roman"/>
            <w:lang w:val="en-US"/>
          </w:rPr>
          <w:t xml:space="preserve">be </w:t>
        </w:r>
      </w:ins>
      <w:r>
        <w:rPr>
          <w:rFonts w:cs="Times New Roman"/>
          <w:lang w:val="en-US"/>
        </w:rPr>
        <w:t xml:space="preserve">avoided. </w:t>
      </w:r>
    </w:p>
    <w:p>
      <w:pPr>
        <w:rPr>
          <w:rFonts w:cs="Times New Roman"/>
          <w:lang w:val="en-US"/>
        </w:rPr>
      </w:pPr>
    </w:p>
    <w:p>
      <w:pPr>
        <w:rPr>
          <w:rFonts w:cs="Times New Roman"/>
        </w:rPr>
      </w:pPr>
      <w:r>
        <w:rPr>
          <w:rFonts w:cs="Times New Roman"/>
          <w:lang w:val="en-US"/>
        </w:rPr>
        <w:t xml:space="preserve">The “Resource Crawler” collects the information </w:t>
      </w:r>
      <w:ins w:id="942" w:author="Chung, Joseph" w:date="2020-08-22T14:49:00Z">
        <w:r>
          <w:rPr>
            <w:rFonts w:cs="Times New Roman"/>
            <w:lang w:val="en-US"/>
          </w:rPr>
          <w:t xml:space="preserve">about </w:t>
        </w:r>
      </w:ins>
      <w:r>
        <w:rPr>
          <w:rFonts w:cs="Times New Roman"/>
          <w:lang w:val="en-US"/>
        </w:rPr>
        <w:t>resource</w:t>
      </w:r>
      <w:ins w:id="943" w:author="Chung, Joseph" w:date="2020-08-22T14:50:00Z">
        <w:r>
          <w:rPr>
            <w:rFonts w:cs="Times New Roman"/>
            <w:lang w:val="en-US"/>
          </w:rPr>
          <w:t>s</w:t>
        </w:r>
      </w:ins>
      <w:r>
        <w:rPr>
          <w:rFonts w:cs="Times New Roman"/>
          <w:lang w:val="en-US"/>
        </w:rPr>
        <w:t xml:space="preserve">, in </w:t>
      </w:r>
      <w:ins w:id="944" w:author="Chung, Joseph" w:date="2020-08-22T14:50:00Z">
        <w:r>
          <w:rPr>
            <w:rFonts w:cs="Times New Roman"/>
            <w:lang w:val="en-US"/>
          </w:rPr>
          <w:t xml:space="preserve">other </w:t>
        </w:r>
      </w:ins>
      <w:r>
        <w:rPr>
          <w:rFonts w:cs="Times New Roman"/>
          <w:lang w:val="en-US"/>
        </w:rPr>
        <w:t>words, the meta</w:t>
      </w:r>
      <w:r>
        <w:rPr>
          <w:rFonts w:cs="Times New Roman"/>
        </w:rPr>
        <w:t>-</w:t>
      </w:r>
      <w:r>
        <w:rPr>
          <w:rFonts w:cs="Times New Roman"/>
          <w:lang w:val="en-US"/>
        </w:rPr>
        <w:t>data of resources</w:t>
      </w:r>
      <w:r>
        <w:rPr>
          <w:rFonts w:cs="Times New Roman"/>
        </w:rPr>
        <w:t>, such as titles, locations, tags, publishers, descriptions, comments, and etc., many of which obviously require input from users.</w:t>
      </w:r>
      <w:r>
        <w:rPr>
          <w:rFonts w:cs="Times New Roman"/>
          <w:lang w:val="en-US"/>
        </w:rPr>
        <w:t xml:space="preserve"> </w:t>
      </w:r>
      <w:r>
        <w:rPr>
          <w:rFonts w:cs="Times New Roman"/>
        </w:rPr>
        <w:t>Meta-data are organized in system database, supporting inquires.</w:t>
      </w:r>
      <w:r>
        <w:rPr>
          <w:rFonts w:cs="Times New Roman"/>
          <w:lang w:val="en-US"/>
        </w:rPr>
        <w:t xml:space="preserve"> </w:t>
      </w:r>
      <w:r>
        <w:rPr>
          <w:rFonts w:cs="Times New Roman"/>
        </w:rPr>
        <w:t>Through these information</w:t>
      </w:r>
      <w:ins w:id="945" w:author="Chung, Joseph" w:date="2020-08-22T14:50:00Z">
        <w:r>
          <w:rPr>
            <w:rFonts w:cs="Times New Roman"/>
          </w:rPr>
          <w:t xml:space="preserve"> collections</w:t>
        </w:r>
      </w:ins>
      <w:r>
        <w:rPr>
          <w:rFonts w:cs="Times New Roman"/>
        </w:rPr>
        <w:t xml:space="preserve">, the value (quality) of resources can be defined or estimated, and users can search and locate the original resource content. It helps users find useful resources </w:t>
      </w:r>
      <w:ins w:id="946" w:author="Chung, Joseph" w:date="2020-08-22T14:51:00Z">
        <w:r>
          <w:rPr>
            <w:rFonts w:cs="Times New Roman"/>
          </w:rPr>
          <w:t xml:space="preserve">for their </w:t>
        </w:r>
      </w:ins>
      <w:r>
        <w:rPr>
          <w:rFonts w:cs="Times New Roman"/>
        </w:rPr>
        <w:t>study.</w:t>
      </w:r>
    </w:p>
    <w:p>
      <w:pPr>
        <w:pStyle w:val="4"/>
        <w:rPr>
          <w:rFonts w:eastAsia="Noto Sans CJK SC" w:cs="Times New Roman"/>
        </w:rPr>
      </w:pPr>
      <w:bookmarkStart w:id="91" w:name="_Toc612"/>
      <w:bookmarkStart w:id="92" w:name="_Toc22543"/>
      <w:bookmarkStart w:id="93" w:name="_Toc27507"/>
      <w:bookmarkStart w:id="94" w:name="_Toc1874021368"/>
      <w:bookmarkStart w:id="95" w:name="_Toc2076076592"/>
      <w:bookmarkStart w:id="96" w:name="_Toc1250821330"/>
      <w:r>
        <w:rPr>
          <w:rFonts w:eastAsia="Noto Sans CJK SC" w:cs="Times New Roman"/>
        </w:rPr>
        <w:t>3.1.2 Data Storage and Query</w:t>
      </w:r>
      <w:bookmarkEnd w:id="91"/>
      <w:bookmarkEnd w:id="92"/>
      <w:bookmarkEnd w:id="93"/>
      <w:bookmarkEnd w:id="94"/>
      <w:bookmarkEnd w:id="95"/>
      <w:bookmarkEnd w:id="96"/>
      <w:r>
        <w:rPr>
          <w:rFonts w:eastAsia="Noto Sans CJK SC" w:cs="Times New Roman"/>
        </w:rPr>
        <w:t xml:space="preserve"> </w:t>
      </w:r>
    </w:p>
    <w:p>
      <w:pPr>
        <w:rPr>
          <w:rFonts w:eastAsia="Noto Sans CJK SC" w:cs="Times New Roman"/>
        </w:rPr>
      </w:pPr>
      <w:r>
        <w:rPr>
          <w:rFonts w:eastAsia="Noto Sans CJK SC" w:cs="Times New Roman"/>
        </w:rPr>
        <w:t xml:space="preserve">Even though only resource </w:t>
      </w:r>
      <w:ins w:id="947" w:author="Chung, Joseph" w:date="2020-08-22T14:51:00Z">
        <w:r>
          <w:rPr>
            <w:rFonts w:eastAsia="Noto Sans CJK SC" w:cs="Times New Roman"/>
          </w:rPr>
          <w:t xml:space="preserve">meta-data </w:t>
        </w:r>
      </w:ins>
      <w:r>
        <w:rPr>
          <w:rFonts w:eastAsia="Noto Sans CJK SC" w:cs="Times New Roman"/>
        </w:rPr>
        <w:t xml:space="preserve">are stored, the database needs to handle the potentially very </w:t>
      </w:r>
      <w:ins w:id="948" w:author="Chung, Joseph" w:date="2020-08-22T14:51:00Z">
        <w:r>
          <w:rPr>
            <w:rFonts w:eastAsia="Noto Sans CJK SC" w:cs="Times New Roman"/>
          </w:rPr>
          <w:t xml:space="preserve">large </w:t>
        </w:r>
      </w:ins>
      <w:r>
        <w:rPr>
          <w:rFonts w:eastAsia="Noto Sans CJK SC" w:cs="Times New Roman"/>
        </w:rPr>
        <w:t>volume of growing data. Users need quick searches</w:t>
      </w:r>
      <w:ins w:id="949" w:author="Chung, Joseph" w:date="2020-08-22T14:52:00Z">
        <w:r>
          <w:rPr>
            <w:rFonts w:eastAsia="Noto Sans CJK SC" w:cs="Times New Roman"/>
          </w:rPr>
          <w:t>,</w:t>
        </w:r>
      </w:ins>
      <w:r>
        <w:rPr>
          <w:rFonts w:eastAsia="Noto Sans CJK SC" w:cs="Times New Roman"/>
        </w:rPr>
        <w:t xml:space="preserve"> and they depend on a high performance design of the search engine system, in particular, an efficient storage structure to support information access. Every query is filtered </w:t>
      </w:r>
      <w:ins w:id="950" w:author="Chung, Joseph" w:date="2020-08-22T14:53:00Z">
        <w:r>
          <w:rPr>
            <w:rFonts w:eastAsia="Noto Sans CJK SC" w:cs="Times New Roman"/>
          </w:rPr>
          <w:t xml:space="preserve">out from large </w:t>
        </w:r>
      </w:ins>
      <w:r>
        <w:rPr>
          <w:rFonts w:eastAsia="Noto Sans CJK SC" w:cs="Times New Roman"/>
        </w:rPr>
        <w:t>amount</w:t>
      </w:r>
      <w:ins w:id="951" w:author="Chung, Joseph" w:date="2020-08-22T14:53:00Z">
        <w:r>
          <w:rPr>
            <w:rFonts w:eastAsia="Noto Sans CJK SC" w:cs="Times New Roman"/>
          </w:rPr>
          <w:t>s</w:t>
        </w:r>
      </w:ins>
      <w:r>
        <w:rPr>
          <w:rFonts w:eastAsia="Noto Sans CJK SC" w:cs="Times New Roman"/>
        </w:rPr>
        <w:t xml:space="preserve"> of data. The system built for this thesis uses a 3-layer storage structure and an encoded keyword mapping method to improve the search efficiency. For application in </w:t>
      </w:r>
      <w:ins w:id="952" w:author="Chung, Joseph" w:date="2020-08-22T14:54:00Z">
        <w:r>
          <w:rPr>
            <w:rFonts w:eastAsia="Noto Sans CJK SC" w:cs="Times New Roman"/>
          </w:rPr>
          <w:t xml:space="preserve">an </w:t>
        </w:r>
      </w:ins>
      <w:r>
        <w:rPr>
          <w:rFonts w:eastAsia="Noto Sans CJK SC" w:cs="Times New Roman"/>
        </w:rPr>
        <w:t>actual production environment, the storage needs to adopt the distributed system design.</w:t>
      </w:r>
    </w:p>
    <w:p>
      <w:pPr>
        <w:pStyle w:val="3"/>
        <w:rPr>
          <w:rFonts w:eastAsia="Noto Sans CJK SC" w:cs="Times New Roman"/>
        </w:rPr>
      </w:pPr>
      <w:bookmarkStart w:id="97" w:name="_om47wqu8fbvf"/>
      <w:bookmarkEnd w:id="97"/>
      <w:bookmarkStart w:id="98" w:name="_Toc17554"/>
      <w:bookmarkStart w:id="99" w:name="_Toc1081136313"/>
      <w:bookmarkStart w:id="100" w:name="_Toc23493"/>
      <w:bookmarkStart w:id="101" w:name="_Toc30749"/>
      <w:bookmarkStart w:id="102" w:name="_Toc534776499"/>
      <w:bookmarkStart w:id="103" w:name="_Toc1487384961"/>
      <w:r>
        <w:rPr>
          <w:rFonts w:eastAsia="Noto Sans CJK SC" w:cs="Times New Roman"/>
        </w:rPr>
        <w:t>3.2 Issues of Defining Resource Value</w:t>
      </w:r>
      <w:bookmarkEnd w:id="98"/>
      <w:bookmarkEnd w:id="99"/>
      <w:bookmarkEnd w:id="100"/>
      <w:bookmarkEnd w:id="101"/>
      <w:bookmarkEnd w:id="102"/>
      <w:bookmarkEnd w:id="103"/>
    </w:p>
    <w:p>
      <w:pPr>
        <w:rPr>
          <w:rFonts w:eastAsia="Noto Sans CJK SC" w:cs="Times New Roman"/>
        </w:rPr>
      </w:pPr>
      <w:r>
        <w:rPr>
          <w:rFonts w:eastAsia="Noto Sans CJK SC" w:cs="Times New Roman"/>
          <w:lang w:val="en-US"/>
        </w:rPr>
        <w:t>H</w:t>
      </w:r>
      <w:r>
        <w:rPr>
          <w:rFonts w:eastAsia="Noto Sans CJK SC" w:cs="Times New Roman"/>
        </w:rPr>
        <w:t>ow to determine whether a re</w:t>
      </w:r>
      <w:ins w:id="953" w:author="Chung, Joseph" w:date="2020-08-22T14:54:00Z">
        <w:r>
          <w:rPr>
            <w:rFonts w:eastAsia="Noto Sans CJK SC" w:cs="Times New Roman"/>
          </w:rPr>
          <w:t>s</w:t>
        </w:r>
      </w:ins>
      <w:r>
        <w:rPr>
          <w:rFonts w:eastAsia="Noto Sans CJK SC" w:cs="Times New Roman"/>
        </w:rPr>
        <w:t>our</w:t>
      </w:r>
      <w:ins w:id="954" w:author="Chung, Joseph" w:date="2020-08-22T14:55:00Z">
        <w:r>
          <w:rPr>
            <w:rFonts w:eastAsia="Noto Sans CJK SC" w:cs="Times New Roman"/>
          </w:rPr>
          <w:t>c</w:t>
        </w:r>
      </w:ins>
      <w:r>
        <w:rPr>
          <w:rFonts w:eastAsia="Noto Sans CJK SC" w:cs="Times New Roman"/>
        </w:rPr>
        <w:t>e is valuable? The Internet Crawler “spiders” are not something smart like human beings</w:t>
      </w:r>
      <w:ins w:id="955" w:author="Chung, Joseph" w:date="2020-08-22T14:55:00Z">
        <w:r>
          <w:rPr>
            <w:rFonts w:eastAsia="Noto Sans CJK SC" w:cs="Times New Roman"/>
          </w:rPr>
          <w:t>;</w:t>
        </w:r>
      </w:ins>
      <w:r>
        <w:rPr>
          <w:rFonts w:eastAsia="Noto Sans CJK SC" w:cs="Times New Roman"/>
        </w:rPr>
        <w:t xml:space="preserve"> the only thing they do is collect and </w:t>
      </w:r>
      <w:ins w:id="956" w:author="Chung, Joseph" w:date="2020-08-22T14:55:00Z">
        <w:r>
          <w:rPr>
            <w:rFonts w:eastAsia="Noto Sans CJK SC" w:cs="Times New Roman"/>
          </w:rPr>
          <w:t xml:space="preserve">retrieve </w:t>
        </w:r>
      </w:ins>
      <w:r>
        <w:rPr>
          <w:rFonts w:eastAsia="Noto Sans CJK SC" w:cs="Times New Roman"/>
        </w:rPr>
        <w:t>copies of the information</w:t>
      </w:r>
      <w:ins w:id="957" w:author="Chung, Joseph" w:date="2020-08-22T14:56:00Z">
        <w:r>
          <w:rPr>
            <w:rFonts w:eastAsia="Noto Sans CJK SC" w:cs="Times New Roman"/>
          </w:rPr>
          <w:t xml:space="preserve"> they crawl</w:t>
        </w:r>
      </w:ins>
      <w:r>
        <w:rPr>
          <w:rFonts w:eastAsia="Noto Sans CJK SC" w:cs="Times New Roman"/>
        </w:rPr>
        <w:t xml:space="preserve">. Much meaningless and even fake or unhealthy information is obtained too. The search engine should not only filter </w:t>
      </w:r>
      <w:ins w:id="958" w:author="Chung, Joseph" w:date="2020-08-22T14:57:00Z">
        <w:r>
          <w:rPr>
            <w:rFonts w:eastAsia="Noto Sans CJK SC" w:cs="Times New Roman"/>
          </w:rPr>
          <w:t>inappropriate</w:t>
        </w:r>
      </w:ins>
      <w:r>
        <w:rPr>
          <w:rFonts w:eastAsia="Noto Sans CJK SC" w:cs="Times New Roman"/>
        </w:rPr>
        <w:t xml:space="preserve"> or dangerous information but </w:t>
      </w:r>
      <w:ins w:id="959" w:author="Chung, Joseph" w:date="2020-08-22T14:57:00Z">
        <w:r>
          <w:rPr>
            <w:rFonts w:eastAsia="Noto Sans CJK SC" w:cs="Times New Roman"/>
          </w:rPr>
          <w:t xml:space="preserve">should </w:t>
        </w:r>
      </w:ins>
      <w:r>
        <w:rPr>
          <w:rFonts w:eastAsia="Noto Sans CJK SC" w:cs="Times New Roman"/>
        </w:rPr>
        <w:t>also recommend content according to the user's interest</w:t>
      </w:r>
      <w:ins w:id="960" w:author="Chung, Joseph" w:date="2020-08-22T14:58:00Z">
        <w:r>
          <w:rPr>
            <w:rFonts w:eastAsia="Noto Sans CJK SC" w:cs="Times New Roman"/>
          </w:rPr>
          <w:t>.</w:t>
        </w:r>
      </w:ins>
      <w:r>
        <w:rPr>
          <w:rFonts w:eastAsia="Noto Sans CJK SC" w:cs="Times New Roman"/>
        </w:rPr>
        <w:t xml:space="preserve"> </w:t>
      </w:r>
      <w:ins w:id="961" w:author="Chung, Joseph" w:date="2020-08-22T14:58:00Z">
        <w:r>
          <w:rPr>
            <w:rFonts w:eastAsia="Noto Sans CJK SC" w:cs="Times New Roman"/>
          </w:rPr>
          <w:t>However</w:t>
        </w:r>
      </w:ins>
      <w:r>
        <w:rPr>
          <w:rFonts w:eastAsia="Noto Sans CJK SC" w:cs="Times New Roman"/>
        </w:rPr>
        <w:t xml:space="preserve">, that is still far from the definition of </w:t>
      </w:r>
      <w:ins w:id="962" w:author="Chung, Joseph" w:date="2020-08-22T14:59:00Z">
        <w:r>
          <w:rPr>
            <w:rFonts w:eastAsia="Noto Sans CJK SC" w:cs="Times New Roman"/>
          </w:rPr>
          <w:t>“</w:t>
        </w:r>
      </w:ins>
      <w:r>
        <w:rPr>
          <w:rFonts w:eastAsia="Noto Sans CJK SC" w:cs="Times New Roman"/>
        </w:rPr>
        <w:t>valuable</w:t>
      </w:r>
      <w:ins w:id="963" w:author="Chung, Joseph" w:date="2020-08-22T14:59:00Z">
        <w:r>
          <w:rPr>
            <w:rFonts w:eastAsia="Noto Sans CJK SC" w:cs="Times New Roman"/>
          </w:rPr>
          <w:t>”</w:t>
        </w:r>
      </w:ins>
      <w:r>
        <w:rPr>
          <w:rFonts w:eastAsia="Noto Sans CJK SC" w:cs="Times New Roman"/>
        </w:rPr>
        <w:t xml:space="preserve"> resources.</w:t>
      </w:r>
    </w:p>
    <w:p>
      <w:pPr>
        <w:rPr>
          <w:rFonts w:eastAsia="Noto Sans CJK SC" w:cs="Times New Roman"/>
        </w:rPr>
      </w:pPr>
    </w:p>
    <w:p>
      <w:pPr>
        <w:rPr>
          <w:rFonts w:eastAsia="Noto Sans CJK SC" w:cs="Times New Roman"/>
        </w:rPr>
      </w:pPr>
      <w:r>
        <w:rPr>
          <w:rFonts w:eastAsia="Noto Sans CJK SC" w:cs="Times New Roman"/>
        </w:rPr>
        <w:t>In the field of education, there are many issues exposed by traditional search engines</w:t>
      </w:r>
      <w:ins w:id="964" w:author="Chung, Joseph" w:date="2020-08-22T14:59:00Z">
        <w:r>
          <w:rPr>
            <w:rFonts w:eastAsia="Noto Sans CJK SC" w:cs="Times New Roman"/>
          </w:rPr>
          <w:t xml:space="preserve">, </w:t>
        </w:r>
      </w:ins>
      <w:r>
        <w:rPr>
          <w:rFonts w:eastAsia="Noto Sans CJK SC" w:cs="Times New Roman"/>
        </w:rPr>
        <w:t>directly regarding resource quality. Below are some of the practical questions related to resources:</w:t>
      </w:r>
    </w:p>
    <w:p>
      <w:pPr>
        <w:rPr>
          <w:rFonts w:eastAsia="Noto Sans CJK SC" w:cs="Times New Roman"/>
        </w:rPr>
      </w:pPr>
    </w:p>
    <w:p>
      <w:pPr>
        <w:numPr>
          <w:ilvl w:val="0"/>
          <w:numId w:val="5"/>
        </w:numPr>
        <w:tabs>
          <w:tab w:val="left" w:pos="420"/>
        </w:tabs>
        <w:ind w:left="840"/>
        <w:rPr>
          <w:rFonts w:eastAsia="Noto Sans CJK SC" w:cs="Times New Roman"/>
        </w:rPr>
      </w:pPr>
      <w:r>
        <w:rPr>
          <w:rFonts w:eastAsia="Noto Sans CJK SC" w:cs="Times New Roman"/>
        </w:rPr>
        <w:t>Is the resource reliable? (Does it provide correct information? Is the provider reliable?)</w:t>
      </w:r>
    </w:p>
    <w:p>
      <w:pPr>
        <w:numPr>
          <w:ilvl w:val="0"/>
          <w:numId w:val="5"/>
        </w:numPr>
        <w:tabs>
          <w:tab w:val="left" w:pos="420"/>
        </w:tabs>
        <w:ind w:left="840"/>
        <w:rPr>
          <w:rFonts w:eastAsia="Noto Sans CJK SC" w:cs="Times New Roman"/>
        </w:rPr>
      </w:pPr>
      <w:r>
        <w:rPr>
          <w:rFonts w:eastAsia="Noto Sans CJK SC" w:cs="Times New Roman"/>
        </w:rPr>
        <w:t>How relevant is the resource to the user's search? (e.g.</w:t>
      </w:r>
      <w:ins w:id="965" w:author="Chung, Joseph" w:date="2020-08-22T15:01:00Z">
        <w:r>
          <w:rPr>
            <w:rFonts w:eastAsia="Noto Sans CJK SC" w:cs="Times New Roman"/>
          </w:rPr>
          <w:t>,</w:t>
        </w:r>
      </w:ins>
      <w:r>
        <w:rPr>
          <w:rFonts w:eastAsia="Noto Sans CJK SC" w:cs="Times New Roman"/>
        </w:rPr>
        <w:t xml:space="preserve"> matching keywords.)</w:t>
      </w:r>
    </w:p>
    <w:p>
      <w:pPr>
        <w:numPr>
          <w:ilvl w:val="0"/>
          <w:numId w:val="5"/>
        </w:numPr>
        <w:tabs>
          <w:tab w:val="left" w:pos="420"/>
        </w:tabs>
        <w:ind w:left="840"/>
        <w:rPr>
          <w:rFonts w:eastAsia="Noto Sans CJK SC" w:cs="Times New Roman"/>
        </w:rPr>
      </w:pPr>
      <w:r>
        <w:rPr>
          <w:rFonts w:eastAsia="Noto Sans CJK SC" w:cs="Times New Roman"/>
        </w:rPr>
        <w:t>Is the resource up-to-date? (When was the resource last updated?)</w:t>
      </w:r>
    </w:p>
    <w:p>
      <w:pPr>
        <w:numPr>
          <w:ilvl w:val="0"/>
          <w:numId w:val="5"/>
        </w:numPr>
        <w:tabs>
          <w:tab w:val="left" w:pos="420"/>
        </w:tabs>
        <w:ind w:left="840"/>
        <w:rPr>
          <w:rFonts w:eastAsia="Noto Sans CJK SC" w:cs="Times New Roman"/>
        </w:rPr>
      </w:pPr>
      <w:r>
        <w:rPr>
          <w:rFonts w:eastAsia="Noto Sans CJK SC" w:cs="Times New Roman"/>
        </w:rPr>
        <w:t>Is information appropriate? (Is the resource safe?)</w:t>
      </w:r>
    </w:p>
    <w:p>
      <w:pPr>
        <w:numPr>
          <w:ilvl w:val="0"/>
          <w:numId w:val="5"/>
        </w:numPr>
        <w:tabs>
          <w:tab w:val="left" w:pos="420"/>
        </w:tabs>
        <w:ind w:left="840"/>
        <w:rPr>
          <w:rFonts w:eastAsia="Noto Sans CJK SC" w:cs="Times New Roman"/>
        </w:rPr>
      </w:pPr>
      <w:r>
        <w:rPr>
          <w:rFonts w:eastAsia="Noto Sans CJK SC" w:cs="Times New Roman"/>
        </w:rPr>
        <w:t>Is the information redundant? (Are they repeated copies of the content?)</w:t>
      </w:r>
    </w:p>
    <w:p>
      <w:pPr>
        <w:numPr>
          <w:ilvl w:val="0"/>
          <w:numId w:val="5"/>
        </w:numPr>
        <w:tabs>
          <w:tab w:val="left" w:pos="420"/>
        </w:tabs>
        <w:ind w:left="840"/>
        <w:rPr>
          <w:rFonts w:eastAsia="Noto Sans CJK SC" w:cs="Times New Roman"/>
        </w:rPr>
      </w:pPr>
      <w:r>
        <w:rPr>
          <w:rFonts w:eastAsia="Noto Sans CJK SC" w:cs="Times New Roman"/>
        </w:rPr>
        <w:t>How much time is needed to go through the resource? (e.g.</w:t>
      </w:r>
      <w:ins w:id="966" w:author="Chung, Joseph" w:date="2020-08-22T15:01:00Z">
        <w:r>
          <w:rPr>
            <w:rFonts w:eastAsia="Noto Sans CJK SC" w:cs="Times New Roman"/>
          </w:rPr>
          <w:t>,</w:t>
        </w:r>
      </w:ins>
      <w:r>
        <w:rPr>
          <w:rFonts w:eastAsia="Noto Sans CJK SC" w:cs="Times New Roman"/>
        </w:rPr>
        <w:t xml:space="preserve"> length of a video.) </w:t>
      </w:r>
    </w:p>
    <w:p>
      <w:pPr>
        <w:numPr>
          <w:ilvl w:val="0"/>
          <w:numId w:val="5"/>
        </w:numPr>
        <w:tabs>
          <w:tab w:val="left" w:pos="420"/>
        </w:tabs>
        <w:ind w:left="840"/>
        <w:rPr>
          <w:rFonts w:eastAsia="Noto Sans CJK SC" w:cs="Times New Roman"/>
        </w:rPr>
      </w:pPr>
      <w:r>
        <w:rPr>
          <w:rFonts w:eastAsia="Noto Sans CJK SC" w:cs="Times New Roman"/>
        </w:rPr>
        <w:t xml:space="preserve">What is the monetary cost? (Is it free? </w:t>
      </w:r>
      <w:ins w:id="967" w:author="Chung, Joseph" w:date="2020-08-22T15:01:00Z">
        <w:r>
          <w:rPr>
            <w:rFonts w:eastAsia="Noto Sans CJK SC" w:cs="Times New Roman"/>
          </w:rPr>
          <w:t xml:space="preserve">What is </w:t>
        </w:r>
      </w:ins>
      <w:r>
        <w:rPr>
          <w:rFonts w:eastAsia="Noto Sans CJK SC" w:cs="Times New Roman"/>
        </w:rPr>
        <w:t>the price?)</w:t>
      </w:r>
    </w:p>
    <w:p>
      <w:pPr>
        <w:numPr>
          <w:ilvl w:val="0"/>
          <w:numId w:val="5"/>
        </w:numPr>
        <w:tabs>
          <w:tab w:val="left" w:pos="420"/>
        </w:tabs>
        <w:ind w:left="840"/>
        <w:rPr>
          <w:rFonts w:eastAsia="Noto Sans CJK SC" w:cs="Times New Roman"/>
        </w:rPr>
      </w:pPr>
      <w:r>
        <w:rPr>
          <w:rFonts w:eastAsia="Noto Sans CJK SC" w:cs="Times New Roman"/>
        </w:rPr>
        <w:t xml:space="preserve">How many </w:t>
      </w:r>
      <w:r>
        <w:rPr>
          <w:rFonts w:eastAsia="Noto Sans CJK SC" w:cs="Times New Roman"/>
          <w:lang w:val="en-US"/>
        </w:rPr>
        <w:t>positive feedback</w:t>
      </w:r>
      <w:ins w:id="968" w:author="Chung, Joseph" w:date="2020-08-22T15:01:00Z">
        <w:r>
          <w:rPr>
            <w:rFonts w:eastAsia="Noto Sans CJK SC" w:cs="Times New Roman"/>
            <w:lang w:val="en-US"/>
          </w:rPr>
          <w:t>s</w:t>
        </w:r>
      </w:ins>
      <w:r>
        <w:rPr>
          <w:rFonts w:eastAsia="Noto Sans CJK SC" w:cs="Times New Roman"/>
        </w:rPr>
        <w:t xml:space="preserve">? (Do other users find the resource useful?) </w:t>
      </w:r>
    </w:p>
    <w:p>
      <w:pPr>
        <w:rPr>
          <w:rFonts w:eastAsia="Noto Sans CJK SC" w:cs="Times New Roman"/>
          <w:color w:val="000000" w:themeColor="text1"/>
          <w14:textFill>
            <w14:solidFill>
              <w14:schemeClr w14:val="tx1"/>
            </w14:solidFill>
          </w14:textFill>
        </w:rPr>
      </w:pPr>
    </w:p>
    <w:p>
      <w:pPr>
        <w:rPr>
          <w:rFonts w:eastAsia="Noto Sans CJK SC" w:cs="Times New Roman"/>
          <w:bCs/>
          <w:color w:val="000000" w:themeColor="text1"/>
          <w14:textFill>
            <w14:solidFill>
              <w14:schemeClr w14:val="tx1"/>
            </w14:solidFill>
          </w14:textFill>
        </w:rPr>
      </w:pPr>
      <w:r>
        <w:rPr>
          <w:rFonts w:eastAsia="Noto Sans CJK SC" w:cs="Times New Roman"/>
          <w:color w:val="000000" w:themeColor="text1"/>
          <w14:textFill>
            <w14:solidFill>
              <w14:schemeClr w14:val="tx1"/>
            </w14:solidFill>
          </w14:textFill>
        </w:rPr>
        <w:t xml:space="preserve">To </w:t>
      </w:r>
      <w:r>
        <w:rPr>
          <w:rFonts w:eastAsia="Noto Sans CJK SC" w:cs="Times New Roman"/>
          <w:color w:val="000000" w:themeColor="text1"/>
          <w:lang w:val="en-US"/>
          <w14:textFill>
            <w14:solidFill>
              <w14:schemeClr w14:val="tx1"/>
            </w14:solidFill>
          </w14:textFill>
        </w:rPr>
        <w:t>answer</w:t>
      </w:r>
      <w:r>
        <w:rPr>
          <w:rFonts w:eastAsia="Noto Sans CJK SC" w:cs="Times New Roman"/>
          <w:color w:val="000000" w:themeColor="text1"/>
          <w14:textFill>
            <w14:solidFill>
              <w14:schemeClr w14:val="tx1"/>
            </w14:solidFill>
          </w14:textFill>
        </w:rPr>
        <w:t xml:space="preserve"> </w:t>
      </w:r>
      <w:r>
        <w:rPr>
          <w:rFonts w:eastAsia="Noto Sans CJK SC" w:cs="Times New Roman"/>
          <w:color w:val="000000" w:themeColor="text1"/>
          <w:lang w:val="en-US"/>
          <w14:textFill>
            <w14:solidFill>
              <w14:schemeClr w14:val="tx1"/>
            </w14:solidFill>
          </w14:textFill>
        </w:rPr>
        <w:t>the above questions</w:t>
      </w:r>
      <w:ins w:id="969" w:author="Chung, Joseph" w:date="2020-08-22T15:02:00Z">
        <w:r>
          <w:rPr>
            <w:rFonts w:eastAsia="Noto Sans CJK SC" w:cs="Times New Roman"/>
            <w:color w:val="000000" w:themeColor="text1"/>
            <w:lang w:val="en-US"/>
            <w14:textFill>
              <w14:solidFill>
                <w14:schemeClr w14:val="tx1"/>
              </w14:solidFill>
            </w14:textFill>
          </w:rPr>
          <w:t>,</w:t>
        </w:r>
      </w:ins>
      <w:r>
        <w:rPr>
          <w:rFonts w:eastAsia="Noto Sans CJK SC" w:cs="Times New Roman"/>
          <w:color w:val="000000" w:themeColor="text1"/>
          <w14:textFill>
            <w14:solidFill>
              <w14:schemeClr w14:val="tx1"/>
            </w14:solidFill>
          </w14:textFill>
        </w:rPr>
        <w:t xml:space="preserve"> </w:t>
      </w:r>
      <w:ins w:id="970" w:author="Chung, Joseph" w:date="2020-08-22T15:02:00Z">
        <w:r>
          <w:rPr>
            <w:rFonts w:eastAsia="Noto Sans CJK SC" w:cs="Times New Roman"/>
            <w:color w:val="000000" w:themeColor="text1"/>
            <w:lang w:val="en-US"/>
            <w14:textFill>
              <w14:solidFill>
                <w14:schemeClr w14:val="tx1"/>
              </w14:solidFill>
            </w14:textFill>
          </w:rPr>
          <w:t xml:space="preserve">with inspiration from </w:t>
        </w:r>
      </w:ins>
      <w:r>
        <w:rPr>
          <w:rFonts w:eastAsia="Noto Sans CJK SC" w:cs="Times New Roman"/>
          <w:bCs/>
          <w:color w:val="000000" w:themeColor="text1"/>
          <w14:textFill>
            <w14:solidFill>
              <w14:schemeClr w14:val="tx1"/>
            </w14:solidFill>
          </w14:textFill>
        </w:rPr>
        <w:t xml:space="preserve">the </w:t>
      </w:r>
      <w:r>
        <w:rPr>
          <w:rFonts w:eastAsia="Noto Sans CJK SC" w:cs="Times New Roman"/>
          <w:bCs/>
          <w:color w:val="000000" w:themeColor="text1"/>
          <w:lang w:val="en-US"/>
          <w14:textFill>
            <w14:solidFill>
              <w14:schemeClr w14:val="tx1"/>
            </w14:solidFill>
          </w14:textFill>
        </w:rPr>
        <w:t>methods to measure</w:t>
      </w:r>
      <w:r>
        <w:rPr>
          <w:rFonts w:eastAsia="Noto Sans CJK SC" w:cs="Times New Roman"/>
          <w:bCs/>
          <w:color w:val="000000" w:themeColor="text1"/>
          <w14:textFill>
            <w14:solidFill>
              <w14:schemeClr w14:val="tx1"/>
            </w14:solidFill>
          </w14:textFill>
        </w:rPr>
        <w:t xml:space="preserve"> the value</w:t>
      </w:r>
      <w:r>
        <w:rPr>
          <w:rFonts w:eastAsia="Noto Sans CJK SC" w:cs="Times New Roman"/>
          <w:bCs/>
          <w:color w:val="000000" w:themeColor="text1"/>
          <w:lang w:val="en-US"/>
          <w14:textFill>
            <w14:solidFill>
              <w14:schemeClr w14:val="tx1"/>
            </w14:solidFill>
          </w14:textFill>
        </w:rPr>
        <w:t xml:space="preserve"> of</w:t>
      </w:r>
      <w:r>
        <w:rPr>
          <w:rFonts w:eastAsia="Noto Sans CJK SC" w:cs="Times New Roman"/>
          <w:bCs/>
          <w:color w:val="000000" w:themeColor="text1"/>
          <w14:textFill>
            <w14:solidFill>
              <w14:schemeClr w14:val="tx1"/>
            </w14:solidFill>
          </w14:textFill>
        </w:rPr>
        <w:t xml:space="preserve"> resources in </w:t>
      </w:r>
      <w:ins w:id="971" w:author="Chung, Joseph" w:date="2020-08-22T15:02:00Z">
        <w:r>
          <w:rPr>
            <w:rFonts w:eastAsia="Noto Sans CJK SC" w:cs="Times New Roman"/>
            <w:bCs/>
            <w:color w:val="000000" w:themeColor="text1"/>
            <w14:textFill>
              <w14:solidFill>
                <w14:schemeClr w14:val="tx1"/>
              </w14:solidFill>
            </w14:textFill>
          </w:rPr>
          <w:t xml:space="preserve">the </w:t>
        </w:r>
      </w:ins>
      <w:r>
        <w:rPr>
          <w:rFonts w:eastAsia="Noto Sans CJK SC" w:cs="Times New Roman"/>
          <w:bCs/>
          <w:color w:val="000000" w:themeColor="text1"/>
          <w14:textFill>
            <w14:solidFill>
              <w14:schemeClr w14:val="tx1"/>
            </w14:solidFill>
          </w14:textFill>
        </w:rPr>
        <w:t>business field</w:t>
      </w:r>
      <w:r>
        <w:rPr>
          <w:rFonts w:eastAsia="Noto Sans CJK SC" w:cs="Times New Roman"/>
          <w:bCs/>
          <w:color w:val="000000" w:themeColor="text1"/>
          <w:lang w:val="en-US"/>
          <w14:textFill>
            <w14:solidFill>
              <w14:schemeClr w14:val="tx1"/>
            </w14:solidFill>
          </w14:textFill>
        </w:rPr>
        <w:t xml:space="preserve"> </w:t>
      </w:r>
      <w:r>
        <w:rPr>
          <w:rFonts w:eastAsia="Noto Sans CJK SC" w:cs="Times New Roman"/>
          <w:bCs/>
          <w:color w:val="000000" w:themeColor="text1"/>
          <w14:textFill>
            <w14:solidFill>
              <w14:schemeClr w14:val="tx1"/>
            </w14:solidFill>
          </w14:textFill>
        </w:rPr>
        <w:t xml:space="preserve">as discussed in Section 2.4, we define the value of learning resources, based on 6 characteristics: </w:t>
      </w:r>
      <w:ins w:id="972" w:author="Chung, Joseph" w:date="2020-08-22T15:03:00Z">
        <w:r>
          <w:rPr>
            <w:rFonts w:eastAsia="Noto Sans CJK SC" w:cs="Times New Roman"/>
          </w:rPr>
          <w:t>reliability</w:t>
        </w:r>
      </w:ins>
      <w:r>
        <w:rPr>
          <w:rFonts w:eastAsia="Noto Sans CJK SC" w:cs="Times New Roman"/>
          <w:bCs/>
          <w:color w:val="000000" w:themeColor="text1"/>
          <w14:textFill>
            <w14:solidFill>
              <w14:schemeClr w14:val="tx1"/>
            </w14:solidFill>
          </w14:textFill>
        </w:rPr>
        <w:t xml:space="preserve">, </w:t>
      </w:r>
      <w:ins w:id="973" w:author="Chung, Joseph" w:date="2020-08-22T15:03:00Z">
        <w:r>
          <w:rPr>
            <w:rFonts w:eastAsia="Noto Sans CJK SC" w:cs="Times New Roman"/>
          </w:rPr>
          <w:t>practicality</w:t>
        </w:r>
      </w:ins>
      <w:r>
        <w:rPr>
          <w:rFonts w:eastAsia="Noto Sans CJK SC" w:cs="Times New Roman"/>
          <w:bCs/>
          <w:color w:val="000000" w:themeColor="text1"/>
          <w14:textFill>
            <w14:solidFill>
              <w14:schemeClr w14:val="tx1"/>
            </w14:solidFill>
          </w14:textFill>
        </w:rPr>
        <w:t xml:space="preserve">, </w:t>
      </w:r>
      <w:ins w:id="974" w:author="Chung, Joseph" w:date="2020-08-22T15:03:00Z">
        <w:r>
          <w:rPr>
            <w:rFonts w:eastAsia="Noto Sans CJK SC" w:cs="Times New Roman"/>
          </w:rPr>
          <w:t>suitability</w:t>
        </w:r>
      </w:ins>
      <w:r>
        <w:rPr>
          <w:rFonts w:eastAsia="Noto Sans CJK SC" w:cs="Times New Roman"/>
          <w:bCs/>
          <w:color w:val="000000" w:themeColor="text1"/>
          <w14:textFill>
            <w14:solidFill>
              <w14:schemeClr w14:val="tx1"/>
            </w14:solidFill>
          </w14:textFill>
        </w:rPr>
        <w:t xml:space="preserve">, </w:t>
      </w:r>
      <w:ins w:id="975" w:author="Chung, Joseph" w:date="2020-08-22T15:03:00Z">
        <w:r>
          <w:rPr>
            <w:rFonts w:eastAsia="Noto Sans CJK SC" w:cs="Times New Roman"/>
          </w:rPr>
          <w:t>popularity</w:t>
        </w:r>
      </w:ins>
      <w:r>
        <w:rPr>
          <w:rFonts w:eastAsia="Noto Sans CJK SC" w:cs="Times New Roman"/>
          <w:bCs/>
          <w:color w:val="000000" w:themeColor="text1"/>
          <w14:textFill>
            <w14:solidFill>
              <w14:schemeClr w14:val="tx1"/>
            </w14:solidFill>
          </w14:textFill>
        </w:rPr>
        <w:t xml:space="preserve">, </w:t>
      </w:r>
      <w:ins w:id="976" w:author="Chung, Joseph" w:date="2020-08-22T15:03:00Z">
        <w:r>
          <w:rPr>
            <w:rFonts w:eastAsia="Noto Sans CJK SC" w:cs="Times New Roman"/>
          </w:rPr>
          <w:t xml:space="preserve">feedback </w:t>
        </w:r>
      </w:ins>
      <w:r>
        <w:rPr>
          <w:rFonts w:eastAsia="Noto Sans CJK SC" w:cs="Times New Roman"/>
          <w:bCs/>
          <w:color w:val="000000" w:themeColor="text1"/>
          <w14:textFill>
            <w14:solidFill>
              <w14:schemeClr w14:val="tx1"/>
            </w14:solidFill>
          </w14:textFill>
        </w:rPr>
        <w:t xml:space="preserve">and </w:t>
      </w:r>
      <w:ins w:id="977" w:author="Chung, Joseph" w:date="2020-08-22T15:03:00Z">
        <w:r>
          <w:rPr>
            <w:rFonts w:eastAsia="Noto Sans CJK SC" w:cs="Times New Roman"/>
          </w:rPr>
          <w:t>cost</w:t>
        </w:r>
      </w:ins>
      <w:r>
        <w:rPr>
          <w:rFonts w:eastAsia="Noto Sans CJK SC" w:cs="Times New Roman"/>
        </w:rPr>
        <w:t>.</w:t>
      </w:r>
    </w:p>
    <w:p>
      <w:pPr>
        <w:rPr>
          <w:rFonts w:eastAsia="Noto Sans CJK SC" w:cs="Times New Roman"/>
          <w:bCs/>
        </w:rPr>
      </w:pPr>
    </w:p>
    <w:p>
      <w:pPr>
        <w:rPr>
          <w:rFonts w:eastAsia="Noto Sans CJK SC" w:cs="Times New Roman"/>
          <w:bCs/>
          <w:color w:val="FF0000"/>
        </w:rPr>
      </w:pPr>
      <w:r>
        <w:rPr>
          <w:rFonts w:eastAsia="Noto Sans CJK SC" w:cs="Times New Roman"/>
          <w:bCs/>
        </w:rPr>
        <w:t xml:space="preserve">These 6 characteristics are used to determine whether a learning resource is reliable and </w:t>
      </w:r>
      <w:ins w:id="978" w:author="Chung, Joseph" w:date="2020-08-22T15:03:00Z">
        <w:r>
          <w:rPr>
            <w:rFonts w:eastAsia="Noto Sans CJK SC" w:cs="Times New Roman"/>
            <w:bCs/>
          </w:rPr>
          <w:t xml:space="preserve">a </w:t>
        </w:r>
      </w:ins>
      <w:r>
        <w:rPr>
          <w:rFonts w:eastAsia="Noto Sans CJK SC" w:cs="Times New Roman"/>
          <w:bCs/>
        </w:rPr>
        <w:t xml:space="preserve">high-quality learning resource. As shown in </w:t>
      </w:r>
      <w:ins w:id="979" w:author="devil" w:date="2020-08-23T11:25:00Z">
        <w:r>
          <w:rPr>
            <w:rFonts w:hint="eastAsia" w:eastAsia="Noto Sans CJK SC" w:cs="Times New Roman"/>
            <w:bCs/>
          </w:rPr>
          <w:t>Fig.</w:t>
        </w:r>
      </w:ins>
      <w:r>
        <w:rPr>
          <w:rFonts w:eastAsia="Noto Sans CJK SC" w:cs="Times New Roman"/>
          <w:bCs/>
        </w:rPr>
        <w:t xml:space="preserve"> </w:t>
      </w:r>
      <w:r>
        <w:rPr>
          <w:rFonts w:eastAsia="Noto Sans CJK SC" w:cs="Times New Roman"/>
          <w:bCs/>
          <w:lang w:val="en-US"/>
        </w:rPr>
        <w:t>3</w:t>
      </w:r>
      <w:r>
        <w:rPr>
          <w:rFonts w:eastAsia="Noto Sans CJK SC" w:cs="Times New Roman"/>
          <w:bCs/>
        </w:rPr>
        <w:t xml:space="preserve">, the 6 characteristics are used to evaluate the value of resources, </w:t>
      </w:r>
      <w:ins w:id="980" w:author="Chung, Joseph" w:date="2020-08-22T15:06:00Z">
        <w:r>
          <w:rPr>
            <w:rFonts w:eastAsia="Noto Sans CJK SC" w:cs="Times New Roman"/>
            <w:bCs/>
          </w:rPr>
          <w:t>with the</w:t>
        </w:r>
      </w:ins>
      <w:ins w:id="981" w:author="Chung, Joseph" w:date="2020-08-22T15:05:00Z">
        <w:r>
          <w:rPr>
            <w:rFonts w:eastAsia="Noto Sans CJK SC" w:cs="Times New Roman"/>
            <w:bCs/>
          </w:rPr>
          <w:t xml:space="preserve"> </w:t>
        </w:r>
      </w:ins>
      <w:r>
        <w:rPr>
          <w:rFonts w:eastAsia="Noto Sans CJK SC" w:cs="Times New Roman"/>
          <w:bCs/>
        </w:rPr>
        <w:t>light blue</w:t>
      </w:r>
      <w:r>
        <w:rPr>
          <w:rFonts w:eastAsia="Noto Sans CJK SC" w:cs="Times New Roman"/>
          <w:bCs/>
          <w:lang w:val="en-US"/>
        </w:rPr>
        <w:t xml:space="preserve"> color </w:t>
      </w:r>
      <w:ins w:id="982" w:author="Chung, Joseph" w:date="2020-08-22T15:05:00Z">
        <w:r>
          <w:rPr>
            <w:rFonts w:eastAsia="Noto Sans CJK SC" w:cs="Times New Roman"/>
            <w:bCs/>
          </w:rPr>
          <w:t xml:space="preserve">representing a </w:t>
        </w:r>
      </w:ins>
      <w:r>
        <w:rPr>
          <w:rFonts w:eastAsia="Noto Sans CJK SC" w:cs="Times New Roman"/>
          <w:bCs/>
        </w:rPr>
        <w:t xml:space="preserve">dynamic characteristic and </w:t>
      </w:r>
      <w:ins w:id="983" w:author="Chung, Joseph" w:date="2020-08-22T15:05:00Z">
        <w:r>
          <w:rPr>
            <w:rFonts w:eastAsia="Noto Sans CJK SC" w:cs="Times New Roman"/>
            <w:bCs/>
          </w:rPr>
          <w:t xml:space="preserve">a </w:t>
        </w:r>
      </w:ins>
      <w:r>
        <w:rPr>
          <w:rFonts w:eastAsia="Noto Sans CJK SC" w:cs="Times New Roman"/>
          <w:bCs/>
        </w:rPr>
        <w:t xml:space="preserve">gray </w:t>
      </w:r>
      <w:ins w:id="984" w:author="Chung, Joseph" w:date="2020-08-22T15:05:00Z">
        <w:r>
          <w:rPr>
            <w:rFonts w:eastAsia="Noto Sans CJK SC" w:cs="Times New Roman"/>
            <w:bCs/>
          </w:rPr>
          <w:t xml:space="preserve">color representing </w:t>
        </w:r>
      </w:ins>
      <w:r>
        <w:rPr>
          <w:rFonts w:eastAsia="Noto Sans CJK SC" w:cs="Times New Roman"/>
          <w:bCs/>
        </w:rPr>
        <w:t xml:space="preserve">static characteristics. Dynamic </w:t>
      </w:r>
      <w:ins w:id="985" w:author="Chung, Joseph" w:date="2020-08-22T15:06:00Z">
        <w:r>
          <w:rPr>
            <w:rFonts w:eastAsia="Noto Sans CJK SC" w:cs="Times New Roman"/>
            <w:bCs/>
          </w:rPr>
          <w:t xml:space="preserve">characteristics </w:t>
        </w:r>
      </w:ins>
      <w:r>
        <w:rPr>
          <w:rFonts w:eastAsia="Noto Sans CJK SC" w:cs="Times New Roman"/>
          <w:bCs/>
        </w:rPr>
        <w:t>are generated dynamica</w:t>
      </w:r>
      <w:r>
        <w:rPr>
          <w:rFonts w:eastAsia="Noto Sans CJK SC" w:cs="Times New Roman"/>
          <w:bCs/>
          <w:color w:val="000000" w:themeColor="text1"/>
          <w14:textFill>
            <w14:solidFill>
              <w14:schemeClr w14:val="tx1"/>
            </w14:solidFill>
          </w14:textFill>
        </w:rPr>
        <w:t>lly during searching and ranking</w:t>
      </w:r>
      <w:r>
        <w:rPr>
          <w:rFonts w:eastAsia="Noto Sans CJK SC" w:cs="Times New Roman"/>
          <w:bCs/>
          <w:color w:val="000000" w:themeColor="text1"/>
          <w:lang w:val="en-US"/>
          <w14:textFill>
            <w14:solidFill>
              <w14:schemeClr w14:val="tx1"/>
            </w14:solidFill>
          </w14:textFill>
        </w:rPr>
        <w:t xml:space="preserve"> operations</w:t>
      </w:r>
      <w:r>
        <w:rPr>
          <w:rFonts w:eastAsia="Noto Sans CJK SC" w:cs="Times New Roman"/>
          <w:bCs/>
          <w:color w:val="000000" w:themeColor="text1"/>
          <w14:textFill>
            <w14:solidFill>
              <w14:schemeClr w14:val="tx1"/>
            </w14:solidFill>
          </w14:textFill>
        </w:rPr>
        <w:t xml:space="preserve">, based on input keywords, while the </w:t>
      </w:r>
      <w:ins w:id="986" w:author="Chung, Joseph" w:date="2020-08-22T15:06:00Z">
        <w:r>
          <w:rPr>
            <w:rFonts w:eastAsia="Noto Sans CJK SC" w:cs="Times New Roman"/>
            <w:bCs/>
            <w:color w:val="000000" w:themeColor="text1"/>
            <w14:textFill>
              <w14:solidFill>
                <w14:schemeClr w14:val="tx1"/>
              </w14:solidFill>
            </w14:textFill>
          </w:rPr>
          <w:t xml:space="preserve">static </w:t>
        </w:r>
      </w:ins>
      <w:r>
        <w:rPr>
          <w:rFonts w:eastAsia="Noto Sans CJK SC" w:cs="Times New Roman"/>
          <w:bCs/>
          <w:color w:val="000000" w:themeColor="text1"/>
          <w14:textFill>
            <w14:solidFill>
              <w14:schemeClr w14:val="tx1"/>
            </w14:solidFill>
          </w14:textFill>
        </w:rPr>
        <w:t xml:space="preserve">characteristics are stored in the database statically. “Static” is not “constant”. It means a characteristic is only changed when </w:t>
      </w:r>
      <w:ins w:id="987" w:author="Chung, Joseph" w:date="2020-08-22T15:07:00Z">
        <w:r>
          <w:rPr>
            <w:rFonts w:eastAsia="Noto Sans CJK SC" w:cs="Times New Roman"/>
            <w:bCs/>
            <w:color w:val="000000" w:themeColor="text1"/>
            <w14:textFill>
              <w14:solidFill>
                <w14:schemeClr w14:val="tx1"/>
              </w14:solidFill>
            </w14:textFill>
          </w:rPr>
          <w:t xml:space="preserve">an </w:t>
        </w:r>
      </w:ins>
      <w:r>
        <w:rPr>
          <w:rFonts w:eastAsia="Noto Sans CJK SC" w:cs="Times New Roman"/>
          <w:bCs/>
          <w:color w:val="000000" w:themeColor="text1"/>
          <w:lang w:val="en-US"/>
          <w14:textFill>
            <w14:solidFill>
              <w14:schemeClr w14:val="tx1"/>
            </w14:solidFill>
          </w14:textFill>
        </w:rPr>
        <w:t xml:space="preserve">attribute </w:t>
      </w:r>
      <w:r>
        <w:rPr>
          <w:rFonts w:eastAsia="Noto Sans CJK SC" w:cs="Times New Roman"/>
          <w:bCs/>
          <w:color w:val="000000" w:themeColor="text1"/>
          <w14:textFill>
            <w14:solidFill>
              <w14:schemeClr w14:val="tx1"/>
            </w14:solidFill>
          </w14:textFill>
        </w:rPr>
        <w:t xml:space="preserve">of </w:t>
      </w:r>
      <w:ins w:id="988" w:author="Chung, Joseph" w:date="2020-08-22T15:07:00Z">
        <w:r>
          <w:rPr>
            <w:rFonts w:eastAsia="Noto Sans CJK SC" w:cs="Times New Roman"/>
            <w:bCs/>
            <w:color w:val="000000" w:themeColor="text1"/>
            <w14:textFill>
              <w14:solidFill>
                <w14:schemeClr w14:val="tx1"/>
              </w14:solidFill>
            </w14:textFill>
          </w:rPr>
          <w:t xml:space="preserve">a </w:t>
        </w:r>
      </w:ins>
      <w:r>
        <w:rPr>
          <w:rFonts w:eastAsia="Noto Sans CJK SC" w:cs="Times New Roman"/>
          <w:bCs/>
          <w:color w:val="000000" w:themeColor="text1"/>
          <w14:textFill>
            <w14:solidFill>
              <w14:schemeClr w14:val="tx1"/>
            </w14:solidFill>
          </w14:textFill>
        </w:rPr>
        <w:t>resource is changed, such as feedback, cost, etc. Dynamic characteristics are generated in real time.</w:t>
      </w:r>
    </w:p>
    <w:p>
      <w:pPr>
        <w:rPr>
          <w:rFonts w:eastAsia="Noto Sans CJK SC" w:cs="Times New Roman"/>
        </w:rPr>
      </w:pPr>
    </w:p>
    <w:p>
      <w:pPr>
        <w:rPr>
          <w:rFonts w:cs="Times New Roman"/>
        </w:rPr>
      </w:pPr>
      <w:ins w:id="989" w:author="devil" w:date="2020-08-23T13:21:00Z">
        <w:r>
          <w:rPr>
            <w:rFonts w:cs="Times New Roman"/>
            <w:lang w:val="en-US" w:eastAsia="en-US"/>
          </w:rPr>
          <w:drawing>
            <wp:inline distT="0" distB="0" distL="114300" distR="114300">
              <wp:extent cx="4563745" cy="4220210"/>
              <wp:effectExtent l="0" t="0" r="8255" b="1270"/>
              <wp:docPr id="38" name="图片 38" descr="DLRV 5 attribute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图片 38" descr="DLRV 5 attributes"/>
                      <pic:cNvPicPr>
                        <a:picLocks noChangeAspect="true"/>
                      </pic:cNvPicPr>
                    </pic:nvPicPr>
                    <pic:blipFill>
                      <a:blip r:embed="rId24"/>
                      <a:stretch>
                        <a:fillRect/>
                      </a:stretch>
                    </pic:blipFill>
                    <pic:spPr>
                      <a:xfrm>
                        <a:off x="0" y="0"/>
                        <a:ext cx="4563745" cy="4220210"/>
                      </a:xfrm>
                      <a:prstGeom prst="rect">
                        <a:avLst/>
                      </a:prstGeom>
                    </pic:spPr>
                  </pic:pic>
                </a:graphicData>
              </a:graphic>
            </wp:inline>
          </w:drawing>
        </w:r>
      </w:ins>
      <w:bookmarkStart w:id="339" w:name="_GoBack"/>
      <w:bookmarkEnd w:id="339"/>
    </w:p>
    <w:p>
      <w:pPr>
        <w:pStyle w:val="38"/>
        <w:jc w:val="both"/>
        <w:rPr>
          <w:rFonts w:cs="Times New Roman"/>
        </w:rPr>
      </w:pPr>
      <w:ins w:id="991" w:author="devil" w:date="2020-08-23T11:25:00Z">
        <w:commentRangeStart w:id="0"/>
        <w:r>
          <w:rPr>
            <w:rFonts w:hint="eastAsia" w:cs="Times New Roman"/>
          </w:rPr>
          <w:t>Fig.</w:t>
        </w:r>
      </w:ins>
      <w:r>
        <w:rPr>
          <w:rFonts w:cs="Times New Roman"/>
        </w:rPr>
        <w:t xml:space="preserve"> 3</w:t>
      </w:r>
      <w:ins w:id="992" w:author="Chung, Joseph" w:date="2020-08-22T15:08:00Z">
        <w:r>
          <w:rPr>
            <w:rFonts w:cs="Times New Roman"/>
          </w:rPr>
          <w:t>.</w:t>
        </w:r>
      </w:ins>
      <w:r>
        <w:rPr>
          <w:rFonts w:cs="Times New Roman"/>
        </w:rPr>
        <w:t xml:space="preserve"> The characteristics for LRV</w:t>
      </w:r>
      <w:commentRangeEnd w:id="0"/>
      <w:r>
        <w:rPr>
          <w:rStyle w:val="13"/>
          <w:rFonts w:cs="Arial"/>
          <w:i w:val="0"/>
        </w:rPr>
        <w:commentReference w:id="0"/>
      </w:r>
    </w:p>
    <w:p>
      <w:pPr>
        <w:pStyle w:val="2"/>
        <w:rPr>
          <w:rFonts w:cs="Times New Roman"/>
        </w:rPr>
      </w:pPr>
      <w:bookmarkStart w:id="104" w:name="_Toc20721"/>
      <w:bookmarkStart w:id="105" w:name="_Toc1379085769"/>
      <w:bookmarkStart w:id="106" w:name="_Toc30178"/>
      <w:bookmarkStart w:id="107" w:name="_Toc18271"/>
      <w:bookmarkStart w:id="108" w:name="_Toc1009694379"/>
      <w:bookmarkStart w:id="109" w:name="_Toc1969947381"/>
      <w:r>
        <w:rPr>
          <w:rFonts w:cs="Times New Roman"/>
        </w:rPr>
        <w:t>4 SYSTEM DESIGN</w:t>
      </w:r>
      <w:bookmarkEnd w:id="104"/>
      <w:bookmarkEnd w:id="105"/>
      <w:bookmarkEnd w:id="106"/>
      <w:bookmarkEnd w:id="107"/>
      <w:bookmarkEnd w:id="108"/>
      <w:bookmarkEnd w:id="109"/>
    </w:p>
    <w:p>
      <w:pPr>
        <w:pStyle w:val="3"/>
        <w:rPr>
          <w:rFonts w:cs="Times New Roman"/>
        </w:rPr>
      </w:pPr>
      <w:bookmarkStart w:id="110" w:name="_Toc18942"/>
      <w:bookmarkStart w:id="111" w:name="_Toc1311749770"/>
      <w:bookmarkStart w:id="112" w:name="_Toc9156"/>
      <w:bookmarkStart w:id="113" w:name="_Toc4558"/>
      <w:bookmarkStart w:id="114" w:name="_Toc463358224"/>
      <w:bookmarkStart w:id="115" w:name="_Toc668751069"/>
      <w:r>
        <w:rPr>
          <w:rFonts w:cs="Times New Roman"/>
        </w:rPr>
        <w:t>4.1 Requirements</w:t>
      </w:r>
      <w:bookmarkEnd w:id="110"/>
      <w:bookmarkEnd w:id="111"/>
      <w:bookmarkEnd w:id="112"/>
      <w:bookmarkEnd w:id="113"/>
      <w:bookmarkEnd w:id="114"/>
      <w:bookmarkEnd w:id="115"/>
    </w:p>
    <w:p>
      <w:pPr>
        <w:pStyle w:val="4"/>
        <w:rPr>
          <w:rFonts w:eastAsia="Noto Sans CJK SC" w:cs="Times New Roman"/>
        </w:rPr>
      </w:pPr>
      <w:bookmarkStart w:id="116" w:name="_fxgv2kz75wn"/>
      <w:bookmarkEnd w:id="116"/>
      <w:bookmarkStart w:id="117" w:name="_Toc16701"/>
      <w:bookmarkStart w:id="118" w:name="_Toc28609"/>
      <w:bookmarkStart w:id="119" w:name="_Toc1831151534"/>
      <w:bookmarkStart w:id="120" w:name="_Toc29254"/>
      <w:bookmarkStart w:id="121" w:name="_Toc775986225"/>
      <w:bookmarkStart w:id="122" w:name="_Toc472288086"/>
      <w:r>
        <w:rPr>
          <w:rFonts w:eastAsia="Noto Sans CJK SC" w:cs="Times New Roman"/>
        </w:rPr>
        <w:t xml:space="preserve">4.1.1 Hardware </w:t>
      </w:r>
      <w:r>
        <w:rPr>
          <w:rFonts w:hint="eastAsia" w:eastAsia="Noto Sans CJK SC" w:cs="Times New Roman"/>
          <w:lang w:val="en-US"/>
        </w:rPr>
        <w:t>R</w:t>
      </w:r>
      <w:r>
        <w:rPr>
          <w:rFonts w:eastAsia="Noto Sans CJK SC" w:cs="Times New Roman"/>
        </w:rPr>
        <w:t>equirements</w:t>
      </w:r>
      <w:bookmarkEnd w:id="117"/>
      <w:bookmarkEnd w:id="118"/>
      <w:bookmarkEnd w:id="119"/>
      <w:bookmarkEnd w:id="120"/>
      <w:bookmarkEnd w:id="121"/>
      <w:bookmarkEnd w:id="122"/>
    </w:p>
    <w:p>
      <w:pPr>
        <w:rPr>
          <w:rFonts w:eastAsia="Noto Sans CJK SC" w:cs="Times New Roman"/>
        </w:rPr>
      </w:pPr>
      <w:r>
        <w:rPr>
          <w:rFonts w:eastAsia="Noto Sans CJK SC" w:cs="Times New Roman"/>
        </w:rPr>
        <w:t xml:space="preserve">The </w:t>
      </w:r>
      <w:ins w:id="993" w:author="Chung, Joseph" w:date="2020-08-22T15:12:00Z">
        <w:r>
          <w:rPr>
            <w:rFonts w:eastAsia="Noto Sans CJK SC" w:cs="Times New Roman"/>
          </w:rPr>
          <w:t xml:space="preserve">complete </w:t>
        </w:r>
      </w:ins>
      <w:r>
        <w:rPr>
          <w:rFonts w:eastAsia="Noto Sans CJK SC" w:cs="Times New Roman"/>
        </w:rPr>
        <w:t>search engine platform</w:t>
      </w:r>
      <w:r>
        <w:rPr>
          <w:rFonts w:eastAsia="Noto Sans CJK SC" w:cs="Times New Roman"/>
          <w:color w:val="F79646" w:themeColor="accent6"/>
          <w:lang w:val="en-US"/>
          <w14:textFill>
            <w14:solidFill>
              <w14:schemeClr w14:val="accent6"/>
            </w14:solidFill>
          </w14:textFill>
        </w:rPr>
        <w:t xml:space="preserve"> </w:t>
      </w:r>
      <w:r>
        <w:rPr>
          <w:rFonts w:eastAsia="Noto Sans CJK SC" w:cs="Times New Roman"/>
          <w:color w:val="000000" w:themeColor="text1"/>
          <w:lang w:val="en-US"/>
          <w14:textFill>
            <w14:solidFill>
              <w14:schemeClr w14:val="tx1"/>
            </w14:solidFill>
          </w14:textFill>
        </w:rPr>
        <w:t xml:space="preserve">designed for </w:t>
      </w:r>
      <w:ins w:id="994" w:author="Chung, Joseph" w:date="2020-08-22T15:12:00Z">
        <w:r>
          <w:rPr>
            <w:rFonts w:eastAsia="Noto Sans CJK SC" w:cs="Times New Roman"/>
            <w:color w:val="000000" w:themeColor="text1"/>
            <w:lang w:val="en-US"/>
            <w14:textFill>
              <w14:solidFill>
                <w14:schemeClr w14:val="tx1"/>
              </w14:solidFill>
            </w14:textFill>
          </w:rPr>
          <w:t xml:space="preserve">a </w:t>
        </w:r>
      </w:ins>
      <w:r>
        <w:rPr>
          <w:rFonts w:eastAsia="Noto Sans CJK SC" w:cs="Times New Roman"/>
          <w:color w:val="000000" w:themeColor="text1"/>
          <w:lang w:val="en-US"/>
          <w14:textFill>
            <w14:solidFill>
              <w14:schemeClr w14:val="tx1"/>
            </w14:solidFill>
          </w14:textFill>
        </w:rPr>
        <w:t>production environment</w:t>
      </w:r>
      <w:r>
        <w:rPr>
          <w:rFonts w:eastAsia="Noto Sans CJK SC" w:cs="Times New Roman"/>
          <w:color w:val="000000" w:themeColor="text1"/>
          <w14:textFill>
            <w14:solidFill>
              <w14:schemeClr w14:val="tx1"/>
            </w14:solidFill>
          </w14:textFill>
        </w:rPr>
        <w:t xml:space="preserve"> </w:t>
      </w:r>
      <w:r>
        <w:rPr>
          <w:rFonts w:eastAsia="Noto Sans CJK SC" w:cs="Times New Roman"/>
        </w:rPr>
        <w:t xml:space="preserve">requires several high-performance servers which can potentially </w:t>
      </w:r>
      <w:ins w:id="995" w:author="Chung, Joseph" w:date="2020-08-22T15:12:00Z">
        <w:r>
          <w:rPr>
            <w:rFonts w:eastAsia="Noto Sans CJK SC" w:cs="Times New Roman"/>
          </w:rPr>
          <w:t xml:space="preserve">process </w:t>
        </w:r>
      </w:ins>
      <w:r>
        <w:rPr>
          <w:rFonts w:eastAsia="Noto Sans CJK SC" w:cs="Times New Roman"/>
        </w:rPr>
        <w:t>billions of requests from users. Search results are listed in the browser. We call these web applications or B/S architecture</w:t>
      </w:r>
      <w:ins w:id="996" w:author="Chung, Joseph" w:date="2020-08-22T15:12:00Z">
        <w:r>
          <w:rPr>
            <w:rFonts w:eastAsia="Noto Sans CJK SC" w:cs="Times New Roman"/>
          </w:rPr>
          <w:t xml:space="preserve">; </w:t>
        </w:r>
      </w:ins>
      <w:r>
        <w:rPr>
          <w:rFonts w:eastAsia="Noto Sans CJK SC" w:cs="Times New Roman"/>
        </w:rPr>
        <w:t xml:space="preserve">B/S is browser and server, a kind of application </w:t>
      </w:r>
      <w:ins w:id="997" w:author="Chung, Joseph" w:date="2020-08-22T15:13:00Z">
        <w:r>
          <w:rPr>
            <w:rFonts w:eastAsia="Noto Sans CJK SC" w:cs="Times New Roman"/>
          </w:rPr>
          <w:t xml:space="preserve">which </w:t>
        </w:r>
      </w:ins>
      <w:r>
        <w:rPr>
          <w:rFonts w:eastAsia="Noto Sans CJK SC" w:cs="Times New Roman"/>
        </w:rPr>
        <w:t xml:space="preserve">allows users </w:t>
      </w:r>
      <w:ins w:id="998" w:author="Chung, Joseph" w:date="2020-08-22T15:13:00Z">
        <w:r>
          <w:rPr>
            <w:rFonts w:eastAsia="Noto Sans CJK SC" w:cs="Times New Roman"/>
          </w:rPr>
          <w:t xml:space="preserve">to have </w:t>
        </w:r>
      </w:ins>
      <w:r>
        <w:rPr>
          <w:rFonts w:eastAsia="Noto Sans CJK SC" w:cs="Times New Roman"/>
        </w:rPr>
        <w:t>browser access to server</w:t>
      </w:r>
      <w:ins w:id="999" w:author="Chung, Joseph" w:date="2020-08-22T15:13:00Z">
        <w:r>
          <w:rPr>
            <w:rFonts w:eastAsia="Noto Sans CJK SC" w:cs="Times New Roman"/>
          </w:rPr>
          <w:t>s</w:t>
        </w:r>
      </w:ins>
      <w:r>
        <w:rPr>
          <w:rFonts w:eastAsia="Noto Sans CJK SC" w:cs="Times New Roman"/>
        </w:rPr>
        <w:t>. Generally speaking, the requirement</w:t>
      </w:r>
      <w:ins w:id="1000" w:author="Chung, Joseph" w:date="2020-08-22T15:14:00Z">
        <w:r>
          <w:rPr>
            <w:rFonts w:eastAsia="Noto Sans CJK SC" w:cs="Times New Roman"/>
          </w:rPr>
          <w:t>s</w:t>
        </w:r>
      </w:ins>
      <w:r>
        <w:rPr>
          <w:rFonts w:eastAsia="Noto Sans CJK SC" w:cs="Times New Roman"/>
        </w:rPr>
        <w:t xml:space="preserve"> </w:t>
      </w:r>
      <w:ins w:id="1001" w:author="Chung, Joseph" w:date="2020-08-22T15:14:00Z">
        <w:r>
          <w:rPr>
            <w:rFonts w:eastAsia="Noto Sans CJK SC" w:cs="Times New Roman"/>
          </w:rPr>
          <w:t xml:space="preserve">for </w:t>
        </w:r>
      </w:ins>
      <w:r>
        <w:rPr>
          <w:rFonts w:eastAsia="Noto Sans CJK SC" w:cs="Times New Roman"/>
        </w:rPr>
        <w:t xml:space="preserve">server performance and system configuration </w:t>
      </w:r>
      <w:ins w:id="1002" w:author="Chung, Joseph" w:date="2020-08-22T15:15:00Z">
        <w:r>
          <w:rPr>
            <w:rFonts w:eastAsia="Noto Sans CJK SC" w:cs="Times New Roman"/>
          </w:rPr>
          <w:t xml:space="preserve">are calculated </w:t>
        </w:r>
      </w:ins>
      <w:r>
        <w:rPr>
          <w:rFonts w:eastAsia="Noto Sans CJK SC" w:cs="Times New Roman"/>
        </w:rPr>
        <w:t xml:space="preserve">to meet </w:t>
      </w:r>
      <w:ins w:id="1003" w:author="Chung, Joseph" w:date="2020-08-22T15:15:00Z">
        <w:r>
          <w:rPr>
            <w:rFonts w:eastAsia="Noto Sans CJK SC" w:cs="Times New Roman"/>
          </w:rPr>
          <w:t xml:space="preserve">the </w:t>
        </w:r>
      </w:ins>
      <w:r>
        <w:rPr>
          <w:rFonts w:eastAsia="Noto Sans CJK SC" w:cs="Times New Roman"/>
        </w:rPr>
        <w:t>demand</w:t>
      </w:r>
      <w:ins w:id="1004" w:author="Chung, Joseph" w:date="2020-08-22T15:15:00Z">
        <w:r>
          <w:rPr>
            <w:rFonts w:eastAsia="Noto Sans CJK SC" w:cs="Times New Roman"/>
          </w:rPr>
          <w:t>s</w:t>
        </w:r>
      </w:ins>
      <w:r>
        <w:rPr>
          <w:rFonts w:eastAsia="Noto Sans CJK SC" w:cs="Times New Roman"/>
        </w:rPr>
        <w:t xml:space="preserve"> of user and resource volume. Therefore, in the early stage, there is no </w:t>
      </w:r>
      <w:ins w:id="1005" w:author="Chung, Joseph" w:date="2020-08-22T15:41:00Z">
        <w:r>
          <w:rPr>
            <w:rFonts w:eastAsia="Noto Sans CJK SC" w:cs="Times New Roman"/>
          </w:rPr>
          <w:t xml:space="preserve">need for a </w:t>
        </w:r>
      </w:ins>
      <w:r>
        <w:rPr>
          <w:rFonts w:eastAsia="Noto Sans CJK SC" w:cs="Times New Roman"/>
        </w:rPr>
        <w:t>detailed requirement report for the whole set of server-side hardware</w:t>
      </w:r>
      <w:ins w:id="1006" w:author="Chung, Joseph" w:date="2020-08-22T15:42:00Z">
        <w:r>
          <w:rPr>
            <w:rFonts w:eastAsia="Noto Sans CJK SC" w:cs="Times New Roman"/>
          </w:rPr>
          <w:t xml:space="preserve">. Nevertheless, </w:t>
        </w:r>
      </w:ins>
      <w:r>
        <w:rPr>
          <w:rFonts w:eastAsia="Noto Sans CJK SC" w:cs="Times New Roman"/>
        </w:rPr>
        <w:t xml:space="preserve">we lay out some basic requirements </w:t>
      </w:r>
      <w:ins w:id="1007" w:author="Chung, Joseph" w:date="2020-08-22T15:42:00Z">
        <w:r>
          <w:rPr>
            <w:rFonts w:eastAsia="Noto Sans CJK SC" w:cs="Times New Roman"/>
          </w:rPr>
          <w:t>below:</w:t>
        </w:r>
      </w:ins>
    </w:p>
    <w:p>
      <w:pPr>
        <w:rPr>
          <w:rFonts w:eastAsia="Noto Sans CJK SC" w:cs="Times New Roman"/>
        </w:rPr>
      </w:pPr>
    </w:p>
    <w:p>
      <w:pPr>
        <w:pStyle w:val="39"/>
        <w:numPr>
          <w:ilvl w:val="0"/>
          <w:numId w:val="6"/>
        </w:numPr>
        <w:tabs>
          <w:tab w:val="left" w:pos="420"/>
        </w:tabs>
        <w:rPr>
          <w:rFonts w:eastAsia="Noto Sans CJK SC" w:cs="Times New Roman"/>
        </w:rPr>
      </w:pPr>
      <w:ins w:id="1008" w:author="Chung, Joseph" w:date="2020-08-22T15:42:00Z">
        <w:r>
          <w:rPr>
            <w:rFonts w:eastAsia="Noto Sans CJK SC" w:cs="Times New Roman"/>
          </w:rPr>
          <w:t>A</w:t>
        </w:r>
      </w:ins>
      <w:r>
        <w:rPr>
          <w:rFonts w:eastAsia="Noto Sans CJK SC" w:cs="Times New Roman"/>
        </w:rPr>
        <w:t xml:space="preserve"> dual</w:t>
      </w:r>
      <w:ins w:id="1009" w:author="Chung, Joseph" w:date="2020-08-22T15:43:00Z">
        <w:r>
          <w:rPr>
            <w:rFonts w:eastAsia="Noto Sans CJK SC" w:cs="Times New Roman"/>
          </w:rPr>
          <w:t>-</w:t>
        </w:r>
      </w:ins>
      <w:r>
        <w:rPr>
          <w:rFonts w:eastAsia="Noto Sans CJK SC" w:cs="Times New Roman"/>
        </w:rPr>
        <w:t>core processor</w:t>
      </w:r>
      <w:ins w:id="1010" w:author="Chung, Joseph" w:date="2020-08-22T15:42:00Z">
        <w:r>
          <w:rPr>
            <w:rFonts w:eastAsia="Noto Sans CJK SC" w:cs="Times New Roman"/>
          </w:rPr>
          <w:t>, such as</w:t>
        </w:r>
      </w:ins>
      <w:r>
        <w:rPr>
          <w:rFonts w:eastAsia="Noto Sans CJK SC" w:cs="Times New Roman"/>
        </w:rPr>
        <w:t xml:space="preserve"> E3</w:t>
      </w:r>
      <w:ins w:id="1011" w:author="Chung, Joseph" w:date="2020-08-22T15:42:00Z">
        <w:r>
          <w:rPr>
            <w:rFonts w:eastAsia="Noto Sans CJK SC" w:cs="Times New Roman"/>
          </w:rPr>
          <w:t>-</w:t>
        </w:r>
      </w:ins>
      <w:r>
        <w:rPr>
          <w:rFonts w:eastAsia="Noto Sans CJK SC" w:cs="Times New Roman"/>
        </w:rPr>
        <w:t xml:space="preserve">based </w:t>
      </w:r>
      <w:ins w:id="1012" w:author="Chung, Joseph" w:date="2020-08-22T15:42:00Z">
        <w:r>
          <w:rPr>
            <w:rFonts w:eastAsia="Noto Sans CJK SC" w:cs="Times New Roman"/>
          </w:rPr>
          <w:t>x</w:t>
        </w:r>
      </w:ins>
      <w:r>
        <w:rPr>
          <w:rFonts w:eastAsia="Noto Sans CJK SC" w:cs="Times New Roman"/>
        </w:rPr>
        <w:t>86 system</w:t>
      </w:r>
    </w:p>
    <w:p>
      <w:pPr>
        <w:pStyle w:val="39"/>
        <w:numPr>
          <w:ilvl w:val="0"/>
          <w:numId w:val="6"/>
        </w:numPr>
        <w:tabs>
          <w:tab w:val="left" w:pos="420"/>
        </w:tabs>
        <w:rPr>
          <w:rFonts w:eastAsia="Noto Sans CJK SC" w:cs="Times New Roman"/>
        </w:rPr>
      </w:pPr>
      <w:r>
        <w:rPr>
          <w:rFonts w:eastAsia="Noto Sans CJK SC" w:cs="Times New Roman"/>
        </w:rPr>
        <w:t>More than 16GB RAM</w:t>
      </w:r>
    </w:p>
    <w:p>
      <w:pPr>
        <w:pStyle w:val="39"/>
        <w:numPr>
          <w:ilvl w:val="0"/>
          <w:numId w:val="6"/>
        </w:numPr>
        <w:tabs>
          <w:tab w:val="left" w:pos="420"/>
        </w:tabs>
        <w:rPr>
          <w:rFonts w:eastAsia="Noto Sans CJK SC" w:cs="Times New Roman"/>
        </w:rPr>
      </w:pPr>
      <w:r>
        <w:rPr>
          <w:rFonts w:eastAsia="Noto Sans CJK SC" w:cs="Times New Roman"/>
        </w:rPr>
        <w:t>80GB disk storage</w:t>
      </w:r>
    </w:p>
    <w:p>
      <w:pPr>
        <w:pStyle w:val="39"/>
        <w:numPr>
          <w:ilvl w:val="0"/>
          <w:numId w:val="6"/>
        </w:numPr>
        <w:tabs>
          <w:tab w:val="left" w:pos="420"/>
        </w:tabs>
        <w:rPr>
          <w:rFonts w:eastAsia="Noto Sans CJK SC" w:cs="Times New Roman"/>
        </w:rPr>
      </w:pPr>
      <w:r>
        <w:rPr>
          <w:rFonts w:eastAsia="Noto Sans CJK SC" w:cs="Times New Roman"/>
        </w:rPr>
        <w:t>Independent database server</w:t>
      </w:r>
    </w:p>
    <w:p>
      <w:pPr>
        <w:pStyle w:val="39"/>
        <w:numPr>
          <w:ilvl w:val="0"/>
          <w:numId w:val="6"/>
        </w:numPr>
        <w:tabs>
          <w:tab w:val="left" w:pos="420"/>
        </w:tabs>
        <w:rPr>
          <w:rFonts w:eastAsia="Noto Sans CJK SC" w:cs="Times New Roman"/>
        </w:rPr>
      </w:pPr>
      <w:ins w:id="1013" w:author="Chung, Joseph" w:date="2020-08-22T15:43:00Z">
        <w:r>
          <w:rPr>
            <w:rFonts w:eastAsia="Noto Sans CJK SC" w:cs="Times New Roman"/>
          </w:rPr>
          <w:t xml:space="preserve">A </w:t>
        </w:r>
      </w:ins>
      <w:ins w:id="1014" w:author="Chung, Joseph" w:date="2020-08-22T15:44:00Z">
        <w:r>
          <w:rPr>
            <w:rFonts w:eastAsia="Noto Sans CJK SC" w:cs="Times New Roman"/>
          </w:rPr>
          <w:t xml:space="preserve">Linux-based </w:t>
        </w:r>
      </w:ins>
      <w:r>
        <w:rPr>
          <w:rFonts w:eastAsia="Noto Sans CJK SC" w:cs="Times New Roman"/>
        </w:rPr>
        <w:t>distributed deployment server with container and virtualization technology</w:t>
      </w:r>
      <w:ins w:id="1015" w:author="Chung, Joseph" w:date="2020-08-22T15:44:00Z">
        <w:r>
          <w:rPr>
            <w:rFonts w:eastAsia="Noto Sans CJK SC" w:cs="Times New Roman"/>
          </w:rPr>
          <w:t xml:space="preserve"> (</w:t>
        </w:r>
      </w:ins>
      <w:r>
        <w:rPr>
          <w:rFonts w:eastAsia="Noto Sans CJK SC" w:cs="Times New Roman"/>
        </w:rPr>
        <w:t xml:space="preserve">not used in experimental </w:t>
      </w:r>
      <w:ins w:id="1016" w:author="Chung, Joseph" w:date="2020-08-22T15:44:00Z">
        <w:r>
          <w:rPr>
            <w:rFonts w:eastAsia="Noto Sans CJK SC" w:cs="Times New Roman"/>
          </w:rPr>
          <w:t>phase)</w:t>
        </w:r>
      </w:ins>
    </w:p>
    <w:p>
      <w:pPr>
        <w:pStyle w:val="39"/>
        <w:numPr>
          <w:ilvl w:val="0"/>
          <w:numId w:val="6"/>
        </w:numPr>
        <w:tabs>
          <w:tab w:val="left" w:pos="420"/>
        </w:tabs>
        <w:rPr>
          <w:rFonts w:eastAsia="Noto Sans CJK SC" w:cs="Times New Roman"/>
        </w:rPr>
      </w:pPr>
      <w:r>
        <w:rPr>
          <w:rFonts w:eastAsia="Noto Sans CJK SC" w:cs="Times New Roman"/>
        </w:rPr>
        <w:t>Data analysis server and other micro services</w:t>
      </w:r>
    </w:p>
    <w:p>
      <w:pPr>
        <w:pStyle w:val="39"/>
        <w:ind w:firstLine="0"/>
        <w:rPr>
          <w:rFonts w:eastAsia="Noto Sans CJK SC" w:cs="Times New Roman"/>
        </w:rPr>
      </w:pPr>
    </w:p>
    <w:p>
      <w:pPr>
        <w:rPr>
          <w:rFonts w:eastAsia="Noto Sans CJK SC" w:cs="Times New Roman"/>
        </w:rPr>
      </w:pPr>
      <w:ins w:id="1017" w:author="Chung, Joseph" w:date="2020-08-22T15:45:00Z">
        <w:r>
          <w:rPr>
            <w:rFonts w:eastAsia="Noto Sans CJK SC" w:cs="Times New Roman"/>
          </w:rPr>
          <w:t xml:space="preserve">At the </w:t>
        </w:r>
      </w:ins>
      <w:r>
        <w:rPr>
          <w:rFonts w:eastAsia="Noto Sans CJK SC" w:cs="Times New Roman"/>
        </w:rPr>
        <w:t>user-end or test</w:t>
      </w:r>
      <w:ins w:id="1018" w:author="Chung, Joseph" w:date="2020-08-22T15:45:00Z">
        <w:r>
          <w:rPr>
            <w:rFonts w:eastAsia="Noto Sans CJK SC" w:cs="Times New Roman"/>
          </w:rPr>
          <w:t>er</w:t>
        </w:r>
      </w:ins>
      <w:r>
        <w:rPr>
          <w:rFonts w:eastAsia="Noto Sans CJK SC" w:cs="Times New Roman"/>
        </w:rPr>
        <w:t xml:space="preserve">-end, we require PC and mobile devices to test all </w:t>
      </w:r>
      <w:ins w:id="1019" w:author="Chung, Joseph" w:date="2020-08-22T15:45:00Z">
        <w:r>
          <w:rPr>
            <w:rFonts w:eastAsia="Noto Sans CJK SC" w:cs="Times New Roman"/>
          </w:rPr>
          <w:t xml:space="preserve">system </w:t>
        </w:r>
      </w:ins>
      <w:r>
        <w:rPr>
          <w:rFonts w:eastAsia="Noto Sans CJK SC" w:cs="Times New Roman"/>
        </w:rPr>
        <w:t xml:space="preserve">web pages and functions to </w:t>
      </w:r>
      <w:ins w:id="1020" w:author="Chung, Joseph" w:date="2020-08-22T15:45:00Z">
        <w:r>
          <w:rPr>
            <w:rFonts w:eastAsia="Noto Sans CJK SC" w:cs="Times New Roman"/>
          </w:rPr>
          <w:t xml:space="preserve">verify correct </w:t>
        </w:r>
      </w:ins>
      <w:ins w:id="1021" w:author="Chung, Joseph" w:date="2020-08-22T15:46:00Z">
        <w:r>
          <w:rPr>
            <w:rFonts w:eastAsia="Noto Sans CJK SC" w:cs="Times New Roman"/>
          </w:rPr>
          <w:t xml:space="preserve">operation </w:t>
        </w:r>
      </w:ins>
      <w:r>
        <w:rPr>
          <w:rFonts w:eastAsia="Noto Sans CJK SC" w:cs="Times New Roman"/>
        </w:rPr>
        <w:t>on various browsers.</w:t>
      </w:r>
    </w:p>
    <w:p>
      <w:pPr>
        <w:pStyle w:val="4"/>
        <w:rPr>
          <w:rFonts w:eastAsia="Noto Sans CJK SC" w:cs="Times New Roman"/>
        </w:rPr>
      </w:pPr>
      <w:bookmarkStart w:id="123" w:name="_Toc12554"/>
      <w:bookmarkStart w:id="124" w:name="_Toc571398315"/>
      <w:bookmarkStart w:id="125" w:name="_Toc21793"/>
      <w:bookmarkStart w:id="126" w:name="_Toc15336"/>
      <w:bookmarkStart w:id="127" w:name="_Toc325586104"/>
      <w:bookmarkStart w:id="128" w:name="_Toc1748739480"/>
      <w:r>
        <w:rPr>
          <w:rFonts w:eastAsia="Noto Sans CJK SC" w:cs="Times New Roman"/>
        </w:rPr>
        <w:t xml:space="preserve">4.1.2 Software </w:t>
      </w:r>
      <w:r>
        <w:rPr>
          <w:rFonts w:hint="eastAsia" w:eastAsia="Noto Sans CJK SC" w:cs="Times New Roman"/>
          <w:lang w:val="en-US"/>
        </w:rPr>
        <w:t>R</w:t>
      </w:r>
      <w:r>
        <w:rPr>
          <w:rFonts w:eastAsia="Noto Sans CJK SC" w:cs="Times New Roman"/>
        </w:rPr>
        <w:t>equirements</w:t>
      </w:r>
      <w:bookmarkEnd w:id="123"/>
      <w:bookmarkEnd w:id="124"/>
      <w:bookmarkEnd w:id="125"/>
      <w:bookmarkEnd w:id="126"/>
      <w:bookmarkEnd w:id="127"/>
      <w:bookmarkEnd w:id="128"/>
    </w:p>
    <w:p>
      <w:pPr>
        <w:rPr>
          <w:rFonts w:eastAsia="Noto Sans CJK SC" w:cs="Times New Roman"/>
          <w:color w:val="FF0000"/>
        </w:rPr>
      </w:pPr>
      <w:r>
        <w:rPr>
          <w:rFonts w:eastAsia="Noto Sans CJK SC" w:cs="Times New Roman"/>
        </w:rPr>
        <w:t>The complexity of software requirements is much higher than that of hardware. All algorithms, technical details and functional requirements are implemented and verified by software programming. We can use the normal web development environment, tools, languages and related SDK</w:t>
      </w:r>
      <w:ins w:id="1022" w:author="Chung, Joseph" w:date="2020-08-22T15:47:00Z">
        <w:r>
          <w:rPr>
            <w:rFonts w:eastAsia="Noto Sans CJK SC" w:cs="Times New Roman"/>
          </w:rPr>
          <w:t>s</w:t>
        </w:r>
      </w:ins>
      <w:r>
        <w:rPr>
          <w:rFonts w:eastAsia="Noto Sans CJK SC" w:cs="Times New Roman"/>
        </w:rPr>
        <w:t xml:space="preserve"> </w:t>
      </w:r>
      <w:ins w:id="1023" w:author="Chung, Joseph" w:date="2020-08-22T15:47:00Z">
        <w:r>
          <w:rPr>
            <w:rFonts w:eastAsia="Noto Sans CJK SC" w:cs="Times New Roman"/>
          </w:rPr>
          <w:t>for</w:t>
        </w:r>
      </w:ins>
      <w:r>
        <w:rPr>
          <w:rFonts w:eastAsia="Noto Sans CJK SC" w:cs="Times New Roman"/>
        </w:rPr>
        <w:t xml:space="preserve"> implement</w:t>
      </w:r>
      <w:ins w:id="1024" w:author="Chung, Joseph" w:date="2020-08-22T15:47:00Z">
        <w:r>
          <w:rPr>
            <w:rFonts w:eastAsia="Noto Sans CJK SC" w:cs="Times New Roman"/>
          </w:rPr>
          <w:t>ation</w:t>
        </w:r>
      </w:ins>
      <w:r>
        <w:rPr>
          <w:rFonts w:eastAsia="Noto Sans CJK SC" w:cs="Times New Roman"/>
        </w:rPr>
        <w:t>.</w:t>
      </w:r>
      <w:r>
        <w:rPr>
          <w:rFonts w:eastAsia="Noto Sans CJK SC" w:cs="Times New Roman"/>
          <w:color w:val="F79646" w:themeColor="accent6"/>
          <w14:textFill>
            <w14:solidFill>
              <w14:schemeClr w14:val="accent6"/>
            </w14:solidFill>
          </w14:textFill>
        </w:rPr>
        <w:t xml:space="preserve"> </w:t>
      </w:r>
    </w:p>
    <w:p>
      <w:pPr>
        <w:rPr>
          <w:rFonts w:cs="Times New Roman"/>
        </w:rPr>
      </w:pPr>
    </w:p>
    <w:p>
      <w:pPr>
        <w:numPr>
          <w:ilvl w:val="0"/>
          <w:numId w:val="7"/>
        </w:numPr>
        <w:rPr>
          <w:rFonts w:cs="Times New Roman"/>
          <w:b/>
          <w:bCs/>
        </w:rPr>
      </w:pPr>
      <w:r>
        <w:rPr>
          <w:rFonts w:cs="Times New Roman"/>
          <w:b/>
          <w:bCs/>
        </w:rPr>
        <w:t xml:space="preserve">MVC </w:t>
      </w:r>
      <w:r>
        <w:rPr>
          <w:rFonts w:hint="eastAsia" w:cs="Times New Roman"/>
          <w:b/>
          <w:bCs/>
          <w:lang w:val="en-US"/>
        </w:rPr>
        <w:t>D</w:t>
      </w:r>
      <w:r>
        <w:rPr>
          <w:rFonts w:cs="Times New Roman"/>
          <w:b/>
          <w:bCs/>
        </w:rPr>
        <w:t xml:space="preserve">esign </w:t>
      </w:r>
      <w:r>
        <w:rPr>
          <w:rFonts w:hint="eastAsia" w:cs="Times New Roman"/>
          <w:b/>
          <w:bCs/>
          <w:lang w:val="en-US"/>
        </w:rPr>
        <w:t>P</w:t>
      </w:r>
      <w:r>
        <w:rPr>
          <w:rFonts w:cs="Times New Roman"/>
          <w:b/>
          <w:bCs/>
        </w:rPr>
        <w:t>attern</w:t>
      </w:r>
    </w:p>
    <w:p>
      <w:pPr>
        <w:rPr>
          <w:rFonts w:eastAsia="Noto Sans CJK SC" w:cs="Times New Roman"/>
        </w:rPr>
      </w:pPr>
      <w:ins w:id="1025" w:author="Chung, Joseph" w:date="2020-08-22T16:00:00Z">
        <w:r>
          <w:rPr>
            <w:rFonts w:eastAsia="Noto Sans CJK SC" w:cs="Times New Roman"/>
          </w:rPr>
          <w:t>The Model-View-Controller (</w:t>
        </w:r>
      </w:ins>
      <w:r>
        <w:rPr>
          <w:rFonts w:eastAsia="Noto Sans CJK SC" w:cs="Times New Roman"/>
        </w:rPr>
        <w:t>MVC</w:t>
      </w:r>
      <w:ins w:id="1026" w:author="Chung, Joseph" w:date="2020-08-22T16:00:00Z">
        <w:r>
          <w:rPr>
            <w:rFonts w:eastAsia="Noto Sans CJK SC" w:cs="Times New Roman"/>
          </w:rPr>
          <w:t>)</w:t>
        </w:r>
      </w:ins>
      <w:r>
        <w:rPr>
          <w:rFonts w:eastAsia="Noto Sans CJK SC" w:cs="Times New Roman"/>
        </w:rPr>
        <w:t xml:space="preserve"> pattern is </w:t>
      </w:r>
      <w:ins w:id="1027" w:author="Chung, Joseph" w:date="2020-08-22T16:01:00Z">
        <w:r>
          <w:rPr>
            <w:rFonts w:eastAsia="Noto Sans CJK SC" w:cs="Times New Roman"/>
          </w:rPr>
          <w:t xml:space="preserve">a </w:t>
        </w:r>
      </w:ins>
      <w:r>
        <w:rPr>
          <w:rFonts w:eastAsia="Noto Sans CJK SC" w:cs="Times New Roman"/>
        </w:rPr>
        <w:t>classic design pattern in software engineering</w:t>
      </w:r>
      <w:r>
        <w:rPr>
          <w:rFonts w:eastAsia="Noto Sans CJK SC" w:cs="Times New Roman"/>
          <w:lang w:val="en-US"/>
        </w:rPr>
        <w:t>.</w:t>
      </w:r>
      <w:r>
        <w:rPr>
          <w:rFonts w:eastAsia="Noto Sans CJK SC" w:cs="Times New Roman"/>
        </w:rPr>
        <w:t xml:space="preserve"> It</w:t>
      </w:r>
      <w:r>
        <w:rPr>
          <w:rFonts w:eastAsia="Noto Sans CJK SC" w:cs="Times New Roman"/>
          <w:lang w:val="en-US"/>
        </w:rPr>
        <w:t xml:space="preserve"> </w:t>
      </w:r>
      <w:r>
        <w:rPr>
          <w:rFonts w:eastAsia="Noto Sans CJK SC" w:cs="Times New Roman"/>
        </w:rPr>
        <w:t>was first proposed by Trygve Reenskaug in 1978</w:t>
      </w:r>
      <w:r>
        <w:rPr>
          <w:rStyle w:val="18"/>
          <w:rFonts w:eastAsia="Noto Sans CJK SC" w:cs="Times New Roman"/>
        </w:rPr>
        <w:t>[</w:t>
      </w:r>
      <w:r>
        <w:rPr>
          <w:rStyle w:val="18"/>
          <w:rFonts w:eastAsia="Noto Sans CJK SC" w:cs="Times New Roman"/>
        </w:rPr>
        <w:endnoteReference w:id="8"/>
      </w:r>
      <w:r>
        <w:rPr>
          <w:rStyle w:val="18"/>
          <w:rFonts w:eastAsia="Noto Sans CJK SC" w:cs="Times New Roman"/>
        </w:rPr>
        <w:t>]</w:t>
      </w:r>
      <w:r>
        <w:rPr>
          <w:rFonts w:eastAsia="Noto Sans CJK SC" w:cs="Times New Roman"/>
          <w:lang w:val="en-US"/>
        </w:rPr>
        <w:t>,</w:t>
      </w:r>
      <w:r>
        <w:rPr>
          <w:rFonts w:eastAsia="Noto Sans CJK SC" w:cs="Times New Roman"/>
        </w:rPr>
        <w:t xml:space="preserve"> and later became popular in web development area. A framework based on this design pattern can be called </w:t>
      </w:r>
      <w:ins w:id="1028" w:author="Chung, Joseph" w:date="2020-08-22T16:02:00Z">
        <w:r>
          <w:rPr>
            <w:rFonts w:eastAsia="Noto Sans CJK SC" w:cs="Times New Roman"/>
          </w:rPr>
          <w:t xml:space="preserve">a </w:t>
        </w:r>
      </w:ins>
      <w:r>
        <w:rPr>
          <w:rFonts w:eastAsia="Noto Sans CJK SC" w:cs="Times New Roman"/>
        </w:rPr>
        <w:t xml:space="preserve">MVC framework. All the development and implementation described in this thesis are based on this design pattern. In other words, the search engine system in this project adopts MVC framework. MVC separates model, view and controller. In actual development, model is data level, view is front-end, and controller is the business logic. MVC design pattern can achieve high cohesion and low coupling, and it separates data, view and business logic. MVC improves development efficiency, code cleanliness, and </w:t>
      </w:r>
      <w:ins w:id="1029" w:author="Chung, Joseph" w:date="2020-08-22T16:04:00Z">
        <w:r>
          <w:rPr>
            <w:rFonts w:eastAsia="Noto Sans CJK SC" w:cs="Times New Roman"/>
          </w:rPr>
          <w:t xml:space="preserve">enables </w:t>
        </w:r>
      </w:ins>
      <w:r>
        <w:rPr>
          <w:rFonts w:eastAsia="Noto Sans CJK SC" w:cs="Times New Roman"/>
        </w:rPr>
        <w:t xml:space="preserve">higher scalability. The purpose of using this </w:t>
      </w:r>
      <w:ins w:id="1030" w:author="Chung, Joseph" w:date="2020-08-22T16:04:00Z">
        <w:r>
          <w:rPr>
            <w:rFonts w:eastAsia="Noto Sans CJK SC" w:cs="Times New Roman"/>
          </w:rPr>
          <w:t xml:space="preserve">pattern </w:t>
        </w:r>
      </w:ins>
      <w:r>
        <w:rPr>
          <w:rFonts w:eastAsia="Noto Sans CJK SC" w:cs="Times New Roman"/>
        </w:rPr>
        <w:t xml:space="preserve">is to make the search engine easy to optimize and </w:t>
      </w:r>
      <w:ins w:id="1031" w:author="Chung, Joseph" w:date="2020-08-22T16:04:00Z">
        <w:r>
          <w:rPr>
            <w:rFonts w:eastAsia="Noto Sans CJK SC" w:cs="Times New Roman"/>
          </w:rPr>
          <w:t xml:space="preserve">to </w:t>
        </w:r>
      </w:ins>
      <w:r>
        <w:rPr>
          <w:rFonts w:eastAsia="Noto Sans CJK SC" w:cs="Times New Roman"/>
        </w:rPr>
        <w:t>expand function</w:t>
      </w:r>
      <w:ins w:id="1032" w:author="Chung, Joseph" w:date="2020-08-22T16:04:00Z">
        <w:r>
          <w:rPr>
            <w:rFonts w:eastAsia="Noto Sans CJK SC" w:cs="Times New Roman"/>
          </w:rPr>
          <w:t>ality</w:t>
        </w:r>
      </w:ins>
      <w:r>
        <w:rPr>
          <w:rFonts w:eastAsia="Noto Sans CJK SC" w:cs="Times New Roman"/>
        </w:rPr>
        <w:t xml:space="preserve"> in the experiment</w:t>
      </w:r>
      <w:ins w:id="1033" w:author="Chung, Joseph" w:date="2020-08-22T16:04:00Z">
        <w:r>
          <w:rPr>
            <w:rFonts w:eastAsia="Noto Sans CJK SC" w:cs="Times New Roman"/>
          </w:rPr>
          <w:t>al phase</w:t>
        </w:r>
      </w:ins>
      <w:r>
        <w:rPr>
          <w:rFonts w:eastAsia="Noto Sans CJK SC" w:cs="Times New Roman"/>
        </w:rPr>
        <w:t>.</w:t>
      </w:r>
    </w:p>
    <w:p>
      <w:pPr>
        <w:rPr>
          <w:rFonts w:cs="Times New Roman"/>
          <w:b/>
          <w:bCs/>
        </w:rPr>
      </w:pPr>
    </w:p>
    <w:p>
      <w:pPr>
        <w:numPr>
          <w:ilvl w:val="0"/>
          <w:numId w:val="7"/>
        </w:numPr>
        <w:rPr>
          <w:rFonts w:cs="Times New Roman"/>
          <w:b/>
          <w:bCs/>
        </w:rPr>
      </w:pPr>
      <w:r>
        <w:rPr>
          <w:rFonts w:cs="Times New Roman"/>
          <w:b/>
          <w:bCs/>
        </w:rPr>
        <w:t>Related application software</w:t>
      </w:r>
    </w:p>
    <w:p>
      <w:pPr>
        <w:rPr>
          <w:rFonts w:cs="Times New Roman"/>
          <w:b/>
          <w:bCs/>
        </w:rPr>
      </w:pPr>
    </w:p>
    <w:p>
      <w:pPr>
        <w:numPr>
          <w:ilvl w:val="0"/>
          <w:numId w:val="8"/>
        </w:numPr>
        <w:tabs>
          <w:tab w:val="left" w:pos="420"/>
        </w:tabs>
        <w:rPr>
          <w:rFonts w:cs="Times New Roman"/>
        </w:rPr>
      </w:pPr>
      <w:r>
        <w:rPr>
          <w:rFonts w:cs="Times New Roman"/>
        </w:rPr>
        <w:t>MVC framework based on Node</w:t>
      </w:r>
      <w:ins w:id="1034" w:author="Chung, Joseph" w:date="2020-08-22T16:05:00Z">
        <w:r>
          <w:rPr>
            <w:rFonts w:cs="Times New Roman"/>
          </w:rPr>
          <w:t>.js</w:t>
        </w:r>
      </w:ins>
      <w:r>
        <w:rPr>
          <w:rFonts w:cs="Times New Roman"/>
        </w:rPr>
        <w:t xml:space="preserve"> and </w:t>
      </w:r>
      <w:ins w:id="1035" w:author="Chung, Joseph" w:date="2020-08-22T16:05:00Z">
        <w:r>
          <w:rPr>
            <w:rFonts w:cs="Times New Roman"/>
          </w:rPr>
          <w:t>the Express web framework</w:t>
        </w:r>
      </w:ins>
      <w:r>
        <w:rPr>
          <w:rFonts w:cs="Times New Roman"/>
        </w:rPr>
        <w:t>.</w:t>
      </w:r>
    </w:p>
    <w:p>
      <w:pPr>
        <w:numPr>
          <w:ilvl w:val="0"/>
          <w:numId w:val="8"/>
        </w:numPr>
        <w:tabs>
          <w:tab w:val="left" w:pos="420"/>
        </w:tabs>
        <w:rPr>
          <w:rFonts w:cs="Times New Roman"/>
          <w:lang w:val="en-US" w:eastAsia="en-US"/>
        </w:rPr>
      </w:pPr>
      <w:r>
        <w:rPr>
          <w:rFonts w:cs="Times New Roman"/>
        </w:rPr>
        <w:t>The view layer is based on VUE</w:t>
      </w:r>
      <w:ins w:id="1036" w:author="Chung, Joseph" w:date="2020-08-22T16:06:00Z">
        <w:r>
          <w:rPr>
            <w:rStyle w:val="19"/>
            <w:rFonts w:eastAsia="Noto Sans CJK SC" w:cs="Times New Roman"/>
          </w:rPr>
          <w:footnoteReference w:id="4"/>
        </w:r>
      </w:ins>
      <w:ins w:id="1037" w:author="Chung, Joseph" w:date="2020-08-22T16:06:00Z">
        <w:r>
          <w:rPr>
            <w:rFonts w:cs="Times New Roman"/>
          </w:rPr>
          <w:t xml:space="preserve">; </w:t>
        </w:r>
      </w:ins>
      <w:r>
        <w:rPr>
          <w:rFonts w:cs="Times New Roman"/>
        </w:rPr>
        <w:t xml:space="preserve">also called </w:t>
      </w:r>
      <w:ins w:id="1038" w:author="Chung, Joseph" w:date="2020-08-22T16:06:00Z">
        <w:r>
          <w:rPr>
            <w:rFonts w:cs="Times New Roman"/>
          </w:rPr>
          <w:t xml:space="preserve">the </w:t>
        </w:r>
      </w:ins>
      <w:r>
        <w:rPr>
          <w:rFonts w:cs="Times New Roman"/>
        </w:rPr>
        <w:t>front end</w:t>
      </w:r>
      <w:ins w:id="1039" w:author="Chung, Joseph" w:date="2020-08-22T16:06:00Z">
        <w:r>
          <w:rPr>
            <w:rFonts w:cs="Times New Roman"/>
          </w:rPr>
          <w:t xml:space="preserve"> for application </w:t>
        </w:r>
      </w:ins>
      <w:r>
        <w:rPr>
          <w:rFonts w:cs="Times New Roman"/>
        </w:rPr>
        <w:t>users.</w:t>
      </w:r>
    </w:p>
    <w:p>
      <w:pPr>
        <w:numPr>
          <w:ilvl w:val="0"/>
          <w:numId w:val="8"/>
        </w:numPr>
        <w:tabs>
          <w:tab w:val="left" w:pos="420"/>
        </w:tabs>
        <w:rPr>
          <w:rFonts w:cs="Times New Roman"/>
        </w:rPr>
      </w:pPr>
      <w:r>
        <w:rPr>
          <w:rFonts w:cs="Times New Roman"/>
        </w:rPr>
        <w:t>Reverse proxy server and HTTP server based on Nginx.</w:t>
      </w:r>
    </w:p>
    <w:p>
      <w:pPr>
        <w:numPr>
          <w:ilvl w:val="0"/>
          <w:numId w:val="8"/>
        </w:numPr>
        <w:tabs>
          <w:tab w:val="left" w:pos="420"/>
        </w:tabs>
        <w:rPr>
          <w:rFonts w:eastAsia="Noto Sans CJK SC" w:cs="Times New Roman"/>
        </w:rPr>
      </w:pPr>
      <w:r>
        <w:rPr>
          <w:rFonts w:cs="Times New Roman"/>
        </w:rPr>
        <w:t>My</w:t>
      </w:r>
      <w:r>
        <w:rPr>
          <w:rFonts w:cs="Times New Roman"/>
          <w:lang w:val="en-US"/>
        </w:rPr>
        <w:t>SQL</w:t>
      </w:r>
      <w:r>
        <w:rPr>
          <w:rFonts w:cs="Times New Roman"/>
        </w:rPr>
        <w:t xml:space="preserve"> </w:t>
      </w:r>
      <w:ins w:id="1040" w:author="Chung, Joseph" w:date="2020-08-22T16:07:00Z">
        <w:r>
          <w:rPr>
            <w:rFonts w:cs="Times New Roman"/>
          </w:rPr>
          <w:t xml:space="preserve">relational </w:t>
        </w:r>
      </w:ins>
      <w:r>
        <w:rPr>
          <w:rFonts w:cs="Times New Roman"/>
        </w:rPr>
        <w:t xml:space="preserve">database </w:t>
      </w:r>
      <w:ins w:id="1041" w:author="Chung, Joseph" w:date="2020-08-22T16:07:00Z">
        <w:r>
          <w:rPr>
            <w:rFonts w:cs="Times New Roman"/>
          </w:rPr>
          <w:t xml:space="preserve">to </w:t>
        </w:r>
      </w:ins>
      <w:r>
        <w:rPr>
          <w:rFonts w:cs="Times New Roman"/>
        </w:rPr>
        <w:t xml:space="preserve">store large </w:t>
      </w:r>
      <w:ins w:id="1042" w:author="Chung, Joseph" w:date="2020-08-22T16:07:00Z">
        <w:r>
          <w:rPr>
            <w:rFonts w:cs="Times New Roman"/>
          </w:rPr>
          <w:t xml:space="preserve">amounts </w:t>
        </w:r>
      </w:ins>
      <w:r>
        <w:rPr>
          <w:rFonts w:cs="Times New Roman"/>
        </w:rPr>
        <w:t xml:space="preserve">of data </w:t>
      </w:r>
      <w:r>
        <w:rPr>
          <w:rFonts w:eastAsia="Noto Sans CJK SC" w:cs="Times New Roman"/>
          <w:color w:val="000000" w:themeColor="text1"/>
          <w14:textFill>
            <w14:solidFill>
              <w14:schemeClr w14:val="tx1"/>
            </w14:solidFill>
          </w14:textFill>
        </w:rPr>
        <w:t xml:space="preserve">generated for the </w:t>
      </w:r>
      <w:r>
        <w:rPr>
          <w:rFonts w:eastAsia="Noto Sans CJK SC" w:cs="Times New Roman"/>
        </w:rPr>
        <w:t>search engine</w:t>
      </w:r>
      <w:r>
        <w:rPr>
          <w:rFonts w:eastAsia="Noto Sans CJK SC" w:cs="Times New Roman"/>
          <w:lang w:val="en-US"/>
        </w:rPr>
        <w:t xml:space="preserve"> system.</w:t>
      </w:r>
    </w:p>
    <w:p>
      <w:pPr>
        <w:numPr>
          <w:ilvl w:val="0"/>
          <w:numId w:val="8"/>
        </w:numPr>
        <w:tabs>
          <w:tab w:val="left" w:pos="420"/>
        </w:tabs>
        <w:rPr>
          <w:rFonts w:eastAsia="Noto Sans CJK SC" w:cs="Times New Roman"/>
        </w:rPr>
      </w:pPr>
      <w:r>
        <w:rPr>
          <w:rFonts w:eastAsia="Noto Sans CJK SC" w:cs="Times New Roman"/>
          <w:color w:val="000000" w:themeColor="text1"/>
          <w14:textFill>
            <w14:solidFill>
              <w14:schemeClr w14:val="tx1"/>
            </w14:solidFill>
          </w14:textFill>
        </w:rPr>
        <w:t>Redis</w:t>
      </w:r>
      <w:ins w:id="1043" w:author="Chung, Joseph" w:date="2020-08-22T16:07:00Z">
        <w:r>
          <w:rPr>
            <w:rFonts w:eastAsia="Noto Sans CJK SC" w:cs="Times New Roman"/>
            <w:color w:val="000000" w:themeColor="text1"/>
            <w14:textFill>
              <w14:solidFill>
                <w14:schemeClr w14:val="tx1"/>
              </w14:solidFill>
            </w14:textFill>
          </w:rPr>
          <w:t xml:space="preserve"> </w:t>
        </w:r>
      </w:ins>
      <w:r>
        <w:rPr>
          <w:rFonts w:eastAsia="Noto Sans CJK SC" w:cs="Times New Roman"/>
          <w:color w:val="000000" w:themeColor="text1"/>
          <w14:textFill>
            <w14:solidFill>
              <w14:schemeClr w14:val="tx1"/>
            </w14:solidFill>
          </w14:textFill>
        </w:rPr>
        <w:t>non-relational database</w:t>
      </w:r>
      <w:r>
        <w:rPr>
          <w:rFonts w:eastAsia="Noto Sans CJK SC" w:cs="Times New Roman"/>
        </w:rPr>
        <w:t xml:space="preserve"> which stores data in memory</w:t>
      </w:r>
      <w:ins w:id="1044" w:author="Chung, Joseph" w:date="2020-08-22T16:07:00Z">
        <w:r>
          <w:rPr>
            <w:rFonts w:eastAsia="Noto Sans CJK SC" w:cs="Times New Roman"/>
          </w:rPr>
          <w:t>;</w:t>
        </w:r>
      </w:ins>
      <w:r>
        <w:rPr>
          <w:rFonts w:eastAsia="Noto Sans CJK SC" w:cs="Times New Roman"/>
        </w:rPr>
        <w:t xml:space="preserve"> used as cache in our design.</w:t>
      </w:r>
    </w:p>
    <w:p>
      <w:pPr>
        <w:pStyle w:val="4"/>
        <w:rPr>
          <w:rFonts w:eastAsia="Noto Sans CJK SC" w:cs="Times New Roman"/>
        </w:rPr>
      </w:pPr>
      <w:bookmarkStart w:id="129" w:name="_Toc10950"/>
      <w:bookmarkStart w:id="130" w:name="_Toc29714"/>
      <w:bookmarkStart w:id="131" w:name="_Toc1276344609"/>
      <w:bookmarkStart w:id="132" w:name="_Toc5404"/>
      <w:bookmarkStart w:id="133" w:name="_Toc926191069"/>
      <w:bookmarkStart w:id="134" w:name="_Toc94328471"/>
      <w:r>
        <w:rPr>
          <w:rFonts w:eastAsia="Noto Sans CJK SC" w:cs="Times New Roman"/>
        </w:rPr>
        <w:t xml:space="preserve">4.1.3 Non-functional </w:t>
      </w:r>
      <w:r>
        <w:rPr>
          <w:rFonts w:hint="eastAsia" w:eastAsia="Noto Sans CJK SC" w:cs="Times New Roman"/>
          <w:lang w:val="en-US"/>
        </w:rPr>
        <w:t>R</w:t>
      </w:r>
      <w:r>
        <w:rPr>
          <w:rFonts w:eastAsia="Noto Sans CJK SC" w:cs="Times New Roman"/>
        </w:rPr>
        <w:t>equirements</w:t>
      </w:r>
      <w:bookmarkEnd w:id="129"/>
      <w:bookmarkEnd w:id="130"/>
      <w:bookmarkEnd w:id="131"/>
      <w:bookmarkEnd w:id="132"/>
      <w:bookmarkEnd w:id="133"/>
      <w:bookmarkEnd w:id="134"/>
    </w:p>
    <w:p>
      <w:pPr>
        <w:rPr>
          <w:rFonts w:cs="Times New Roman"/>
        </w:rPr>
      </w:pPr>
      <w:r>
        <w:rPr>
          <w:rFonts w:cs="Times New Roman"/>
        </w:rPr>
        <w:t>To build a real</w:t>
      </w:r>
      <w:ins w:id="1045" w:author="Chung, Joseph" w:date="2020-08-22T16:08:00Z">
        <w:r>
          <w:rPr>
            <w:rFonts w:cs="Times New Roman"/>
          </w:rPr>
          <w:t>-world</w:t>
        </w:r>
      </w:ins>
      <w:r>
        <w:rPr>
          <w:rFonts w:cs="Times New Roman"/>
        </w:rPr>
        <w:t xml:space="preserve"> search engine system, there are more requirements</w:t>
      </w:r>
      <w:ins w:id="1046" w:author="Chung, Joseph" w:date="2020-08-22T16:08:00Z">
        <w:r>
          <w:rPr>
            <w:rFonts w:cs="Times New Roman"/>
          </w:rPr>
          <w:t xml:space="preserve"> to consider</w:t>
        </w:r>
      </w:ins>
      <w:r>
        <w:rPr>
          <w:rFonts w:cs="Times New Roman"/>
        </w:rPr>
        <w:t>, such as non-functional</w:t>
      </w:r>
      <w:ins w:id="1047" w:author="Chung, Joseph" w:date="2020-08-22T16:08:00Z">
        <w:r>
          <w:rPr>
            <w:rFonts w:cs="Times New Roman"/>
          </w:rPr>
          <w:t xml:space="preserve"> requirements</w:t>
        </w:r>
      </w:ins>
      <w:r>
        <w:rPr>
          <w:rFonts w:cs="Times New Roman"/>
        </w:rPr>
        <w:t xml:space="preserve">. While we </w:t>
      </w:r>
      <w:ins w:id="1048" w:author="Chung, Joseph" w:date="2020-08-22T16:09:00Z">
        <w:r>
          <w:rPr>
            <w:rFonts w:cs="Times New Roman"/>
          </w:rPr>
          <w:t xml:space="preserve">did not consider </w:t>
        </w:r>
      </w:ins>
      <w:r>
        <w:rPr>
          <w:rFonts w:cs="Times New Roman"/>
        </w:rPr>
        <w:t xml:space="preserve">all </w:t>
      </w:r>
      <w:ins w:id="1049" w:author="Chung, Joseph" w:date="2020-08-22T16:09:00Z">
        <w:r>
          <w:rPr>
            <w:rFonts w:cs="Times New Roman"/>
          </w:rPr>
          <w:t>non-functional requirements for</w:t>
        </w:r>
      </w:ins>
      <w:r>
        <w:rPr>
          <w:rFonts w:cs="Times New Roman"/>
        </w:rPr>
        <w:t xml:space="preserve"> our prototyp</w:t>
      </w:r>
      <w:ins w:id="1050" w:author="Chung, Joseph" w:date="2020-08-22T16:09:00Z">
        <w:r>
          <w:rPr>
            <w:rFonts w:cs="Times New Roman"/>
          </w:rPr>
          <w:t>e</w:t>
        </w:r>
      </w:ins>
      <w:r>
        <w:rPr>
          <w:rFonts w:cs="Times New Roman"/>
        </w:rPr>
        <w:t>, they are listed here for completeness.</w:t>
      </w:r>
    </w:p>
    <w:p>
      <w:pPr>
        <w:rPr>
          <w:rFonts w:cs="Times New Roman"/>
        </w:rPr>
      </w:pPr>
    </w:p>
    <w:p>
      <w:pPr>
        <w:numPr>
          <w:ilvl w:val="0"/>
          <w:numId w:val="9"/>
        </w:numPr>
        <w:rPr>
          <w:rFonts w:cs="Times New Roman"/>
          <w:b/>
          <w:bCs/>
        </w:rPr>
      </w:pPr>
      <w:r>
        <w:rPr>
          <w:rFonts w:cs="Times New Roman"/>
          <w:b/>
          <w:bCs/>
        </w:rPr>
        <w:t>Performance</w:t>
      </w:r>
    </w:p>
    <w:p>
      <w:pPr>
        <w:rPr>
          <w:rFonts w:cs="Times New Roman"/>
        </w:rPr>
      </w:pPr>
      <w:r>
        <w:rPr>
          <w:rFonts w:cs="Times New Roman"/>
        </w:rPr>
        <w:t xml:space="preserve">Google </w:t>
      </w:r>
      <w:ins w:id="1051" w:author="Chung, Joseph" w:date="2020-08-22T16:11:00Z">
        <w:r>
          <w:rPr>
            <w:rFonts w:cs="Times New Roman"/>
          </w:rPr>
          <w:t xml:space="preserve">processes </w:t>
        </w:r>
      </w:ins>
      <w:r>
        <w:rPr>
          <w:rFonts w:cs="Times New Roman"/>
        </w:rPr>
        <w:t>100 billion searches per month</w:t>
      </w:r>
      <w:r>
        <w:rPr>
          <w:rStyle w:val="18"/>
          <w:rFonts w:cs="Times New Roman"/>
        </w:rPr>
        <w:t>[</w:t>
      </w:r>
      <w:r>
        <w:rPr>
          <w:rStyle w:val="18"/>
          <w:rFonts w:cs="Times New Roman"/>
        </w:rPr>
        <w:endnoteReference w:id="9"/>
      </w:r>
      <w:r>
        <w:rPr>
          <w:rStyle w:val="18"/>
          <w:rFonts w:cs="Times New Roman"/>
        </w:rPr>
        <w:t>]</w:t>
      </w:r>
      <w:r>
        <w:rPr>
          <w:rFonts w:cs="Times New Roman"/>
        </w:rPr>
        <w:t xml:space="preserve">. That means the average </w:t>
      </w:r>
      <w:ins w:id="1052" w:author="Chung, Joseph" w:date="2020-08-22T16:11:00Z">
        <w:r>
          <w:rPr>
            <w:rFonts w:cs="Times New Roman"/>
          </w:rPr>
          <w:t xml:space="preserve">searches per </w:t>
        </w:r>
      </w:ins>
      <w:r>
        <w:rPr>
          <w:rFonts w:cs="Times New Roman"/>
        </w:rPr>
        <w:t xml:space="preserve">day is at least 3 billion, based on </w:t>
      </w:r>
      <w:ins w:id="1053" w:author="Chung, Joseph" w:date="2020-08-22T16:11:00Z">
        <w:r>
          <w:rPr>
            <w:rFonts w:cs="Times New Roman"/>
          </w:rPr>
          <w:t xml:space="preserve">2012 </w:t>
        </w:r>
      </w:ins>
      <w:r>
        <w:rPr>
          <w:rFonts w:cs="Times New Roman"/>
        </w:rPr>
        <w:t>statistics.</w:t>
      </w:r>
      <w:ins w:id="1054" w:author="Chung, Joseph" w:date="2020-08-22T16:12:00Z">
        <w:r>
          <w:rPr>
            <w:rFonts w:cs="Times New Roman"/>
          </w:rPr>
          <w:t xml:space="preserve"> </w:t>
        </w:r>
      </w:ins>
      <w:r>
        <w:rPr>
          <w:rFonts w:cs="Times New Roman"/>
        </w:rPr>
        <w:t>Our learning resource search engine does</w:t>
      </w:r>
      <w:ins w:id="1055" w:author="Chung, Joseph" w:date="2020-08-22T16:12:00Z">
        <w:r>
          <w:rPr>
            <w:rFonts w:cs="Times New Roman"/>
          </w:rPr>
          <w:t xml:space="preserve"> not </w:t>
        </w:r>
      </w:ins>
      <w:r>
        <w:rPr>
          <w:rFonts w:cs="Times New Roman"/>
        </w:rPr>
        <w:t>need such high search performance because we are targeting one special area, instead of all users and resources on the Internet.</w:t>
      </w:r>
    </w:p>
    <w:p>
      <w:pPr>
        <w:rPr>
          <w:rFonts w:cs="Times New Roman"/>
        </w:rPr>
      </w:pPr>
    </w:p>
    <w:p>
      <w:pPr>
        <w:rPr>
          <w:rFonts w:cs="Times New Roman"/>
        </w:rPr>
      </w:pPr>
      <w:ins w:id="1056" w:author="Chung, Joseph" w:date="2020-08-22T16:12:00Z">
        <w:r>
          <w:rPr>
            <w:rFonts w:cs="Times New Roman"/>
          </w:rPr>
          <w:t xml:space="preserve">In </w:t>
        </w:r>
      </w:ins>
      <w:r>
        <w:rPr>
          <w:rFonts w:cs="Times New Roman"/>
        </w:rPr>
        <w:t xml:space="preserve">2017, there </w:t>
      </w:r>
      <w:ins w:id="1057" w:author="Chung, Joseph" w:date="2020-08-22T16:12:00Z">
        <w:r>
          <w:rPr>
            <w:rFonts w:cs="Times New Roman"/>
          </w:rPr>
          <w:t xml:space="preserve">were </w:t>
        </w:r>
      </w:ins>
      <w:r>
        <w:rPr>
          <w:rFonts w:cs="Times New Roman"/>
        </w:rPr>
        <w:t xml:space="preserve">more than 30 million children </w:t>
      </w:r>
      <w:ins w:id="1058" w:author="Chung, Joseph" w:date="2020-08-22T16:13:00Z">
        <w:r>
          <w:rPr>
            <w:rFonts w:cs="Times New Roman"/>
          </w:rPr>
          <w:t xml:space="preserve">using </w:t>
        </w:r>
      </w:ins>
      <w:r>
        <w:rPr>
          <w:rFonts w:cs="Times New Roman"/>
        </w:rPr>
        <w:t>Google education apps</w:t>
      </w:r>
      <w:r>
        <w:rPr>
          <w:rStyle w:val="18"/>
          <w:rFonts w:cs="Times New Roman"/>
        </w:rPr>
        <w:t>[</w:t>
      </w:r>
      <w:r>
        <w:rPr>
          <w:rStyle w:val="18"/>
          <w:rFonts w:cs="Times New Roman"/>
        </w:rPr>
        <w:endnoteReference w:id="10"/>
      </w:r>
      <w:r>
        <w:rPr>
          <w:rStyle w:val="18"/>
          <w:rFonts w:cs="Times New Roman"/>
        </w:rPr>
        <w:t>]</w:t>
      </w:r>
      <w:r>
        <w:rPr>
          <w:rFonts w:cs="Times New Roman"/>
        </w:rPr>
        <w:t>,not including college students and adults</w:t>
      </w:r>
      <w:ins w:id="1059" w:author="Chung, Joseph" w:date="2020-08-22T16:13:00Z">
        <w:r>
          <w:rPr>
            <w:rFonts w:cs="Times New Roman"/>
          </w:rPr>
          <w:t>.</w:t>
        </w:r>
      </w:ins>
      <w:r>
        <w:rPr>
          <w:rFonts w:cs="Times New Roman"/>
        </w:rPr>
        <w:t xml:space="preserve"> </w:t>
      </w:r>
      <w:ins w:id="1060" w:author="Chung, Joseph" w:date="2020-08-22T16:14:00Z">
        <w:r>
          <w:rPr>
            <w:rFonts w:cs="Times New Roman"/>
          </w:rPr>
          <w:t xml:space="preserve">Based on this, we estimated that </w:t>
        </w:r>
      </w:ins>
      <w:r>
        <w:rPr>
          <w:rFonts w:cs="Times New Roman"/>
        </w:rPr>
        <w:t xml:space="preserve">our system </w:t>
      </w:r>
      <w:ins w:id="1061" w:author="Chung, Joseph" w:date="2020-08-22T16:14:00Z">
        <w:r>
          <w:rPr>
            <w:rFonts w:cs="Times New Roman"/>
          </w:rPr>
          <w:t xml:space="preserve">would </w:t>
        </w:r>
      </w:ins>
      <w:r>
        <w:rPr>
          <w:rFonts w:cs="Times New Roman"/>
        </w:rPr>
        <w:t>need to accommodate 60 million users per day</w:t>
      </w:r>
      <w:ins w:id="1062" w:author="Chung, Joseph" w:date="2020-08-22T16:15:00Z">
        <w:r>
          <w:rPr>
            <w:rFonts w:cs="Times New Roman"/>
          </w:rPr>
          <w:t>, i.e., two times the 2017 figure</w:t>
        </w:r>
      </w:ins>
      <w:r>
        <w:rPr>
          <w:rFonts w:cs="Times New Roman"/>
        </w:rPr>
        <w:t xml:space="preserve">. More formally, DAU (Daily Active User) </w:t>
      </w:r>
      <w:ins w:id="1063" w:author="Chung, Joseph" w:date="2020-08-22T16:16:00Z">
        <w:r>
          <w:rPr>
            <w:rFonts w:cs="Times New Roman"/>
          </w:rPr>
          <w:t xml:space="preserve">would be </w:t>
        </w:r>
      </w:ins>
      <w:r>
        <w:rPr>
          <w:rFonts w:cs="Times New Roman"/>
        </w:rPr>
        <w:t>at least 60 million. To accommodate extra requests from increasing DAU, we raise</w:t>
      </w:r>
      <w:ins w:id="1064" w:author="Chung, Joseph" w:date="2020-08-22T16:16:00Z">
        <w:r>
          <w:rPr>
            <w:rFonts w:cs="Times New Roman"/>
          </w:rPr>
          <w:t>d</w:t>
        </w:r>
      </w:ins>
      <w:r>
        <w:rPr>
          <w:rFonts w:cs="Times New Roman"/>
        </w:rPr>
        <w:t xml:space="preserve"> the performance bottleneck to 100 million DAU in our development plan.</w:t>
      </w:r>
    </w:p>
    <w:p>
      <w:pPr>
        <w:rPr>
          <w:rFonts w:cs="Times New Roman"/>
          <w:color w:val="FF0000"/>
        </w:rPr>
      </w:pPr>
    </w:p>
    <w:p>
      <w:pPr>
        <w:numPr>
          <w:ilvl w:val="0"/>
          <w:numId w:val="9"/>
        </w:numPr>
        <w:rPr>
          <w:rFonts w:cs="Times New Roman"/>
          <w:b/>
          <w:bCs/>
        </w:rPr>
      </w:pPr>
      <w:r>
        <w:rPr>
          <w:rFonts w:cs="Times New Roman"/>
          <w:b/>
          <w:bCs/>
        </w:rPr>
        <w:t>Reliability</w:t>
      </w:r>
    </w:p>
    <w:p>
      <w:pPr>
        <w:rPr>
          <w:rFonts w:eastAsia="Noto Sans CJK SC" w:cs="Times New Roman"/>
          <w:lang w:val="en-US"/>
        </w:rPr>
      </w:pPr>
      <w:r>
        <w:rPr>
          <w:rFonts w:eastAsia="Noto Sans CJK SC" w:cs="Times New Roman"/>
        </w:rPr>
        <w:t xml:space="preserve">The services </w:t>
      </w:r>
      <w:ins w:id="1065" w:author="Chung, Joseph" w:date="2020-08-22T17:01:00Z">
        <w:r>
          <w:rPr>
            <w:rFonts w:eastAsia="Noto Sans CJK SC" w:cs="Times New Roman"/>
          </w:rPr>
          <w:t>must operate continuously</w:t>
        </w:r>
      </w:ins>
      <w:ins w:id="1066" w:author="Chung, Joseph" w:date="2020-08-22T17:02:00Z">
        <w:r>
          <w:rPr>
            <w:rFonts w:eastAsia="Noto Sans CJK SC" w:cs="Times New Roman"/>
          </w:rPr>
          <w:t xml:space="preserve"> with </w:t>
        </w:r>
      </w:ins>
      <w:ins w:id="1067" w:author="Chung, Joseph" w:date="2020-08-22T17:09:00Z">
        <w:r>
          <w:rPr>
            <w:rFonts w:eastAsia="Noto Sans CJK SC" w:cs="Times New Roman"/>
          </w:rPr>
          <w:t xml:space="preserve">minimal </w:t>
        </w:r>
      </w:ins>
      <w:ins w:id="1068" w:author="Chung, Joseph" w:date="2020-08-22T17:02:00Z">
        <w:r>
          <w:rPr>
            <w:rFonts w:eastAsia="Noto Sans CJK SC" w:cs="Times New Roman"/>
          </w:rPr>
          <w:t>interruption</w:t>
        </w:r>
      </w:ins>
      <w:r>
        <w:rPr>
          <w:rFonts w:eastAsia="Noto Sans CJK SC" w:cs="Times New Roman"/>
        </w:rPr>
        <w:t xml:space="preserve">. To ensure </w:t>
      </w:r>
      <w:ins w:id="1069" w:author="Chung, Joseph" w:date="2020-08-22T17:02:00Z">
        <w:r>
          <w:rPr>
            <w:rFonts w:eastAsia="Noto Sans CJK SC" w:cs="Times New Roman"/>
          </w:rPr>
          <w:t xml:space="preserve">that </w:t>
        </w:r>
      </w:ins>
      <w:r>
        <w:rPr>
          <w:rFonts w:eastAsia="Noto Sans CJK SC" w:cs="Times New Roman"/>
        </w:rPr>
        <w:t xml:space="preserve">users </w:t>
      </w:r>
      <w:ins w:id="1070" w:author="Chung, Joseph" w:date="2020-08-22T17:02:00Z">
        <w:r>
          <w:rPr>
            <w:rFonts w:eastAsia="Noto Sans CJK SC" w:cs="Times New Roman"/>
          </w:rPr>
          <w:t xml:space="preserve">receive </w:t>
        </w:r>
      </w:ins>
      <w:r>
        <w:rPr>
          <w:rFonts w:eastAsia="Noto Sans CJK SC" w:cs="Times New Roman"/>
        </w:rPr>
        <w:t xml:space="preserve">search results within 1 second after starting </w:t>
      </w:r>
      <w:ins w:id="1071" w:author="Chung, Joseph" w:date="2020-08-22T17:02:00Z">
        <w:r>
          <w:rPr>
            <w:rFonts w:eastAsia="Noto Sans CJK SC" w:cs="Times New Roman"/>
          </w:rPr>
          <w:t xml:space="preserve">a </w:t>
        </w:r>
      </w:ins>
      <w:r>
        <w:rPr>
          <w:rFonts w:eastAsia="Noto Sans CJK SC" w:cs="Times New Roman"/>
        </w:rPr>
        <w:t xml:space="preserve">search, the </w:t>
      </w:r>
      <w:ins w:id="1072" w:author="Chung, Joseph" w:date="2020-08-22T17:03:00Z">
        <w:r>
          <w:rPr>
            <w:rFonts w:eastAsia="Noto Sans CJK SC" w:cs="Times New Roman"/>
          </w:rPr>
          <w:t xml:space="preserve">service </w:t>
        </w:r>
      </w:ins>
      <w:r>
        <w:rPr>
          <w:rFonts w:eastAsia="Noto Sans CJK SC" w:cs="Times New Roman"/>
        </w:rPr>
        <w:t>response speed should be less than 1 second for each query.</w:t>
      </w:r>
      <w:ins w:id="1073" w:author="devil" w:date="2020-08-23T13:22:00Z">
        <w:r>
          <w:rPr>
            <w:rFonts w:hint="eastAsia" w:eastAsia="Noto Sans CJK SC" w:cs="Times New Roman"/>
            <w:lang w:val="en-US"/>
          </w:rPr>
          <w:t xml:space="preserve"> A rapid recovery plan for crashed servers is needed.</w:t>
        </w:r>
      </w:ins>
    </w:p>
    <w:p>
      <w:pPr>
        <w:rPr>
          <w:rFonts w:cs="Times New Roman"/>
        </w:rPr>
      </w:pPr>
    </w:p>
    <w:p>
      <w:pPr>
        <w:numPr>
          <w:ilvl w:val="0"/>
          <w:numId w:val="9"/>
        </w:numPr>
        <w:rPr>
          <w:rFonts w:cs="Times New Roman"/>
          <w:b/>
          <w:bCs/>
        </w:rPr>
      </w:pPr>
      <w:r>
        <w:rPr>
          <w:rFonts w:cs="Times New Roman"/>
          <w:b/>
          <w:bCs/>
        </w:rPr>
        <w:t>Security</w:t>
      </w:r>
    </w:p>
    <w:p>
      <w:pPr>
        <w:rPr>
          <w:rFonts w:cs="Times New Roman"/>
          <w:bCs/>
        </w:rPr>
      </w:pPr>
      <w:ins w:id="1074" w:author="Chung, Joseph" w:date="2020-08-22T17:03:00Z">
        <w:r>
          <w:rPr>
            <w:rFonts w:cs="Times New Roman"/>
            <w:bCs/>
          </w:rPr>
          <w:t xml:space="preserve">The </w:t>
        </w:r>
      </w:ins>
      <w:r>
        <w:rPr>
          <w:rFonts w:cs="Times New Roman"/>
          <w:bCs/>
          <w:lang w:val="en-US"/>
        </w:rPr>
        <w:t>layer</w:t>
      </w:r>
      <w:ins w:id="1075" w:author="Chung, Joseph" w:date="2020-08-22T17:03:00Z">
        <w:r>
          <w:rPr>
            <w:rFonts w:cs="Times New Roman"/>
            <w:bCs/>
            <w:lang w:val="en-US"/>
          </w:rPr>
          <w:t>s</w:t>
        </w:r>
      </w:ins>
      <w:r>
        <w:rPr>
          <w:rFonts w:cs="Times New Roman"/>
          <w:bCs/>
          <w:lang w:val="en-US"/>
        </w:rPr>
        <w:t xml:space="preserve"> </w:t>
      </w:r>
      <w:ins w:id="1076" w:author="Chung, Joseph" w:date="2020-08-22T17:03:00Z">
        <w:r>
          <w:rPr>
            <w:rFonts w:cs="Times New Roman"/>
            <w:bCs/>
            <w:lang w:val="en-US"/>
          </w:rPr>
          <w:t xml:space="preserve">of system </w:t>
        </w:r>
      </w:ins>
      <w:r>
        <w:rPr>
          <w:rFonts w:cs="Times New Roman"/>
          <w:bCs/>
        </w:rPr>
        <w:t>security</w:t>
      </w:r>
      <w:ins w:id="1077" w:author="Chung, Joseph" w:date="2020-08-22T17:03:00Z">
        <w:r>
          <w:rPr>
            <w:rFonts w:cs="Times New Roman"/>
            <w:bCs/>
          </w:rPr>
          <w:t xml:space="preserve"> are as follows</w:t>
        </w:r>
      </w:ins>
      <w:r>
        <w:rPr>
          <w:rFonts w:cs="Times New Roman"/>
          <w:bCs/>
        </w:rPr>
        <w:t>:</w:t>
      </w:r>
    </w:p>
    <w:p>
      <w:pPr>
        <w:rPr>
          <w:rFonts w:cs="Times New Roman"/>
          <w:bCs/>
        </w:rPr>
      </w:pPr>
    </w:p>
    <w:p>
      <w:pPr>
        <w:numPr>
          <w:ilvl w:val="0"/>
          <w:numId w:val="10"/>
        </w:numPr>
        <w:tabs>
          <w:tab w:val="left" w:pos="420"/>
        </w:tabs>
        <w:rPr>
          <w:rFonts w:cs="Times New Roman"/>
        </w:rPr>
      </w:pPr>
      <w:r>
        <w:rPr>
          <w:rFonts w:cs="Times New Roman"/>
        </w:rPr>
        <w:t xml:space="preserve">Firewall between server nodes, </w:t>
      </w:r>
      <w:ins w:id="1078" w:author="Chung, Joseph" w:date="2020-08-22T17:04:00Z">
        <w:r>
          <w:rPr>
            <w:rFonts w:cs="Times New Roman"/>
          </w:rPr>
          <w:t xml:space="preserve">with iptables </w:t>
        </w:r>
      </w:ins>
      <w:r>
        <w:rPr>
          <w:rFonts w:cs="Times New Roman"/>
        </w:rPr>
        <w:t>access control</w:t>
      </w:r>
      <w:ins w:id="1079" w:author="Chung, Joseph" w:date="2020-08-22T17:04:00Z">
        <w:r>
          <w:rPr>
            <w:rFonts w:cs="Times New Roman"/>
          </w:rPr>
          <w:t>s</w:t>
        </w:r>
      </w:ins>
      <w:r>
        <w:rPr>
          <w:rFonts w:cs="Times New Roman"/>
        </w:rPr>
        <w:t xml:space="preserve"> </w:t>
      </w:r>
      <w:ins w:id="1080" w:author="Chung, Joseph" w:date="2020-08-22T17:04:00Z">
        <w:r>
          <w:rPr>
            <w:rFonts w:cs="Times New Roman"/>
          </w:rPr>
          <w:t xml:space="preserve">using </w:t>
        </w:r>
      </w:ins>
      <w:r>
        <w:rPr>
          <w:rFonts w:cs="Times New Roman"/>
        </w:rPr>
        <w:t>blacklist</w:t>
      </w:r>
      <w:ins w:id="1081" w:author="Chung, Joseph" w:date="2020-08-22T17:04:00Z">
        <w:r>
          <w:rPr>
            <w:rFonts w:cs="Times New Roman"/>
          </w:rPr>
          <w:t>s and</w:t>
        </w:r>
      </w:ins>
      <w:r>
        <w:rPr>
          <w:rFonts w:cs="Times New Roman"/>
        </w:rPr>
        <w:t xml:space="preserve"> whitelist</w:t>
      </w:r>
      <w:ins w:id="1082" w:author="Chung, Joseph" w:date="2020-08-22T17:04:00Z">
        <w:r>
          <w:rPr>
            <w:rFonts w:cs="Times New Roman"/>
          </w:rPr>
          <w:t>s.</w:t>
        </w:r>
      </w:ins>
    </w:p>
    <w:p>
      <w:pPr>
        <w:numPr>
          <w:ilvl w:val="0"/>
          <w:numId w:val="10"/>
        </w:numPr>
        <w:tabs>
          <w:tab w:val="left" w:pos="420"/>
        </w:tabs>
        <w:rPr>
          <w:rFonts w:cs="Times New Roman"/>
        </w:rPr>
      </w:pPr>
      <w:r>
        <w:rPr>
          <w:rFonts w:cs="Times New Roman"/>
        </w:rPr>
        <w:t>Data backup</w:t>
      </w:r>
      <w:ins w:id="1083" w:author="Chung, Joseph" w:date="2020-08-22T17:04:00Z">
        <w:r>
          <w:rPr>
            <w:rFonts w:cs="Times New Roman"/>
          </w:rPr>
          <w:t>s</w:t>
        </w:r>
      </w:ins>
      <w:r>
        <w:rPr>
          <w:rFonts w:cs="Times New Roman"/>
        </w:rPr>
        <w:t xml:space="preserve"> </w:t>
      </w:r>
      <w:ins w:id="1084" w:author="Chung, Joseph" w:date="2020-08-22T17:05:00Z">
        <w:r>
          <w:rPr>
            <w:rFonts w:cs="Times New Roman"/>
          </w:rPr>
          <w:t xml:space="preserve">performed </w:t>
        </w:r>
      </w:ins>
      <w:r>
        <w:rPr>
          <w:rFonts w:cs="Times New Roman"/>
        </w:rPr>
        <w:t xml:space="preserve">to prevent data loss </w:t>
      </w:r>
      <w:ins w:id="1085" w:author="Chung, Joseph" w:date="2020-08-22T17:05:00Z">
        <w:r>
          <w:rPr>
            <w:rFonts w:cs="Times New Roman"/>
          </w:rPr>
          <w:t xml:space="preserve">in case of </w:t>
        </w:r>
      </w:ins>
      <w:r>
        <w:rPr>
          <w:rFonts w:cs="Times New Roman"/>
        </w:rPr>
        <w:t>disaster</w:t>
      </w:r>
      <w:ins w:id="1086" w:author="Chung, Joseph" w:date="2020-08-22T17:05:00Z">
        <w:r>
          <w:rPr>
            <w:rFonts w:cs="Times New Roman"/>
          </w:rPr>
          <w:t>s</w:t>
        </w:r>
      </w:ins>
      <w:r>
        <w:rPr>
          <w:rFonts w:cs="Times New Roman"/>
        </w:rPr>
        <w:t>.</w:t>
      </w:r>
    </w:p>
    <w:p>
      <w:pPr>
        <w:numPr>
          <w:ilvl w:val="0"/>
          <w:numId w:val="10"/>
        </w:numPr>
        <w:tabs>
          <w:tab w:val="left" w:pos="420"/>
        </w:tabs>
        <w:ind w:left="0" w:firstLine="0"/>
        <w:rPr>
          <w:rFonts w:cs="Times New Roman"/>
        </w:rPr>
      </w:pPr>
      <w:ins w:id="1087" w:author="Chung, Joseph" w:date="2020-08-22T17:06:00Z">
        <w:r>
          <w:rPr>
            <w:rFonts w:cs="Times New Roman"/>
          </w:rPr>
          <w:t xml:space="preserve">Co-located servers to ensure availability, in case the </w:t>
        </w:r>
      </w:ins>
      <w:r>
        <w:rPr>
          <w:rFonts w:cs="Times New Roman"/>
        </w:rPr>
        <w:t xml:space="preserve">main </w:t>
      </w:r>
      <w:ins w:id="1088" w:author="Chung, Joseph" w:date="2020-08-22T17:06:00Z">
        <w:r>
          <w:rPr>
            <w:rFonts w:cs="Times New Roman"/>
          </w:rPr>
          <w:t xml:space="preserve">search </w:t>
        </w:r>
      </w:ins>
      <w:r>
        <w:rPr>
          <w:rFonts w:cs="Times New Roman"/>
        </w:rPr>
        <w:t>servers crash</w:t>
      </w:r>
      <w:ins w:id="1089" w:author="Chung, Joseph" w:date="2020-08-22T17:06:00Z">
        <w:r>
          <w:rPr>
            <w:rFonts w:cs="Times New Roman"/>
          </w:rPr>
          <w:t>.</w:t>
        </w:r>
      </w:ins>
    </w:p>
    <w:p>
      <w:pPr>
        <w:spacing w:line="276" w:lineRule="auto"/>
        <w:rPr>
          <w:rFonts w:cs="Times New Roman"/>
        </w:rPr>
      </w:pPr>
    </w:p>
    <w:p>
      <w:pPr>
        <w:numPr>
          <w:ilvl w:val="0"/>
          <w:numId w:val="9"/>
        </w:numPr>
        <w:spacing w:line="276" w:lineRule="auto"/>
        <w:rPr>
          <w:rFonts w:cs="Times New Roman"/>
          <w:b/>
          <w:bCs/>
        </w:rPr>
      </w:pPr>
      <w:r>
        <w:rPr>
          <w:rFonts w:cs="Times New Roman"/>
          <w:b/>
          <w:bCs/>
        </w:rPr>
        <w:t xml:space="preserve">Business </w:t>
      </w:r>
      <w:r>
        <w:rPr>
          <w:rFonts w:cs="Times New Roman"/>
          <w:b/>
          <w:bCs/>
          <w:lang w:val="en-US"/>
        </w:rPr>
        <w:t xml:space="preserve">layer </w:t>
      </w:r>
      <w:r>
        <w:rPr>
          <w:rFonts w:cs="Times New Roman"/>
          <w:b/>
          <w:bCs/>
        </w:rPr>
        <w:t>security:</w:t>
      </w:r>
    </w:p>
    <w:p>
      <w:pPr>
        <w:spacing w:line="276" w:lineRule="auto"/>
        <w:rPr>
          <w:ins w:id="1090" w:author="Chung, Joseph" w:date="2020-08-22T17:13:00Z"/>
          <w:rFonts w:cs="Times New Roman"/>
        </w:rPr>
      </w:pPr>
      <w:ins w:id="1091" w:author="Chung, Joseph" w:date="2020-08-22T17:11:00Z">
        <w:r>
          <w:rPr>
            <w:rFonts w:cs="Times New Roman"/>
          </w:rPr>
          <w:t xml:space="preserve">The </w:t>
        </w:r>
      </w:ins>
      <w:r>
        <w:rPr>
          <w:rFonts w:cs="Times New Roman"/>
        </w:rPr>
        <w:t>business logic</w:t>
      </w:r>
      <w:ins w:id="1092" w:author="Chung, Joseph" w:date="2020-08-22T17:12:00Z">
        <w:r>
          <w:rPr>
            <w:rFonts w:cs="Times New Roman"/>
          </w:rPr>
          <w:t>-level security</w:t>
        </w:r>
      </w:ins>
      <w:ins w:id="1093" w:author="Chung, Joseph" w:date="2020-08-22T17:13:00Z">
        <w:r>
          <w:rPr>
            <w:rFonts w:cs="Times New Roman"/>
          </w:rPr>
          <w:t xml:space="preserve"> protections</w:t>
        </w:r>
      </w:ins>
      <w:r>
        <w:rPr>
          <w:rFonts w:cs="Times New Roman"/>
        </w:rPr>
        <w:t xml:space="preserve"> are listed below</w:t>
      </w:r>
      <w:ins w:id="1094" w:author="Chung, Joseph" w:date="2020-08-22T17:13:00Z">
        <w:r>
          <w:rPr>
            <w:rFonts w:cs="Times New Roman"/>
          </w:rPr>
          <w:t>:</w:t>
        </w:r>
      </w:ins>
    </w:p>
    <w:p>
      <w:pPr>
        <w:spacing w:line="276" w:lineRule="auto"/>
        <w:rPr>
          <w:rFonts w:cs="Times New Roman"/>
        </w:rPr>
      </w:pPr>
    </w:p>
    <w:p>
      <w:pPr>
        <w:numPr>
          <w:ilvl w:val="0"/>
          <w:numId w:val="11"/>
        </w:numPr>
        <w:tabs>
          <w:tab w:val="left" w:pos="420"/>
        </w:tabs>
        <w:spacing w:line="276" w:lineRule="auto"/>
        <w:rPr>
          <w:rFonts w:cs="Times New Roman"/>
        </w:rPr>
      </w:pPr>
      <w:r>
        <w:rPr>
          <w:rFonts w:cs="Times New Roman"/>
        </w:rPr>
        <w:t>User verification</w:t>
      </w:r>
    </w:p>
    <w:p>
      <w:pPr>
        <w:numPr>
          <w:ilvl w:val="0"/>
          <w:numId w:val="11"/>
        </w:numPr>
        <w:tabs>
          <w:tab w:val="left" w:pos="420"/>
        </w:tabs>
        <w:spacing w:line="276" w:lineRule="auto"/>
        <w:rPr>
          <w:rFonts w:cs="Times New Roman"/>
        </w:rPr>
      </w:pPr>
      <w:r>
        <w:rPr>
          <w:rFonts w:cs="Times New Roman"/>
        </w:rPr>
        <w:t>API requests security</w:t>
      </w:r>
    </w:p>
    <w:p>
      <w:pPr>
        <w:numPr>
          <w:ilvl w:val="0"/>
          <w:numId w:val="11"/>
        </w:numPr>
        <w:tabs>
          <w:tab w:val="left" w:pos="420"/>
        </w:tabs>
        <w:spacing w:line="276" w:lineRule="auto"/>
        <w:rPr>
          <w:rFonts w:cs="Times New Roman"/>
        </w:rPr>
      </w:pPr>
      <w:r>
        <w:rPr>
          <w:rFonts w:cs="Times New Roman"/>
        </w:rPr>
        <w:t>User behavior logs</w:t>
      </w:r>
    </w:p>
    <w:p>
      <w:pPr>
        <w:numPr>
          <w:ilvl w:val="0"/>
          <w:numId w:val="11"/>
        </w:numPr>
        <w:tabs>
          <w:tab w:val="left" w:pos="420"/>
        </w:tabs>
        <w:spacing w:line="276" w:lineRule="auto"/>
        <w:rPr>
          <w:rFonts w:cs="Times New Roman"/>
        </w:rPr>
      </w:pPr>
      <w:r>
        <w:rPr>
          <w:rFonts w:cs="Times New Roman"/>
        </w:rPr>
        <w:t>Cookie or cache security</w:t>
      </w:r>
    </w:p>
    <w:p>
      <w:pPr>
        <w:numPr>
          <w:ilvl w:val="0"/>
          <w:numId w:val="11"/>
        </w:numPr>
        <w:tabs>
          <w:tab w:val="left" w:pos="420"/>
        </w:tabs>
        <w:spacing w:line="276" w:lineRule="auto"/>
        <w:rPr>
          <w:rFonts w:cs="Times New Roman"/>
        </w:rPr>
      </w:pPr>
      <w:r>
        <w:rPr>
          <w:rFonts w:cs="Times New Roman"/>
        </w:rPr>
        <w:t>User privacy</w:t>
      </w:r>
      <w:ins w:id="1095" w:author="Chung, Joseph" w:date="2020-08-22T17:13:00Z">
        <w:r>
          <w:rPr>
            <w:rFonts w:cs="Times New Roman"/>
          </w:rPr>
          <w:t xml:space="preserve"> protection</w:t>
        </w:r>
      </w:ins>
    </w:p>
    <w:p>
      <w:pPr>
        <w:numPr>
          <w:ilvl w:val="0"/>
          <w:numId w:val="11"/>
        </w:numPr>
        <w:tabs>
          <w:tab w:val="left" w:pos="420"/>
        </w:tabs>
        <w:spacing w:line="276" w:lineRule="auto"/>
        <w:rPr>
          <w:rFonts w:cs="Times New Roman"/>
        </w:rPr>
      </w:pPr>
      <w:ins w:id="1096" w:author="Chung, Joseph" w:date="2020-08-22T17:13:00Z">
        <w:r>
          <w:rPr>
            <w:rFonts w:cs="Times New Roman"/>
          </w:rPr>
          <w:t xml:space="preserve">Data </w:t>
        </w:r>
      </w:ins>
      <w:ins w:id="1097" w:author="Chung, Joseph" w:date="2020-08-22T17:14:00Z">
        <w:r>
          <w:rPr>
            <w:rFonts w:cs="Times New Roman"/>
          </w:rPr>
          <w:t>encryption/decryption</w:t>
        </w:r>
      </w:ins>
    </w:p>
    <w:p>
      <w:pPr>
        <w:pStyle w:val="3"/>
        <w:rPr>
          <w:rFonts w:cs="Times New Roman"/>
        </w:rPr>
      </w:pPr>
      <w:bookmarkStart w:id="135" w:name="_Toc22493"/>
      <w:bookmarkStart w:id="136" w:name="_Toc14054"/>
      <w:bookmarkStart w:id="137" w:name="_Toc1430555504"/>
      <w:bookmarkStart w:id="138" w:name="_Toc24695"/>
      <w:bookmarkStart w:id="139" w:name="_Toc598859151"/>
      <w:bookmarkStart w:id="140" w:name="_Toc2140318630"/>
      <w:r>
        <w:rPr>
          <w:rFonts w:cs="Times New Roman"/>
        </w:rPr>
        <w:t>4.2 Software Engineering Process</w:t>
      </w:r>
      <w:bookmarkEnd w:id="135"/>
      <w:bookmarkEnd w:id="136"/>
      <w:bookmarkEnd w:id="137"/>
      <w:bookmarkEnd w:id="138"/>
      <w:bookmarkEnd w:id="139"/>
      <w:bookmarkEnd w:id="140"/>
    </w:p>
    <w:p>
      <w:pPr>
        <w:rPr>
          <w:rFonts w:cs="Times New Roman"/>
          <w:strike/>
          <w:color w:val="FF0000"/>
        </w:rPr>
      </w:pPr>
      <w:r>
        <w:rPr>
          <w:rFonts w:cs="Times New Roman"/>
          <w:color w:val="000000" w:themeColor="text1"/>
          <w14:textFill>
            <w14:solidFill>
              <w14:schemeClr w14:val="tx1"/>
            </w14:solidFill>
          </w14:textFill>
        </w:rPr>
        <w:t>In real system design, there are engineering design, system architecture deployment design, and unified modeling language</w:t>
      </w:r>
      <w:ins w:id="1098" w:author="Chung, Joseph" w:date="2020-08-22T17:16:00Z">
        <w:r>
          <w:rPr>
            <w:rFonts w:cs="Times New Roman"/>
            <w:color w:val="000000" w:themeColor="text1"/>
            <w14:textFill>
              <w14:solidFill>
                <w14:schemeClr w14:val="tx1"/>
              </w14:solidFill>
            </w14:textFill>
          </w:rPr>
          <w:t xml:space="preserve"> (UML)</w:t>
        </w:r>
      </w:ins>
      <w:r>
        <w:rPr>
          <w:rFonts w:cs="Times New Roman"/>
          <w:color w:val="000000" w:themeColor="text1"/>
          <w14:textFill>
            <w14:solidFill>
              <w14:schemeClr w14:val="tx1"/>
            </w14:solidFill>
          </w14:textFill>
        </w:rPr>
        <w:t xml:space="preserve">. Online system and theoretical verification of the system should follow all of the design principles. In </w:t>
      </w:r>
      <w:ins w:id="1099" w:author="devil" w:date="2020-08-23T11:25:00Z">
        <w:r>
          <w:rPr>
            <w:rFonts w:hint="eastAsia" w:cs="Times New Roman"/>
            <w:color w:val="000000" w:themeColor="text1"/>
            <w14:textFill>
              <w14:solidFill>
                <w14:schemeClr w14:val="tx1"/>
              </w14:solidFill>
            </w14:textFill>
          </w:rPr>
          <w:t>Fig.</w:t>
        </w:r>
      </w:ins>
      <w:r>
        <w:rPr>
          <w:rFonts w:cs="Times New Roman"/>
          <w:color w:val="000000" w:themeColor="text1"/>
          <w14:textFill>
            <w14:solidFill>
              <w14:schemeClr w14:val="tx1"/>
            </w14:solidFill>
          </w14:textFill>
        </w:rPr>
        <w:t xml:space="preserve"> 4, the design of software process follows the life cycle of software engineering and adopts agile model. Agile model</w:t>
      </w:r>
      <w:r>
        <w:rPr>
          <w:rFonts w:cs="Times New Roman"/>
        </w:rPr>
        <w:t xml:space="preserve"> is a working format </w:t>
      </w:r>
      <w:ins w:id="1100" w:author="Chung, Joseph" w:date="2020-08-22T17:15:00Z">
        <w:r>
          <w:rPr>
            <w:rFonts w:cs="Times New Roman"/>
          </w:rPr>
          <w:t xml:space="preserve">in which </w:t>
        </w:r>
      </w:ins>
      <w:r>
        <w:rPr>
          <w:rFonts w:cs="Times New Roman"/>
          <w:lang w:val="en-US"/>
        </w:rPr>
        <w:t>development requirements and solutions are completed through</w:t>
      </w:r>
      <w:r>
        <w:rPr>
          <w:rFonts w:cs="Times New Roman"/>
        </w:rPr>
        <w:t xml:space="preserve"> </w:t>
      </w:r>
      <w:r>
        <w:rPr>
          <w:rFonts w:cs="Times New Roman"/>
          <w:lang w:val="en-US"/>
        </w:rPr>
        <w:t>the collaborative effort of</w:t>
      </w:r>
      <w:r>
        <w:rPr>
          <w:rFonts w:cs="Times New Roman"/>
        </w:rPr>
        <w:t xml:space="preserve"> self-organized</w:t>
      </w:r>
      <w:r>
        <w:rPr>
          <w:rFonts w:cs="Times New Roman"/>
          <w:lang w:val="en-US"/>
        </w:rPr>
        <w:t> and </w:t>
      </w:r>
      <w:r>
        <w:rPr>
          <w:rFonts w:cs="Times New Roman"/>
        </w:rPr>
        <w:t>cross-functional</w:t>
      </w:r>
      <w:r>
        <w:rPr>
          <w:rFonts w:cs="Times New Roman"/>
          <w:lang w:val="en-US"/>
        </w:rPr>
        <w:t> teams</w:t>
      </w:r>
      <w:r>
        <w:rPr>
          <w:rFonts w:cs="Times New Roman"/>
        </w:rPr>
        <w:t xml:space="preserve"> </w:t>
      </w:r>
      <w:r>
        <w:rPr>
          <w:rFonts w:cs="Times New Roman"/>
          <w:lang w:val="en-US"/>
        </w:rPr>
        <w:t>and their </w:t>
      </w:r>
      <w:r>
        <w:rPr>
          <w:rFonts w:cs="Times New Roman"/>
        </w:rPr>
        <w:t>customers or end users</w:t>
      </w:r>
      <w:r>
        <w:rPr>
          <w:rFonts w:cs="Times New Roman"/>
          <w:lang w:val="en-US"/>
        </w:rPr>
        <w:t>.</w:t>
      </w:r>
      <w:r>
        <w:rPr>
          <w:rStyle w:val="18"/>
          <w:rFonts w:cs="Times New Roman"/>
          <w:lang w:val="en-US"/>
        </w:rPr>
        <w:t>[</w:t>
      </w:r>
      <w:r>
        <w:rPr>
          <w:rStyle w:val="18"/>
          <w:rFonts w:cs="Times New Roman"/>
          <w:lang w:val="en-US"/>
        </w:rPr>
        <w:endnoteReference w:id="11"/>
      </w:r>
      <w:r>
        <w:rPr>
          <w:rStyle w:val="18"/>
          <w:rFonts w:cs="Times New Roman"/>
          <w:lang w:val="en-US"/>
        </w:rPr>
        <w:t>]</w:t>
      </w:r>
      <w:r>
        <w:rPr>
          <w:rFonts w:cs="Times New Roman"/>
        </w:rPr>
        <w:t xml:space="preserve"> </w:t>
      </w:r>
      <w:r>
        <w:rPr>
          <w:rFonts w:cs="Times New Roman"/>
          <w:lang w:val="en-US"/>
        </w:rPr>
        <w:t>It advocates adaptive planning, evolutionary development, early</w:t>
      </w:r>
      <w:r>
        <w:rPr>
          <w:rFonts w:cs="Times New Roman"/>
        </w:rPr>
        <w:t xml:space="preserve"> </w:t>
      </w:r>
      <w:r>
        <w:rPr>
          <w:rFonts w:cs="Times New Roman"/>
          <w:lang w:val="en-US"/>
        </w:rPr>
        <w:t>delivery, and </w:t>
      </w:r>
      <w:r>
        <w:rPr>
          <w:rFonts w:cs="Times New Roman"/>
        </w:rPr>
        <w:t xml:space="preserve">continual improvement. This approach </w:t>
      </w:r>
      <w:r>
        <w:rPr>
          <w:rFonts w:cs="Times New Roman"/>
          <w:lang w:val="en-US"/>
        </w:rPr>
        <w:t xml:space="preserve">encourages flexible responses to changes </w:t>
      </w:r>
      <w:ins w:id="1101" w:author="Chung, Joseph" w:date="2020-08-22T17:16:00Z">
        <w:r>
          <w:rPr>
            <w:rFonts w:cs="Times New Roman"/>
            <w:lang w:val="en-US"/>
          </w:rPr>
          <w:t xml:space="preserve">that </w:t>
        </w:r>
      </w:ins>
      <w:r>
        <w:rPr>
          <w:rFonts w:cs="Times New Roman"/>
          <w:lang w:val="en-US"/>
        </w:rPr>
        <w:t>occurred during system development, maintenance and upgrades.</w:t>
      </w:r>
      <w:r>
        <w:rPr>
          <w:rStyle w:val="18"/>
          <w:rFonts w:cs="Times New Roman"/>
          <w:lang w:val="en-US"/>
        </w:rPr>
        <w:t>[</w:t>
      </w:r>
      <w:r>
        <w:rPr>
          <w:rStyle w:val="18"/>
          <w:rFonts w:cs="Times New Roman"/>
          <w:lang w:val="en-US"/>
        </w:rPr>
        <w:endnoteReference w:id="12"/>
      </w:r>
      <w:r>
        <w:rPr>
          <w:rStyle w:val="18"/>
          <w:rFonts w:cs="Times New Roman"/>
          <w:lang w:val="en-US"/>
        </w:rPr>
        <w:t>]</w:t>
      </w:r>
    </w:p>
    <w:p>
      <w:pPr>
        <w:rPr>
          <w:rFonts w:cs="Times New Roman"/>
        </w:rPr>
      </w:pPr>
      <w:r>
        <w:rPr>
          <w:rFonts w:cs="Times New Roman"/>
          <w:lang w:val="en-US" w:eastAsia="en-US"/>
        </w:rPr>
        <w:drawing>
          <wp:inline distT="0" distB="0" distL="0" distR="0">
            <wp:extent cx="3122930" cy="3077845"/>
            <wp:effectExtent l="0" t="0" r="0" b="0"/>
            <wp:docPr id="3" name="Picture 7" descr="SoftwareEngProc"/>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7" descr="SoftwareEngProc"/>
                    <pic:cNvPicPr>
                      <a:picLocks noChangeAspect="true" noChangeArrowheads="true"/>
                    </pic:cNvPicPr>
                  </pic:nvPicPr>
                  <pic:blipFill>
                    <a:blip r:embed="rId25"/>
                    <a:srcRect l="7393" t="6434" r="33368" b="15814"/>
                    <a:stretch>
                      <a:fillRect/>
                    </a:stretch>
                  </pic:blipFill>
                  <pic:spPr>
                    <a:xfrm>
                      <a:off x="0" y="0"/>
                      <a:ext cx="3122930" cy="3077845"/>
                    </a:xfrm>
                    <a:prstGeom prst="rect">
                      <a:avLst/>
                    </a:prstGeom>
                    <a:ln>
                      <a:noFill/>
                    </a:ln>
                  </pic:spPr>
                </pic:pic>
              </a:graphicData>
            </a:graphic>
          </wp:inline>
        </w:drawing>
      </w:r>
    </w:p>
    <w:p>
      <w:pPr>
        <w:pStyle w:val="38"/>
        <w:rPr>
          <w:rFonts w:cs="Times New Roman"/>
        </w:rPr>
      </w:pPr>
      <w:ins w:id="1102" w:author="devil" w:date="2020-08-23T11:25:00Z">
        <w:r>
          <w:rPr>
            <w:rFonts w:hint="eastAsia" w:cs="Times New Roman"/>
          </w:rPr>
          <w:t>Fig.</w:t>
        </w:r>
      </w:ins>
      <w:r>
        <w:rPr>
          <w:rFonts w:cs="Times New Roman"/>
        </w:rPr>
        <w:t xml:space="preserve"> 4</w:t>
      </w:r>
      <w:ins w:id="1103" w:author="Chung, Joseph" w:date="2020-08-22T17:15:00Z">
        <w:r>
          <w:rPr>
            <w:rFonts w:cs="Times New Roman"/>
          </w:rPr>
          <w:t>.</w:t>
        </w:r>
      </w:ins>
      <w:r>
        <w:rPr>
          <w:rFonts w:cs="Times New Roman"/>
        </w:rPr>
        <w:t xml:space="preserve"> System </w:t>
      </w:r>
      <w:r>
        <w:rPr>
          <w:rFonts w:hint="eastAsia" w:cs="Times New Roman"/>
          <w:lang w:val="en-US"/>
        </w:rPr>
        <w:t>d</w:t>
      </w:r>
      <w:r>
        <w:rPr>
          <w:rFonts w:cs="Times New Roman"/>
        </w:rPr>
        <w:t xml:space="preserve">evelopment </w:t>
      </w:r>
      <w:r>
        <w:rPr>
          <w:rFonts w:hint="eastAsia" w:cs="Times New Roman"/>
          <w:lang w:val="en-US"/>
        </w:rPr>
        <w:t>p</w:t>
      </w:r>
      <w:r>
        <w:rPr>
          <w:rFonts w:cs="Times New Roman"/>
        </w:rPr>
        <w:t xml:space="preserve">rocess, based on </w:t>
      </w:r>
      <w:r>
        <w:rPr>
          <w:rFonts w:cs="Times New Roman"/>
          <w:lang w:val="en-US"/>
        </w:rPr>
        <w:t>A</w:t>
      </w:r>
      <w:r>
        <w:rPr>
          <w:rFonts w:cs="Times New Roman"/>
        </w:rPr>
        <w:t>gile</w:t>
      </w:r>
    </w:p>
    <w:p>
      <w:pPr>
        <w:rPr>
          <w:rFonts w:cs="Times New Roman"/>
        </w:rPr>
      </w:pPr>
    </w:p>
    <w:p>
      <w:pPr>
        <w:rPr>
          <w:rFonts w:cs="Times New Roman"/>
          <w:color w:val="FF0000"/>
        </w:rPr>
      </w:pPr>
      <w:r>
        <w:rPr>
          <w:rFonts w:cs="Times New Roman"/>
        </w:rPr>
        <w:t xml:space="preserve">The whole implementation process is divided into 6 parts. Some of the specific requirements are explained in this section, such as Framework design and UML design. The key algorithms and methods </w:t>
      </w:r>
      <w:ins w:id="1104" w:author="Chung, Joseph" w:date="2020-08-22T17:17:00Z">
        <w:r>
          <w:rPr>
            <w:rFonts w:cs="Times New Roman"/>
          </w:rPr>
          <w:t xml:space="preserve">specifically </w:t>
        </w:r>
      </w:ins>
      <w:r>
        <w:rPr>
          <w:rFonts w:cs="Times New Roman"/>
        </w:rPr>
        <w:t>created for this project are discussed in detail in Chapter 5. Finally, testing and verification are presented in Chapter 6.</w:t>
      </w:r>
    </w:p>
    <w:p>
      <w:pPr>
        <w:pStyle w:val="4"/>
        <w:rPr>
          <w:rFonts w:eastAsia="Noto Sans CJK SC" w:cs="Times New Roman"/>
        </w:rPr>
      </w:pPr>
      <w:bookmarkStart w:id="141" w:name="_Toc19893"/>
      <w:bookmarkStart w:id="142" w:name="_Toc554787020"/>
      <w:bookmarkStart w:id="143" w:name="_Toc24741"/>
      <w:bookmarkStart w:id="144" w:name="_Toc10461"/>
      <w:bookmarkStart w:id="145" w:name="_Toc17504431"/>
      <w:bookmarkStart w:id="146" w:name="_Toc1396813229"/>
      <w:r>
        <w:rPr>
          <w:rFonts w:eastAsia="Noto Sans CJK SC" w:cs="Times New Roman"/>
        </w:rPr>
        <w:t xml:space="preserve">4.2.1 System </w:t>
      </w:r>
      <w:r>
        <w:rPr>
          <w:rFonts w:hint="eastAsia" w:eastAsia="Noto Sans CJK SC" w:cs="Times New Roman"/>
          <w:lang w:val="en-US"/>
        </w:rPr>
        <w:t>D</w:t>
      </w:r>
      <w:r>
        <w:rPr>
          <w:rFonts w:eastAsia="Noto Sans CJK SC" w:cs="Times New Roman"/>
        </w:rPr>
        <w:t xml:space="preserve">eployment </w:t>
      </w:r>
      <w:r>
        <w:rPr>
          <w:rFonts w:hint="eastAsia" w:eastAsia="Noto Sans CJK SC" w:cs="Times New Roman"/>
          <w:lang w:val="en-US"/>
        </w:rPr>
        <w:t>S</w:t>
      </w:r>
      <w:r>
        <w:rPr>
          <w:rFonts w:eastAsia="Noto Sans CJK SC" w:cs="Times New Roman"/>
        </w:rPr>
        <w:t xml:space="preserve">tructure </w:t>
      </w:r>
      <w:r>
        <w:rPr>
          <w:rFonts w:hint="eastAsia" w:eastAsia="Noto Sans CJK SC" w:cs="Times New Roman"/>
          <w:lang w:val="en-US"/>
        </w:rPr>
        <w:t>D</w:t>
      </w:r>
      <w:r>
        <w:rPr>
          <w:rFonts w:eastAsia="Noto Sans CJK SC" w:cs="Times New Roman"/>
        </w:rPr>
        <w:t>esign</w:t>
      </w:r>
      <w:bookmarkEnd w:id="141"/>
      <w:bookmarkEnd w:id="142"/>
      <w:bookmarkEnd w:id="143"/>
      <w:bookmarkEnd w:id="144"/>
      <w:bookmarkEnd w:id="145"/>
      <w:bookmarkEnd w:id="146"/>
    </w:p>
    <w:p>
      <w:pPr>
        <w:rPr>
          <w:rFonts w:cs="Times New Roman"/>
          <w:color w:val="FFC000"/>
        </w:rPr>
      </w:pPr>
      <w:r>
        <w:rPr>
          <w:rFonts w:cs="Times New Roman"/>
          <w:color w:val="000000" w:themeColor="text1"/>
          <w14:textFill>
            <w14:solidFill>
              <w14:schemeClr w14:val="tx1"/>
            </w14:solidFill>
          </w14:textFill>
        </w:rPr>
        <w:t>The deployment of the whole search engine system follows</w:t>
      </w:r>
      <w:r>
        <w:rPr>
          <w:rFonts w:cs="Times New Roman"/>
        </w:rPr>
        <w:t xml:space="preserve"> the common w</w:t>
      </w:r>
      <w:r>
        <w:rPr>
          <w:rFonts w:cs="Times New Roman"/>
          <w:color w:val="000000" w:themeColor="text1"/>
          <w14:textFill>
            <w14:solidFill>
              <w14:schemeClr w14:val="tx1"/>
            </w14:solidFill>
          </w14:textFill>
        </w:rPr>
        <w:t xml:space="preserve">eb deployment mode as illustrated in </w:t>
      </w:r>
      <w:ins w:id="1105" w:author="devil" w:date="2020-08-23T11:25:00Z">
        <w:r>
          <w:rPr>
            <w:rFonts w:hint="eastAsia" w:cs="Times New Roman"/>
            <w:color w:val="000000" w:themeColor="text1"/>
            <w14:textFill>
              <w14:solidFill>
                <w14:schemeClr w14:val="tx1"/>
              </w14:solidFill>
            </w14:textFill>
          </w:rPr>
          <w:t>Fig.</w:t>
        </w:r>
      </w:ins>
      <w:r>
        <w:rPr>
          <w:rFonts w:cs="Times New Roman"/>
          <w:color w:val="000000" w:themeColor="text1"/>
          <w14:textFill>
            <w14:solidFill>
              <w14:schemeClr w14:val="tx1"/>
            </w14:solidFill>
          </w14:textFill>
        </w:rPr>
        <w:t xml:space="preserve"> 5.</w:t>
      </w:r>
    </w:p>
    <w:p>
      <w:pPr>
        <w:rPr>
          <w:rFonts w:cs="Times New Roman"/>
        </w:rPr>
      </w:pPr>
      <w:ins w:id="1106" w:author="devil" w:date="2020-08-23T13:32:00Z">
        <w:r>
          <w:rPr>
            <w:rFonts w:cs="Times New Roman"/>
            <w:lang w:val="en-US" w:eastAsia="en-US"/>
          </w:rPr>
          <w:drawing>
            <wp:inline distT="0" distB="0" distL="114300" distR="114300">
              <wp:extent cx="5172075" cy="2872740"/>
              <wp:effectExtent l="0" t="0" r="9525" b="3810"/>
              <wp:docPr id="43" name="图片 43" descr="Deployment diagra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3" name="图片 43" descr="Deployment diagram"/>
                      <pic:cNvPicPr>
                        <a:picLocks noChangeAspect="true"/>
                      </pic:cNvPicPr>
                    </pic:nvPicPr>
                    <pic:blipFill>
                      <a:blip r:embed="rId26"/>
                      <a:stretch>
                        <a:fillRect/>
                      </a:stretch>
                    </pic:blipFill>
                    <pic:spPr>
                      <a:xfrm>
                        <a:off x="0" y="0"/>
                        <a:ext cx="5172075" cy="2872740"/>
                      </a:xfrm>
                      <a:prstGeom prst="rect">
                        <a:avLst/>
                      </a:prstGeom>
                    </pic:spPr>
                  </pic:pic>
                </a:graphicData>
              </a:graphic>
            </wp:inline>
          </w:drawing>
        </w:r>
      </w:ins>
    </w:p>
    <w:p>
      <w:pPr>
        <w:pStyle w:val="38"/>
        <w:rPr>
          <w:rFonts w:cs="Times New Roman"/>
        </w:rPr>
      </w:pPr>
      <w:ins w:id="1108" w:author="devil" w:date="2020-08-23T11:25:00Z">
        <w:r>
          <w:rPr>
            <w:rFonts w:hint="eastAsia" w:cs="Times New Roman"/>
          </w:rPr>
          <w:t>Fig.</w:t>
        </w:r>
      </w:ins>
      <w:r>
        <w:rPr>
          <w:rFonts w:cs="Times New Roman"/>
        </w:rPr>
        <w:t xml:space="preserve"> 5</w:t>
      </w:r>
      <w:ins w:id="1109" w:author="Chung, Joseph" w:date="2020-08-22T17:18:00Z">
        <w:r>
          <w:rPr>
            <w:rFonts w:cs="Times New Roman"/>
          </w:rPr>
          <w:t>.</w:t>
        </w:r>
      </w:ins>
      <w:r>
        <w:rPr>
          <w:rFonts w:cs="Times New Roman"/>
        </w:rPr>
        <w:t xml:space="preserve"> System deployment architecture</w:t>
      </w:r>
    </w:p>
    <w:p>
      <w:pPr>
        <w:rPr>
          <w:rFonts w:cs="Times New Roman"/>
        </w:rPr>
      </w:pPr>
    </w:p>
    <w:p>
      <w:pPr>
        <w:rPr>
          <w:rFonts w:cs="Times New Roman"/>
        </w:rPr>
      </w:pPr>
      <w:r>
        <w:rPr>
          <w:rFonts w:cs="Times New Roman"/>
        </w:rPr>
        <w:t xml:space="preserve">If server deployment is distributed in multiple servers in the same Intranet or multiple networks, each server has its own work task and provides API or open port for connections with other components or applications. This is a very popular deployment method of Web services, as it can handle large concurrent requests, reduce the coupling between services, and improve security. Multiple servers can be managed by different teams or individuals, making it easier and more efficient to cooperate with each other. In </w:t>
      </w:r>
      <w:ins w:id="1110" w:author="devil" w:date="2020-08-23T11:25:00Z">
        <w:r>
          <w:rPr>
            <w:rFonts w:hint="eastAsia" w:cs="Times New Roman"/>
          </w:rPr>
          <w:t>Fig.</w:t>
        </w:r>
      </w:ins>
      <w:r>
        <w:rPr>
          <w:rFonts w:cs="Times New Roman"/>
        </w:rPr>
        <w:t xml:space="preserve"> 5, </w:t>
      </w:r>
      <w:ins w:id="1111" w:author="Chung, Joseph" w:date="2020-08-22T17:22:00Z">
        <w:r>
          <w:rPr>
            <w:rFonts w:cs="Times New Roman"/>
          </w:rPr>
          <w:t xml:space="preserve">we show </w:t>
        </w:r>
      </w:ins>
      <w:r>
        <w:rPr>
          <w:rFonts w:cs="Times New Roman"/>
        </w:rPr>
        <w:t xml:space="preserve">user clients (PC or mobile with browsers), CDN (content delivery network), reverse proxy server, firewalls, business logic server group, business server and database connections. </w:t>
      </w:r>
    </w:p>
    <w:p>
      <w:pPr>
        <w:rPr>
          <w:rFonts w:cs="Times New Roman"/>
        </w:rPr>
      </w:pPr>
    </w:p>
    <w:p>
      <w:pPr>
        <w:rPr>
          <w:rFonts w:cs="Times New Roman"/>
        </w:rPr>
      </w:pPr>
      <w:r>
        <w:rPr>
          <w:rFonts w:cs="Times New Roman"/>
        </w:rPr>
        <w:t xml:space="preserve">The firewalls between </w:t>
      </w:r>
      <w:ins w:id="1112" w:author="Chung, Joseph" w:date="2020-08-22T17:23:00Z">
        <w:r>
          <w:rPr>
            <w:rFonts w:cs="Times New Roman"/>
          </w:rPr>
          <w:t xml:space="preserve">the servers are needed </w:t>
        </w:r>
      </w:ins>
      <w:r>
        <w:rPr>
          <w:rFonts w:cs="Times New Roman"/>
        </w:rPr>
        <w:t>to control access</w:t>
      </w:r>
      <w:ins w:id="1113" w:author="Chung, Joseph" w:date="2020-08-22T17:23:00Z">
        <w:r>
          <w:rPr>
            <w:rFonts w:cs="Times New Roman"/>
          </w:rPr>
          <w:t xml:space="preserve"> to </w:t>
        </w:r>
      </w:ins>
      <w:r>
        <w:rPr>
          <w:rFonts w:cs="Times New Roman"/>
        </w:rPr>
        <w:t>secur</w:t>
      </w:r>
      <w:ins w:id="1114" w:author="Chung, Joseph" w:date="2020-08-22T17:23:00Z">
        <w:r>
          <w:rPr>
            <w:rFonts w:cs="Times New Roman"/>
          </w:rPr>
          <w:t>e the</w:t>
        </w:r>
      </w:ins>
      <w:r>
        <w:rPr>
          <w:rFonts w:cs="Times New Roman"/>
        </w:rPr>
        <w:t xml:space="preserve"> data center. In our design, part of database server data is stored in </w:t>
      </w:r>
      <w:ins w:id="1115" w:author="Chung, Joseph" w:date="2020-08-22T17:23:00Z">
        <w:r>
          <w:rPr>
            <w:rFonts w:cs="Times New Roman"/>
          </w:rPr>
          <w:t xml:space="preserve">a </w:t>
        </w:r>
      </w:ins>
      <w:r>
        <w:rPr>
          <w:rFonts w:cs="Times New Roman"/>
        </w:rPr>
        <w:t>high-speed</w:t>
      </w:r>
      <w:ins w:id="1116" w:author="Chung, Joseph" w:date="2020-08-22T17:23:00Z">
        <w:r>
          <w:rPr>
            <w:rFonts w:cs="Times New Roman"/>
          </w:rPr>
          <w:t>,</w:t>
        </w:r>
      </w:ins>
      <w:r>
        <w:rPr>
          <w:rFonts w:cs="Times New Roman"/>
        </w:rPr>
        <w:t xml:space="preserve"> non-relational database, such as </w:t>
      </w:r>
      <w:r>
        <w:rPr>
          <w:rFonts w:cs="Times New Roman"/>
          <w:lang w:val="en-US"/>
        </w:rPr>
        <w:t>R</w:t>
      </w:r>
      <w:r>
        <w:rPr>
          <w:rFonts w:cs="Times New Roman"/>
        </w:rPr>
        <w:t xml:space="preserve">edis or </w:t>
      </w:r>
      <w:r>
        <w:rPr>
          <w:rFonts w:cs="Times New Roman"/>
          <w:lang w:val="en-US"/>
        </w:rPr>
        <w:t>M</w:t>
      </w:r>
      <w:r>
        <w:rPr>
          <w:rFonts w:cs="Times New Roman"/>
        </w:rPr>
        <w:t>ongo</w:t>
      </w:r>
      <w:r>
        <w:rPr>
          <w:rFonts w:cs="Times New Roman"/>
          <w:lang w:val="en-US"/>
        </w:rPr>
        <w:t>DB</w:t>
      </w:r>
      <w:r>
        <w:rPr>
          <w:rFonts w:cs="Times New Roman"/>
        </w:rPr>
        <w:t>, to deal with some high-frequency search engine requests. High-performance storage structure is detailed in Chapter 5 to accommodate three layered searching strategy.</w:t>
      </w:r>
    </w:p>
    <w:p>
      <w:pPr>
        <w:rPr>
          <w:rFonts w:cs="Times New Roman"/>
        </w:rPr>
      </w:pPr>
    </w:p>
    <w:p>
      <w:pPr>
        <w:rPr>
          <w:rFonts w:cs="Times New Roman"/>
        </w:rPr>
      </w:pPr>
      <w:r>
        <w:rPr>
          <w:rFonts w:cs="Times New Roman"/>
        </w:rPr>
        <w:t>CDN stands for content delivery network or content distribution network</w:t>
      </w:r>
      <w:r>
        <w:rPr>
          <w:rStyle w:val="18"/>
          <w:rFonts w:cs="Times New Roman"/>
        </w:rPr>
        <w:t>[</w:t>
      </w:r>
      <w:r>
        <w:rPr>
          <w:rStyle w:val="18"/>
          <w:rFonts w:cs="Times New Roman"/>
        </w:rPr>
        <w:endnoteReference w:id="13"/>
      </w:r>
      <w:r>
        <w:rPr>
          <w:rStyle w:val="18"/>
          <w:rFonts w:cs="Times New Roman"/>
        </w:rPr>
        <w:t>]</w:t>
      </w:r>
      <w:r>
        <w:rPr>
          <w:rFonts w:cs="Times New Roman"/>
          <w:lang w:val="en-US"/>
        </w:rPr>
        <w:t xml:space="preserve">. </w:t>
      </w:r>
      <w:ins w:id="1117" w:author="Chung, Joseph" w:date="2020-08-22T17:26:00Z">
        <w:r>
          <w:rPr>
            <w:rFonts w:cs="Times New Roman"/>
            <w:lang w:val="en-US"/>
          </w:rPr>
          <w:t xml:space="preserve">The purpose of CDN is to speed up searches based on the existence of static files. </w:t>
        </w:r>
      </w:ins>
      <w:r>
        <w:rPr>
          <w:rFonts w:cs="Times New Roman"/>
        </w:rPr>
        <w:t>Static files can be distributed on multiple nodes of the Internet. Commonly applied in distributed system</w:t>
      </w:r>
      <w:ins w:id="1118" w:author="Chung, Joseph" w:date="2020-08-22T17:26:00Z">
        <w:r>
          <w:rPr>
            <w:rFonts w:cs="Times New Roman"/>
          </w:rPr>
          <w:t>s</w:t>
        </w:r>
      </w:ins>
      <w:r>
        <w:rPr>
          <w:rFonts w:cs="Times New Roman"/>
        </w:rPr>
        <w:t>, when users access static data, the nearest fastest server is tried first.</w:t>
      </w:r>
    </w:p>
    <w:p>
      <w:pPr>
        <w:rPr>
          <w:rFonts w:cs="Times New Roman"/>
        </w:rPr>
      </w:pPr>
    </w:p>
    <w:p>
      <w:pPr>
        <w:rPr>
          <w:rFonts w:cs="Times New Roman"/>
        </w:rPr>
      </w:pPr>
      <w:r>
        <w:rPr>
          <w:rFonts w:cs="Times New Roman"/>
        </w:rPr>
        <w:t xml:space="preserve">The reverse proxy server distributes user requests to upstream servers, which can effectively reduce the possibility of congestion. At the same time, no server downtime will affect user requests. There must be a firewall between the reverse proxy server and the cluster server to control access </w:t>
      </w:r>
      <w:ins w:id="1119" w:author="Chung, Joseph" w:date="2020-08-22T17:28:00Z">
        <w:r>
          <w:rPr>
            <w:rFonts w:cs="Times New Roman"/>
          </w:rPr>
          <w:t xml:space="preserve">using </w:t>
        </w:r>
      </w:ins>
      <w:ins w:id="1120" w:author="Chung, Joseph" w:date="2020-08-22T17:27:00Z">
        <w:r>
          <w:rPr>
            <w:rFonts w:cs="Times New Roman"/>
          </w:rPr>
          <w:t xml:space="preserve">either </w:t>
        </w:r>
      </w:ins>
      <w:r>
        <w:rPr>
          <w:rFonts w:cs="Times New Roman"/>
        </w:rPr>
        <w:t xml:space="preserve">a whitelist </w:t>
      </w:r>
      <w:ins w:id="1121" w:author="Chung, Joseph" w:date="2020-08-22T17:27:00Z">
        <w:r>
          <w:rPr>
            <w:rFonts w:cs="Times New Roman"/>
          </w:rPr>
          <w:t xml:space="preserve">or blacklist to </w:t>
        </w:r>
      </w:ins>
      <w:r>
        <w:rPr>
          <w:rFonts w:cs="Times New Roman"/>
        </w:rPr>
        <w:t>prohibit illegal users from directly accessing the cluster.</w:t>
      </w:r>
      <w:r>
        <w:rPr>
          <w:rStyle w:val="19"/>
          <w:rFonts w:cs="Times New Roman"/>
        </w:rPr>
        <w:footnoteReference w:id="5"/>
      </w:r>
    </w:p>
    <w:p>
      <w:pPr>
        <w:rPr>
          <w:rFonts w:cs="Times New Roman"/>
        </w:rPr>
      </w:pPr>
    </w:p>
    <w:p>
      <w:pPr>
        <w:rPr>
          <w:rFonts w:cs="Times New Roman"/>
        </w:rPr>
      </w:pPr>
      <w:r>
        <w:rPr>
          <w:rFonts w:cs="Times New Roman"/>
        </w:rPr>
        <w:t>There are many servers in the server cluster</w:t>
      </w:r>
      <w:ins w:id="1122" w:author="Chung, Joseph" w:date="2020-08-22T17:28:00Z">
        <w:r>
          <w:rPr>
            <w:rFonts w:cs="Times New Roman"/>
          </w:rPr>
          <w:t>.</w:t>
        </w:r>
      </w:ins>
      <w:r>
        <w:rPr>
          <w:rFonts w:cs="Times New Roman"/>
        </w:rPr>
        <w:t xml:space="preserve"> </w:t>
      </w:r>
      <w:ins w:id="1123" w:author="Chung, Joseph" w:date="2020-08-22T17:28:00Z">
        <w:r>
          <w:rPr>
            <w:rFonts w:cs="Times New Roman"/>
          </w:rPr>
          <w:t xml:space="preserve">Most </w:t>
        </w:r>
      </w:ins>
      <w:r>
        <w:rPr>
          <w:rFonts w:cs="Times New Roman"/>
        </w:rPr>
        <w:t xml:space="preserve">of them are controllers dealing with business logic, There are also some </w:t>
      </w:r>
      <w:ins w:id="1124" w:author="Chung, Joseph" w:date="2020-08-22T17:28:00Z">
        <w:r>
          <w:rPr>
            <w:rFonts w:cs="Times New Roman"/>
          </w:rPr>
          <w:t xml:space="preserve">specialized </w:t>
        </w:r>
      </w:ins>
      <w:r>
        <w:rPr>
          <w:rFonts w:cs="Times New Roman"/>
        </w:rPr>
        <w:t xml:space="preserve">servers </w:t>
      </w:r>
      <w:ins w:id="1125" w:author="Chung, Joseph" w:date="2020-08-22T17:28:00Z">
        <w:r>
          <w:rPr>
            <w:rFonts w:cs="Times New Roman"/>
          </w:rPr>
          <w:t xml:space="preserve">for </w:t>
        </w:r>
      </w:ins>
      <w:r>
        <w:rPr>
          <w:rFonts w:cs="Times New Roman"/>
        </w:rPr>
        <w:t xml:space="preserve">processing big data. For example, in the system we built, </w:t>
      </w:r>
      <w:r>
        <w:rPr>
          <w:rFonts w:cs="Times New Roman"/>
          <w:b/>
          <w:bCs/>
        </w:rPr>
        <w:t xml:space="preserve">LRV </w:t>
      </w:r>
      <w:r>
        <w:rPr>
          <w:rFonts w:cs="Times New Roman"/>
        </w:rPr>
        <w:t>(</w:t>
      </w:r>
      <w:ins w:id="1126" w:author="Chung, Joseph" w:date="2020-08-22T17:29:00Z">
        <w:r>
          <w:rPr>
            <w:rFonts w:cs="Times New Roman"/>
          </w:rPr>
          <w:t xml:space="preserve">see </w:t>
        </w:r>
      </w:ins>
      <w:r>
        <w:rPr>
          <w:rFonts w:cs="Times New Roman"/>
        </w:rPr>
        <w:t xml:space="preserve"> Chapter 5) exists here. These servers, which are responsible for data processing, run continuously, sorting and classifying the resources and tags from the database, scoring the resources based on </w:t>
      </w:r>
      <w:r>
        <w:rPr>
          <w:rFonts w:cs="Times New Roman"/>
          <w:b/>
          <w:bCs/>
        </w:rPr>
        <w:t xml:space="preserve">LRV </w:t>
      </w:r>
      <w:r>
        <w:rPr>
          <w:rFonts w:cs="Times New Roman"/>
        </w:rPr>
        <w:t xml:space="preserve">algorithms </w:t>
      </w:r>
      <w:ins w:id="1127" w:author="Chung, Joseph" w:date="2020-08-22T17:30:00Z">
        <w:r>
          <w:rPr>
            <w:rFonts w:cs="Times New Roman"/>
          </w:rPr>
          <w:t xml:space="preserve">to </w:t>
        </w:r>
      </w:ins>
      <w:r>
        <w:rPr>
          <w:rFonts w:cs="Times New Roman"/>
        </w:rPr>
        <w:t>provid</w:t>
      </w:r>
      <w:ins w:id="1128" w:author="Chung, Joseph" w:date="2020-08-22T17:29:00Z">
        <w:r>
          <w:rPr>
            <w:rFonts w:cs="Times New Roman"/>
          </w:rPr>
          <w:t>e</w:t>
        </w:r>
      </w:ins>
      <w:r>
        <w:rPr>
          <w:rFonts w:cs="Times New Roman"/>
        </w:rPr>
        <w:t xml:space="preserve"> the core business </w:t>
      </w:r>
      <w:ins w:id="1129" w:author="Chung, Joseph" w:date="2020-08-22T17:29:00Z">
        <w:r>
          <w:rPr>
            <w:rFonts w:cs="Times New Roman"/>
          </w:rPr>
          <w:t xml:space="preserve">function </w:t>
        </w:r>
      </w:ins>
      <w:r>
        <w:rPr>
          <w:rFonts w:cs="Times New Roman"/>
        </w:rPr>
        <w:t>for users to search for the valuable resources.</w:t>
      </w:r>
    </w:p>
    <w:p>
      <w:pPr>
        <w:rPr>
          <w:rFonts w:cs="Times New Roman"/>
        </w:rPr>
      </w:pPr>
    </w:p>
    <w:p>
      <w:pPr>
        <w:rPr>
          <w:rFonts w:cs="Times New Roman"/>
        </w:rPr>
      </w:pPr>
      <w:r>
        <w:rPr>
          <w:rFonts w:cs="Times New Roman"/>
        </w:rPr>
        <w:t xml:space="preserve">Search engines have high requirements for the speed of search and data acquisition, and the structure of relational database can be very complicated. For some simple tag searches, non-relational database and even cache database based </w:t>
      </w:r>
      <w:ins w:id="1130" w:author="Chung, Joseph" w:date="2020-08-22T17:30:00Z">
        <w:r>
          <w:rPr>
            <w:rFonts w:cs="Times New Roman"/>
          </w:rPr>
          <w:t xml:space="preserve">in </w:t>
        </w:r>
      </w:ins>
      <w:r>
        <w:rPr>
          <w:rFonts w:cs="Times New Roman"/>
        </w:rPr>
        <w:t>memory can provide search engines with greatly improved performance. In our design, non-relational database, such as Redis and MongoDB, are considered for performance optimization. Redis can save high-frequency search keywords in memory based on some page switching algorithms, which can effectively improve the search speed. More discussion</w:t>
      </w:r>
      <w:ins w:id="1131" w:author="Chung, Joseph" w:date="2020-08-22T17:30:00Z">
        <w:r>
          <w:rPr>
            <w:rFonts w:cs="Times New Roman"/>
          </w:rPr>
          <w:t xml:space="preserve"> of this </w:t>
        </w:r>
      </w:ins>
      <w:ins w:id="1132" w:author="Chung, Joseph" w:date="2020-08-22T17:31:00Z">
        <w:r>
          <w:rPr>
            <w:rFonts w:cs="Times New Roman"/>
          </w:rPr>
          <w:t xml:space="preserve">topic can be found </w:t>
        </w:r>
      </w:ins>
      <w:r>
        <w:rPr>
          <w:rFonts w:cs="Times New Roman"/>
        </w:rPr>
        <w:t>in Chapter</w:t>
      </w:r>
      <w:ins w:id="1133" w:author="Chung, Joseph" w:date="2020-08-22T17:31:00Z">
        <w:r>
          <w:rPr>
            <w:rFonts w:cs="Times New Roman"/>
          </w:rPr>
          <w:t>s</w:t>
        </w:r>
      </w:ins>
      <w:r>
        <w:rPr>
          <w:rFonts w:cs="Times New Roman"/>
        </w:rPr>
        <w:t xml:space="preserve"> 5 and 6.</w:t>
      </w:r>
    </w:p>
    <w:p>
      <w:pPr>
        <w:pStyle w:val="4"/>
        <w:rPr>
          <w:rFonts w:cs="Times New Roman"/>
          <w:color w:val="FF0000"/>
          <w:lang w:val="en-US"/>
        </w:rPr>
      </w:pPr>
      <w:bookmarkStart w:id="147" w:name="_Toc247332733"/>
      <w:bookmarkStart w:id="148" w:name="_Toc28242"/>
      <w:bookmarkStart w:id="149" w:name="_Toc14673"/>
      <w:bookmarkStart w:id="150" w:name="_Toc1146"/>
      <w:bookmarkStart w:id="151" w:name="_Toc1326533982"/>
      <w:bookmarkStart w:id="152" w:name="_Toc851112026"/>
      <w:r>
        <w:rPr>
          <w:rFonts w:cs="Times New Roman"/>
        </w:rPr>
        <w:t xml:space="preserve">4.2.2 </w:t>
      </w:r>
      <w:r>
        <w:rPr>
          <w:rFonts w:cs="Times New Roman"/>
          <w:lang w:val="en-US"/>
        </w:rPr>
        <w:t>Database</w:t>
      </w:r>
      <w:bookmarkEnd w:id="147"/>
      <w:r>
        <w:rPr>
          <w:rFonts w:cs="Times New Roman"/>
          <w:lang w:val="en-US"/>
        </w:rPr>
        <w:t xml:space="preserve"> Design</w:t>
      </w:r>
      <w:bookmarkEnd w:id="148"/>
      <w:bookmarkEnd w:id="149"/>
      <w:bookmarkEnd w:id="150"/>
      <w:bookmarkEnd w:id="151"/>
      <w:bookmarkEnd w:id="152"/>
    </w:p>
    <w:p>
      <w:pPr>
        <w:rPr>
          <w:rFonts w:cs="Times New Roman"/>
          <w:lang w:val="en-US"/>
        </w:rPr>
      </w:pPr>
      <w:r>
        <w:rPr>
          <w:rFonts w:cs="Times New Roman"/>
        </w:rPr>
        <w:t>E</w:t>
      </w:r>
      <w:r>
        <w:rPr>
          <w:rFonts w:cs="Times New Roman"/>
          <w:lang w:val="en-US"/>
        </w:rPr>
        <w:t>R model</w:t>
      </w:r>
      <w:r>
        <w:rPr>
          <w:rFonts w:cs="Times New Roman"/>
        </w:rPr>
        <w:t xml:space="preserve"> (</w:t>
      </w:r>
      <w:r>
        <w:rPr>
          <w:rFonts w:cs="Times New Roman"/>
          <w:lang w:val="en-US"/>
        </w:rPr>
        <w:t>Entity-relationship model</w:t>
      </w:r>
      <w:r>
        <w:rPr>
          <w:rFonts w:cs="Times New Roman"/>
        </w:rPr>
        <w:t>)</w:t>
      </w:r>
      <w:r>
        <w:rPr>
          <w:rFonts w:cs="Times New Roman"/>
          <w:lang w:val="en-US"/>
        </w:rPr>
        <w:t xml:space="preserve"> is used to present the logic of the entities and relationships among them. Modern web application development is typically database driven, and the design of relational database follows ER model design. </w:t>
      </w:r>
      <w:ins w:id="1134" w:author="devil" w:date="2020-08-23T11:25:00Z">
        <w:r>
          <w:rPr>
            <w:rFonts w:hint="eastAsia" w:cs="Times New Roman"/>
            <w:lang w:val="en-US"/>
          </w:rPr>
          <w:t>Fig.</w:t>
        </w:r>
      </w:ins>
      <w:r>
        <w:rPr>
          <w:rFonts w:cs="Times New Roman"/>
          <w:lang w:val="en-US"/>
        </w:rPr>
        <w:t xml:space="preserve"> 6 is the complete database</w:t>
      </w:r>
      <w:r>
        <w:rPr>
          <w:rFonts w:cs="Times New Roman"/>
        </w:rPr>
        <w:t xml:space="preserve"> </w:t>
      </w:r>
      <w:r>
        <w:rPr>
          <w:rFonts w:cs="Times New Roman"/>
          <w:lang w:val="en-US"/>
        </w:rPr>
        <w:t>design diagram of the search engine system</w:t>
      </w:r>
      <w:ins w:id="1135" w:author="Chung, Joseph" w:date="2020-08-22T17:32:00Z">
        <w:r>
          <w:rPr>
            <w:rFonts w:cs="Times New Roman"/>
            <w:lang w:val="en-US"/>
          </w:rPr>
          <w:t xml:space="preserve"> </w:t>
        </w:r>
      </w:ins>
      <w:ins w:id="1136" w:author="Chung, Joseph" w:date="2020-08-22T17:32:00Z">
        <w:r>
          <w:rPr>
            <w:rFonts w:cs="Times New Roman"/>
          </w:rPr>
          <w:t>(relational database only)</w:t>
        </w:r>
      </w:ins>
      <w:r>
        <w:rPr>
          <w:rFonts w:cs="Times New Roman"/>
          <w:lang w:val="en-US"/>
        </w:rPr>
        <w:t>.</w:t>
      </w:r>
    </w:p>
    <w:p>
      <w:pPr>
        <w:rPr>
          <w:rFonts w:cs="Times New Roman"/>
          <w:lang w:val="en-US"/>
        </w:rPr>
      </w:pPr>
    </w:p>
    <w:p>
      <w:pPr>
        <w:rPr>
          <w:rFonts w:cs="Times New Roman"/>
        </w:rPr>
      </w:pPr>
      <w:r>
        <w:rPr>
          <w:rFonts w:cs="Times New Roman"/>
          <w:lang w:val="en-US" w:eastAsia="en-US"/>
        </w:rPr>
        <w:drawing>
          <wp:inline distT="0" distB="0" distL="114300" distR="114300">
            <wp:extent cx="5574665" cy="4444365"/>
            <wp:effectExtent l="0" t="0" r="6985" b="13335"/>
            <wp:docPr id="30" name="Picture 30" descr="DeepinScreenshot_select-area_202008132308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Picture 30" descr="DeepinScreenshot_select-area_20200813230824"/>
                    <pic:cNvPicPr>
                      <a:picLocks noChangeAspect="true"/>
                    </pic:cNvPicPr>
                  </pic:nvPicPr>
                  <pic:blipFill>
                    <a:blip r:embed="rId27"/>
                    <a:srcRect t="1797" r="8970" b="4407"/>
                    <a:stretch>
                      <a:fillRect/>
                    </a:stretch>
                  </pic:blipFill>
                  <pic:spPr>
                    <a:xfrm>
                      <a:off x="0" y="0"/>
                      <a:ext cx="5574665" cy="4444365"/>
                    </a:xfrm>
                    <a:prstGeom prst="rect">
                      <a:avLst/>
                    </a:prstGeom>
                    <a:ln>
                      <a:noFill/>
                    </a:ln>
                  </pic:spPr>
                </pic:pic>
              </a:graphicData>
            </a:graphic>
          </wp:inline>
        </w:drawing>
      </w:r>
    </w:p>
    <w:p>
      <w:pPr>
        <w:pStyle w:val="38"/>
        <w:rPr>
          <w:rFonts w:cs="Times New Roman"/>
        </w:rPr>
      </w:pPr>
      <w:ins w:id="1137" w:author="devil" w:date="2020-08-23T11:25:00Z">
        <w:r>
          <w:rPr>
            <w:rFonts w:hint="eastAsia" w:cs="Times New Roman"/>
          </w:rPr>
          <w:t>Fig.</w:t>
        </w:r>
      </w:ins>
      <w:r>
        <w:rPr>
          <w:rFonts w:cs="Times New Roman"/>
        </w:rPr>
        <w:t xml:space="preserve"> 6</w:t>
      </w:r>
      <w:ins w:id="1138" w:author="Chung, Joseph" w:date="2020-08-22T17:32:00Z">
        <w:r>
          <w:rPr>
            <w:rFonts w:cs="Times New Roman"/>
          </w:rPr>
          <w:t>.</w:t>
        </w:r>
      </w:ins>
      <w:r>
        <w:rPr>
          <w:rFonts w:cs="Times New Roman"/>
        </w:rPr>
        <w:t xml:space="preserve"> </w:t>
      </w:r>
      <w:ins w:id="1139" w:author="Chung, Joseph" w:date="2020-08-22T17:32:00Z">
        <w:r>
          <w:rPr>
            <w:rFonts w:cs="Times New Roman"/>
          </w:rPr>
          <w:t xml:space="preserve">UML diagram of </w:t>
        </w:r>
      </w:ins>
      <w:r>
        <w:rPr>
          <w:rFonts w:cs="Times New Roman"/>
        </w:rPr>
        <w:t xml:space="preserve">ER model of the </w:t>
      </w:r>
      <w:ins w:id="1140" w:author="Chung, Joseph" w:date="2020-08-22T17:33:00Z">
        <w:r>
          <w:rPr>
            <w:rFonts w:cs="Times New Roman"/>
          </w:rPr>
          <w:t xml:space="preserve">system </w:t>
        </w:r>
      </w:ins>
      <w:r>
        <w:rPr>
          <w:rFonts w:cs="Times New Roman"/>
        </w:rPr>
        <w:t>relational database</w:t>
      </w:r>
    </w:p>
    <w:p>
      <w:pPr>
        <w:pStyle w:val="38"/>
        <w:jc w:val="both"/>
        <w:rPr>
          <w:rFonts w:cs="Times New Roman"/>
          <w:i w:val="0"/>
          <w:color w:val="FFC000"/>
        </w:rPr>
      </w:pPr>
    </w:p>
    <w:p>
      <w:pPr>
        <w:rPr>
          <w:rFonts w:cs="Times New Roman"/>
          <w:lang w:val="en-US"/>
        </w:rPr>
      </w:pPr>
      <w:r>
        <w:rPr>
          <w:rFonts w:cs="Times New Roman"/>
          <w:lang w:val="en-US"/>
        </w:rPr>
        <w:t xml:space="preserve">In </w:t>
      </w:r>
      <w:ins w:id="1141" w:author="devil" w:date="2020-08-23T11:25:00Z">
        <w:r>
          <w:rPr>
            <w:rFonts w:hint="eastAsia" w:cs="Times New Roman"/>
            <w:lang w:val="en-US"/>
          </w:rPr>
          <w:t>Fig.</w:t>
        </w:r>
      </w:ins>
      <w:r>
        <w:rPr>
          <w:rFonts w:cs="Times New Roman"/>
          <w:lang w:val="en-US"/>
        </w:rPr>
        <w:t xml:space="preserve"> 6, we </w:t>
      </w:r>
      <w:ins w:id="1142" w:author="Chung, Joseph" w:date="2020-08-22T18:07:00Z">
        <w:r>
          <w:rPr>
            <w:rFonts w:cs="Times New Roman"/>
            <w:lang w:val="en-US"/>
          </w:rPr>
          <w:t>see that the</w:t>
        </w:r>
      </w:ins>
      <w:r>
        <w:rPr>
          <w:rFonts w:cs="Times New Roman"/>
          <w:lang w:val="en-US"/>
        </w:rPr>
        <w:t xml:space="preserve"> user table is used to store user’s information</w:t>
      </w:r>
      <w:ins w:id="1143" w:author="Chung, Joseph" w:date="2020-08-22T18:07:00Z">
        <w:r>
          <w:rPr>
            <w:rFonts w:cs="Times New Roman"/>
            <w:lang w:val="en-US"/>
          </w:rPr>
          <w:t>, the</w:t>
        </w:r>
      </w:ins>
      <w:r>
        <w:rPr>
          <w:rFonts w:cs="Times New Roman"/>
          <w:lang w:val="en-US"/>
        </w:rPr>
        <w:t xml:space="preserve"> resources table stores resource information</w:t>
      </w:r>
      <w:ins w:id="1144" w:author="Chung, Joseph" w:date="2020-08-22T18:07:00Z">
        <w:r>
          <w:rPr>
            <w:rFonts w:cs="Times New Roman"/>
            <w:lang w:val="en-US"/>
          </w:rPr>
          <w:t>,</w:t>
        </w:r>
      </w:ins>
      <w:r>
        <w:rPr>
          <w:rFonts w:cs="Times New Roman"/>
          <w:lang w:val="en-US"/>
        </w:rPr>
        <w:t xml:space="preserve"> </w:t>
      </w:r>
      <w:ins w:id="1145" w:author="Chung, Joseph" w:date="2020-08-22T18:07:00Z">
        <w:r>
          <w:rPr>
            <w:rFonts w:cs="Times New Roman"/>
            <w:lang w:val="en-US"/>
          </w:rPr>
          <w:t xml:space="preserve">and </w:t>
        </w:r>
      </w:ins>
      <w:r>
        <w:rPr>
          <w:rFonts w:cs="Times New Roman"/>
          <w:lang w:val="en-US"/>
        </w:rPr>
        <w:t xml:space="preserve">users are the owners of the resources. One user can </w:t>
      </w:r>
      <w:r>
        <w:rPr>
          <w:rFonts w:cs="Times New Roman"/>
        </w:rPr>
        <w:t>recommend</w:t>
      </w:r>
      <w:r>
        <w:rPr>
          <w:rFonts w:cs="Times New Roman"/>
          <w:lang w:val="en-US"/>
        </w:rPr>
        <w:t xml:space="preserve"> many resources. A user can pick multiple resources to organize a course. One course</w:t>
      </w:r>
      <w:r>
        <w:rPr>
          <w:rFonts w:cs="Times New Roman"/>
        </w:rPr>
        <w:t xml:space="preserve"> can include</w:t>
      </w:r>
      <w:r>
        <w:rPr>
          <w:rFonts w:cs="Times New Roman"/>
          <w:lang w:val="en-US"/>
        </w:rPr>
        <w:t xml:space="preserve"> many resources. If a resource is used in a course by a user, “usage” will increase by 1 for that resource. </w:t>
      </w:r>
      <w:ins w:id="1146" w:author="Chung, Joseph" w:date="2020-08-22T18:08:00Z">
        <w:r>
          <w:rPr>
            <w:rFonts w:cs="Times New Roman"/>
            <w:lang w:val="en-US"/>
          </w:rPr>
          <w:t xml:space="preserve">The </w:t>
        </w:r>
      </w:ins>
      <w:r>
        <w:rPr>
          <w:rFonts w:cs="Times New Roman"/>
          <w:lang w:val="en-US"/>
        </w:rPr>
        <w:t xml:space="preserve">‘ctypes’ and ‘rtypes’ </w:t>
      </w:r>
      <w:ins w:id="1147" w:author="Chung, Joseph" w:date="2020-08-22T18:08:00Z">
        <w:r>
          <w:rPr>
            <w:rFonts w:cs="Times New Roman"/>
            <w:lang w:val="en-US"/>
          </w:rPr>
          <w:t xml:space="preserve">entities </w:t>
        </w:r>
      </w:ins>
      <w:r>
        <w:rPr>
          <w:rFonts w:cs="Times New Roman"/>
          <w:lang w:val="en-US"/>
        </w:rPr>
        <w:t>are tables to store the types of courses and resources respectively.</w:t>
      </w:r>
    </w:p>
    <w:p>
      <w:pPr>
        <w:rPr>
          <w:rFonts w:cs="Times New Roman"/>
          <w:lang w:val="en-US"/>
        </w:rPr>
      </w:pPr>
    </w:p>
    <w:p>
      <w:pPr>
        <w:rPr>
          <w:rFonts w:cs="Times New Roman"/>
          <w:lang w:val="en-US"/>
        </w:rPr>
      </w:pPr>
      <w:ins w:id="1148" w:author="Chung, Joseph" w:date="2020-08-22T18:09:00Z">
        <w:r>
          <w:rPr>
            <w:rFonts w:cs="Times New Roman"/>
            <w:lang w:val="en-US"/>
          </w:rPr>
          <w:t xml:space="preserve">That “users </w:t>
        </w:r>
      </w:ins>
      <w:r>
        <w:rPr>
          <w:rFonts w:cs="Times New Roman"/>
          <w:lang w:val="en-US"/>
        </w:rPr>
        <w:t>are the owners of the resources</w:t>
      </w:r>
      <w:ins w:id="1149" w:author="Chung, Joseph" w:date="2020-08-22T18:09:00Z">
        <w:r>
          <w:rPr>
            <w:rFonts w:cs="Times New Roman"/>
            <w:lang w:val="en-US"/>
          </w:rPr>
          <w:t xml:space="preserve">” is a crucial </w:t>
        </w:r>
      </w:ins>
      <w:r>
        <w:rPr>
          <w:rFonts w:cs="Times New Roman"/>
          <w:lang w:val="en-US"/>
        </w:rPr>
        <w:t xml:space="preserve">point which makes this search engine different from others. Users have the right to monitor the quality of the resources. This is the key </w:t>
      </w:r>
      <w:ins w:id="1150" w:author="Chung, Joseph" w:date="2020-08-22T18:14:00Z">
        <w:r>
          <w:rPr>
            <w:rFonts w:cs="Times New Roman"/>
            <w:lang w:val="en-US"/>
          </w:rPr>
          <w:t xml:space="preserve">component </w:t>
        </w:r>
      </w:ins>
      <w:r>
        <w:rPr>
          <w:rFonts w:cs="Times New Roman"/>
          <w:lang w:val="en-US"/>
        </w:rPr>
        <w:t>of reliability</w:t>
      </w:r>
      <w:r>
        <w:rPr>
          <w:rFonts w:cs="Times New Roman"/>
        </w:rPr>
        <w:t xml:space="preserve"> </w:t>
      </w:r>
      <w:r>
        <w:rPr>
          <w:rFonts w:cs="Times New Roman"/>
          <w:lang w:val="en-US"/>
        </w:rPr>
        <w:t xml:space="preserve">evaluation </w:t>
      </w:r>
      <w:ins w:id="1151" w:author="Chung, Joseph" w:date="2020-08-22T18:10:00Z">
        <w:r>
          <w:rPr>
            <w:rFonts w:cs="Times New Roman"/>
          </w:rPr>
          <w:t>(one of the six characteristics)</w:t>
        </w:r>
      </w:ins>
      <w:ins w:id="1152" w:author="Chung, Joseph" w:date="2020-08-22T18:10:00Z">
        <w:r>
          <w:rPr>
            <w:rFonts w:cs="Times New Roman"/>
            <w:lang w:val="en-US"/>
          </w:rPr>
          <w:t xml:space="preserve"> </w:t>
        </w:r>
      </w:ins>
      <w:r>
        <w:rPr>
          <w:rFonts w:cs="Times New Roman"/>
          <w:lang w:val="en-US"/>
        </w:rPr>
        <w:t xml:space="preserve">in </w:t>
      </w:r>
      <w:ins w:id="1153" w:author="Chung, Joseph" w:date="2020-08-22T18:10:00Z">
        <w:r>
          <w:rPr>
            <w:rFonts w:cs="Times New Roman"/>
            <w:lang w:val="en-US"/>
          </w:rPr>
          <w:t xml:space="preserve">the </w:t>
        </w:r>
      </w:ins>
      <w:r>
        <w:rPr>
          <w:rFonts w:cs="Times New Roman"/>
          <w:b/>
          <w:bCs/>
          <w:lang w:val="en-US"/>
        </w:rPr>
        <w:t xml:space="preserve">LRV </w:t>
      </w:r>
      <w:r>
        <w:rPr>
          <w:rFonts w:cs="Times New Roman"/>
          <w:lang w:val="en-US"/>
        </w:rPr>
        <w:t xml:space="preserve">system. </w:t>
      </w:r>
    </w:p>
    <w:p>
      <w:pPr>
        <w:pStyle w:val="4"/>
        <w:rPr>
          <w:rFonts w:cs="Times New Roman"/>
        </w:rPr>
      </w:pPr>
      <w:bookmarkStart w:id="153" w:name="_Toc11446"/>
      <w:bookmarkStart w:id="154" w:name="_Toc24413"/>
      <w:bookmarkStart w:id="155" w:name="_Toc11229"/>
      <w:bookmarkStart w:id="156" w:name="_Toc964753175"/>
      <w:bookmarkStart w:id="157" w:name="_Toc1206935458"/>
      <w:bookmarkStart w:id="158" w:name="_Toc1313628729"/>
      <w:r>
        <w:rPr>
          <w:rFonts w:cs="Times New Roman"/>
        </w:rPr>
        <w:t>4.2.3 Use Cases</w:t>
      </w:r>
      <w:bookmarkEnd w:id="153"/>
      <w:bookmarkEnd w:id="154"/>
      <w:bookmarkEnd w:id="155"/>
      <w:bookmarkEnd w:id="156"/>
      <w:bookmarkEnd w:id="157"/>
      <w:bookmarkEnd w:id="158"/>
    </w:p>
    <w:p>
      <w:pPr>
        <w:rPr>
          <w:rFonts w:cs="Times New Roman"/>
        </w:rPr>
      </w:pPr>
      <w:r>
        <w:rPr>
          <w:rFonts w:cs="Times New Roman"/>
          <w:lang w:val="en-US" w:eastAsia="en-US"/>
        </w:rPr>
        <w:drawing>
          <wp:inline distT="0" distB="0" distL="114300" distR="114300">
            <wp:extent cx="5353050" cy="2964815"/>
            <wp:effectExtent l="0" t="0" r="0" b="0"/>
            <wp:docPr id="31" name="Picture 31" descr="DeepinScreenshot_select-area_2020081323255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Picture 31" descr="DeepinScreenshot_select-area_20200813232558"/>
                    <pic:cNvPicPr>
                      <a:picLocks noChangeAspect="true"/>
                    </pic:cNvPicPr>
                  </pic:nvPicPr>
                  <pic:blipFill>
                    <a:blip r:embed="rId28"/>
                    <a:srcRect t="4928" r="-15" b="6367"/>
                    <a:stretch>
                      <a:fillRect/>
                    </a:stretch>
                  </pic:blipFill>
                  <pic:spPr>
                    <a:xfrm>
                      <a:off x="0" y="0"/>
                      <a:ext cx="5353842" cy="2965597"/>
                    </a:xfrm>
                    <a:prstGeom prst="rect">
                      <a:avLst/>
                    </a:prstGeom>
                    <a:ln>
                      <a:noFill/>
                    </a:ln>
                  </pic:spPr>
                </pic:pic>
              </a:graphicData>
            </a:graphic>
          </wp:inline>
        </w:drawing>
      </w:r>
    </w:p>
    <w:p>
      <w:pPr>
        <w:pStyle w:val="38"/>
        <w:rPr>
          <w:rFonts w:cs="Times New Roman"/>
        </w:rPr>
      </w:pPr>
      <w:ins w:id="1154" w:author="devil" w:date="2020-08-23T11:25:00Z">
        <w:r>
          <w:rPr>
            <w:rFonts w:hint="eastAsia" w:cs="Times New Roman"/>
          </w:rPr>
          <w:t>Fig.</w:t>
        </w:r>
      </w:ins>
      <w:r>
        <w:rPr>
          <w:rFonts w:cs="Times New Roman"/>
        </w:rPr>
        <w:t xml:space="preserve"> 7</w:t>
      </w:r>
      <w:ins w:id="1155" w:author="Chung, Joseph" w:date="2020-08-22T18:10:00Z">
        <w:r>
          <w:rPr>
            <w:rFonts w:cs="Times New Roman"/>
          </w:rPr>
          <w:t>.</w:t>
        </w:r>
      </w:ins>
      <w:r>
        <w:rPr>
          <w:rFonts w:cs="Times New Roman"/>
        </w:rPr>
        <w:t xml:space="preserve"> Use case diagram for the search engine functions</w:t>
      </w:r>
    </w:p>
    <w:p>
      <w:pPr>
        <w:rPr>
          <w:rFonts w:cs="Times New Roman"/>
        </w:rPr>
      </w:pPr>
    </w:p>
    <w:p>
      <w:pPr>
        <w:rPr>
          <w:rFonts w:cs="Times New Roman"/>
        </w:rPr>
      </w:pPr>
      <w:ins w:id="1156" w:author="devil" w:date="2020-08-23T11:25:00Z">
        <w:r>
          <w:rPr>
            <w:rFonts w:hint="eastAsia" w:cs="Times New Roman"/>
          </w:rPr>
          <w:t>Fig.</w:t>
        </w:r>
      </w:ins>
      <w:r>
        <w:rPr>
          <w:rFonts w:cs="Times New Roman"/>
        </w:rPr>
        <w:t xml:space="preserve"> 7 is the use case diagram of the search engine system which covers 7 main use cases. </w:t>
      </w:r>
      <w:ins w:id="1157" w:author="Chung, Joseph" w:date="2020-08-22T18:11:00Z">
        <w:r>
          <w:rPr>
            <w:rFonts w:cs="Times New Roman"/>
          </w:rPr>
          <w:t xml:space="preserve">The use cases cover </w:t>
        </w:r>
      </w:ins>
      <w:r>
        <w:rPr>
          <w:rFonts w:cs="Times New Roman"/>
        </w:rPr>
        <w:t xml:space="preserve">the basic functions, and the core use case is for the search function. Other small or trivial functional details are omitted here. Users can generally </w:t>
      </w:r>
      <w:ins w:id="1158" w:author="Chung, Joseph" w:date="2020-08-22T18:12:00Z">
        <w:r>
          <w:rPr>
            <w:rFonts w:cs="Times New Roman"/>
          </w:rPr>
          <w:t xml:space="preserve">be </w:t>
        </w:r>
      </w:ins>
      <w:r>
        <w:rPr>
          <w:rFonts w:cs="Times New Roman"/>
        </w:rPr>
        <w:t>considered potential learners, though they can search for other users, e.g.</w:t>
      </w:r>
      <w:ins w:id="1159" w:author="Chung, Joseph" w:date="2020-08-22T18:12:00Z">
        <w:r>
          <w:rPr>
            <w:rFonts w:cs="Times New Roman"/>
          </w:rPr>
          <w:t>,</w:t>
        </w:r>
      </w:ins>
      <w:r>
        <w:rPr>
          <w:rFonts w:cs="Times New Roman"/>
        </w:rPr>
        <w:t xml:space="preserve"> parents for their children. Users can search resources, upload resource information manually, set up courses by group</w:t>
      </w:r>
      <w:ins w:id="1160" w:author="Chung, Joseph" w:date="2020-08-22T18:13:00Z">
        <w:r>
          <w:rPr>
            <w:rFonts w:cs="Times New Roman"/>
          </w:rPr>
          <w:t>ing</w:t>
        </w:r>
      </w:ins>
      <w:r>
        <w:rPr>
          <w:rFonts w:cs="Times New Roman"/>
        </w:rPr>
        <w:t xml:space="preserve"> resources into a list, and evaluate courses or resources. When a resource is cited by a course, </w:t>
      </w:r>
      <w:ins w:id="1161" w:author="Chung, Joseph" w:date="2020-08-22T18:13:00Z">
        <w:r>
          <w:rPr>
            <w:rFonts w:cs="Times New Roman"/>
          </w:rPr>
          <w:t xml:space="preserve">the </w:t>
        </w:r>
      </w:ins>
      <w:r>
        <w:rPr>
          <w:rFonts w:cs="Times New Roman"/>
        </w:rPr>
        <w:t>system will add 1 to usage value of this resource.</w:t>
      </w:r>
    </w:p>
    <w:p>
      <w:pPr>
        <w:rPr>
          <w:rFonts w:cs="Times New Roman"/>
        </w:rPr>
      </w:pPr>
    </w:p>
    <w:p>
      <w:pPr>
        <w:rPr>
          <w:rFonts w:cs="Times New Roman"/>
        </w:rPr>
      </w:pPr>
      <w:r>
        <w:rPr>
          <w:rFonts w:cs="Times New Roman"/>
        </w:rPr>
        <w:t xml:space="preserve">These use cases, including “review resources”, “cite resources”, “review course” and “upload”, will affect the </w:t>
      </w:r>
      <w:r>
        <w:rPr>
          <w:rFonts w:cs="Times New Roman"/>
          <w:b/>
          <w:bCs/>
        </w:rPr>
        <w:t xml:space="preserve">LRV </w:t>
      </w:r>
      <w:r>
        <w:rPr>
          <w:rFonts w:cs="Times New Roman"/>
        </w:rPr>
        <w:t xml:space="preserve">system in defining the values of the six characteristics. For example, they can change the value of usage, feedback, reliability, and so on. These are called “user behavior effects”. </w:t>
      </w:r>
    </w:p>
    <w:p>
      <w:pPr>
        <w:pStyle w:val="4"/>
        <w:rPr>
          <w:rFonts w:cs="Times New Roman"/>
          <w:lang w:val="en-US"/>
        </w:rPr>
      </w:pPr>
      <w:bookmarkStart w:id="159" w:name="_Toc5888"/>
      <w:bookmarkStart w:id="160" w:name="_Toc8458"/>
      <w:bookmarkStart w:id="161" w:name="_Toc27052"/>
      <w:bookmarkStart w:id="162" w:name="_Toc195917717"/>
      <w:bookmarkStart w:id="163" w:name="_Toc390689642"/>
      <w:bookmarkStart w:id="164" w:name="_Toc482577422"/>
      <w:r>
        <w:rPr>
          <w:rFonts w:cs="Times New Roman"/>
        </w:rPr>
        <w:t xml:space="preserve">4.2.4 </w:t>
      </w:r>
      <w:r>
        <w:rPr>
          <w:rFonts w:cs="Times New Roman"/>
          <w:lang w:val="en-US"/>
        </w:rPr>
        <w:t>Package and Class</w:t>
      </w:r>
      <w:bookmarkEnd w:id="159"/>
      <w:bookmarkEnd w:id="160"/>
      <w:bookmarkEnd w:id="161"/>
      <w:bookmarkEnd w:id="162"/>
      <w:bookmarkEnd w:id="163"/>
      <w:r>
        <w:rPr>
          <w:rFonts w:cs="Times New Roman"/>
          <w:lang w:val="en-US"/>
        </w:rPr>
        <w:t xml:space="preserve"> </w:t>
      </w:r>
      <w:bookmarkEnd w:id="164"/>
    </w:p>
    <w:p>
      <w:pPr>
        <w:rPr>
          <w:rFonts w:eastAsia="Noto Sans CJK SC" w:cs="Times New Roman"/>
          <w:lang w:val="en-US"/>
        </w:rPr>
      </w:pPr>
      <w:r>
        <w:rPr>
          <w:rFonts w:cs="Times New Roman"/>
          <w:lang w:val="en-US"/>
        </w:rPr>
        <w:t>Package is a </w:t>
      </w:r>
      <w:r>
        <w:fldChar w:fldCharType="begin"/>
      </w:r>
      <w:r>
        <w:instrText xml:space="preserve"> HYPERLINK "https://www.uml-diagrams.org/namespace.html" </w:instrText>
      </w:r>
      <w:r>
        <w:fldChar w:fldCharType="separate"/>
      </w:r>
      <w:r>
        <w:rPr>
          <w:rFonts w:cs="Times New Roman"/>
          <w:lang w:val="en-US"/>
        </w:rPr>
        <w:t>namespace</w:t>
      </w:r>
      <w:r>
        <w:rPr>
          <w:rFonts w:cs="Times New Roman"/>
          <w:lang w:val="en-US"/>
        </w:rPr>
        <w:fldChar w:fldCharType="end"/>
      </w:r>
      <w:r>
        <w:rPr>
          <w:rFonts w:cs="Times New Roman"/>
          <w:lang w:val="en-US"/>
        </w:rPr>
        <w:t> used to group elements together that are semantically relevant or might change together. It is a general purpose mechanism to organize elements into groups to provide better structure for system model</w:t>
      </w:r>
      <w:r>
        <w:rPr>
          <w:rFonts w:eastAsia="Noto Sans CJK SC" w:cs="Times New Roman"/>
          <w:lang w:val="en-US"/>
        </w:rPr>
        <w:t>.</w:t>
      </w:r>
      <w:r>
        <w:rPr>
          <w:rStyle w:val="18"/>
          <w:rFonts w:eastAsia="Noto Sans CJK SC" w:cs="Times New Roman"/>
          <w:lang w:val="en-US"/>
        </w:rPr>
        <w:t>[</w:t>
      </w:r>
      <w:r>
        <w:rPr>
          <w:rStyle w:val="18"/>
          <w:rFonts w:eastAsia="Noto Sans CJK SC" w:cs="Times New Roman"/>
          <w:lang w:val="en-US"/>
        </w:rPr>
        <w:endnoteReference w:id="14"/>
      </w:r>
      <w:r>
        <w:rPr>
          <w:rStyle w:val="18"/>
          <w:rFonts w:eastAsia="Noto Sans CJK SC" w:cs="Times New Roman"/>
          <w:lang w:val="en-US"/>
        </w:rPr>
        <w:t>]</w:t>
      </w:r>
      <w:r>
        <w:rPr>
          <w:rFonts w:eastAsia="Noto Sans CJK SC" w:cs="Times New Roman"/>
          <w:lang w:val="en-US"/>
        </w:rPr>
        <w:t xml:space="preserve"> For the server side of the search engine system as designed for this project, </w:t>
      </w:r>
      <w:ins w:id="1162" w:author="devil" w:date="2020-08-23T11:25:00Z">
        <w:r>
          <w:rPr>
            <w:rFonts w:hint="eastAsia" w:eastAsia="Noto Sans CJK SC" w:cs="Times New Roman"/>
            <w:lang w:val="en-US"/>
          </w:rPr>
          <w:t>Fig.</w:t>
        </w:r>
      </w:ins>
      <w:r>
        <w:rPr>
          <w:rFonts w:eastAsia="Noto Sans CJK SC" w:cs="Times New Roman"/>
          <w:lang w:val="en-US"/>
        </w:rPr>
        <w:t xml:space="preserve"> 8 shows the main packages, mapped as different folders or collections. Package have dependencies among them.</w:t>
      </w:r>
    </w:p>
    <w:p>
      <w:pPr>
        <w:rPr>
          <w:rFonts w:eastAsia="Noto Sans CJK SC" w:cs="Times New Roman"/>
          <w:lang w:val="en-US"/>
        </w:rPr>
      </w:pPr>
    </w:p>
    <w:p>
      <w:pPr>
        <w:numPr>
          <w:ilvl w:val="0"/>
          <w:numId w:val="12"/>
        </w:numPr>
        <w:rPr>
          <w:rFonts w:eastAsia="Noto Sans CJK SC" w:cs="Times New Roman"/>
          <w:lang w:val="en-US"/>
        </w:rPr>
      </w:pPr>
      <w:r>
        <w:rPr>
          <w:rFonts w:eastAsia="Noto Sans CJK SC" w:cs="Times New Roman"/>
          <w:b/>
          <w:lang w:val="en-US"/>
        </w:rPr>
        <w:t>Controller</w:t>
      </w:r>
      <w:r>
        <w:rPr>
          <w:rFonts w:eastAsia="Noto Sans CJK SC" w:cs="Times New Roman"/>
          <w:lang w:val="en-US"/>
        </w:rPr>
        <w:t xml:space="preserve">. This is a package </w:t>
      </w:r>
      <w:ins w:id="1163" w:author="Chung, Joseph" w:date="2020-08-22T18:15:00Z">
        <w:r>
          <w:rPr>
            <w:rFonts w:eastAsia="Noto Sans CJK SC" w:cs="Times New Roman"/>
            <w:lang w:val="en-US"/>
          </w:rPr>
          <w:t xml:space="preserve">that </w:t>
        </w:r>
      </w:ins>
      <w:r>
        <w:rPr>
          <w:rFonts w:eastAsia="Noto Sans CJK SC" w:cs="Times New Roman"/>
          <w:lang w:val="en-US"/>
        </w:rPr>
        <w:t>includes all the controllers</w:t>
      </w:r>
      <w:ins w:id="1164" w:author="Chung, Joseph" w:date="2020-08-22T18:18:00Z">
        <w:r>
          <w:rPr>
            <w:rFonts w:eastAsia="Noto Sans CJK SC" w:cs="Times New Roman"/>
            <w:lang w:val="en-US"/>
          </w:rPr>
          <w:t xml:space="preserve"> of the </w:t>
        </w:r>
      </w:ins>
      <w:r>
        <w:rPr>
          <w:rFonts w:eastAsia="Noto Sans CJK SC" w:cs="Times New Roman"/>
          <w:lang w:val="en-US"/>
        </w:rPr>
        <w:t xml:space="preserve">MVC </w:t>
      </w:r>
      <w:ins w:id="1165" w:author="Chung, Joseph" w:date="2020-08-22T18:19:00Z">
        <w:r>
          <w:rPr>
            <w:rFonts w:eastAsia="Noto Sans CJK SC" w:cs="Times New Roman"/>
            <w:lang w:val="en-US"/>
          </w:rPr>
          <w:t>framework</w:t>
        </w:r>
      </w:ins>
      <w:r>
        <w:rPr>
          <w:rFonts w:eastAsia="Noto Sans CJK SC" w:cs="Times New Roman"/>
          <w:lang w:val="en-US"/>
        </w:rPr>
        <w:t>. Controllers deal with all the business logic, take responsibilities for connecting data and views, and accept users’ requests and responses. Controller depends on private lib</w:t>
      </w:r>
      <w:ins w:id="1166" w:author="Chung, Joseph" w:date="2020-08-22T18:19:00Z">
        <w:r>
          <w:rPr>
            <w:rFonts w:eastAsia="Noto Sans CJK SC" w:cs="Times New Roman"/>
            <w:lang w:val="en-US"/>
          </w:rPr>
          <w:t>raries</w:t>
        </w:r>
      </w:ins>
      <w:r>
        <w:rPr>
          <w:rFonts w:eastAsia="Noto Sans CJK SC" w:cs="Times New Roman"/>
          <w:lang w:val="en-US"/>
        </w:rPr>
        <w:t xml:space="preserve"> and public modules.</w:t>
      </w:r>
    </w:p>
    <w:p>
      <w:pPr>
        <w:rPr>
          <w:rFonts w:eastAsia="Noto Sans CJK SC" w:cs="Times New Roman"/>
          <w:lang w:val="en-US"/>
        </w:rPr>
      </w:pPr>
    </w:p>
    <w:p>
      <w:pPr>
        <w:numPr>
          <w:ilvl w:val="0"/>
          <w:numId w:val="12"/>
        </w:numPr>
        <w:rPr>
          <w:rFonts w:eastAsia="Noto Sans CJK SC" w:cs="Times New Roman"/>
          <w:lang w:val="en-US"/>
        </w:rPr>
      </w:pPr>
      <w:r>
        <w:rPr>
          <w:rFonts w:eastAsia="Noto Sans CJK SC" w:cs="Times New Roman"/>
          <w:b/>
          <w:lang w:val="en-US"/>
        </w:rPr>
        <w:t>Server.</w:t>
      </w:r>
      <w:r>
        <w:rPr>
          <w:rFonts w:eastAsia="Noto Sans CJK SC" w:cs="Times New Roman"/>
          <w:lang w:val="en-US"/>
        </w:rPr>
        <w:t xml:space="preserve"> </w:t>
      </w:r>
      <w:ins w:id="1167" w:author="Chung, Joseph" w:date="2020-08-22T18:19:00Z">
        <w:r>
          <w:rPr>
            <w:rFonts w:eastAsia="Noto Sans CJK SC" w:cs="Times New Roman"/>
            <w:lang w:val="en-US"/>
          </w:rPr>
          <w:t xml:space="preserve">This </w:t>
        </w:r>
      </w:ins>
      <w:ins w:id="1168" w:author="Chung, Joseph" w:date="2020-08-22T18:20:00Z">
        <w:r>
          <w:rPr>
            <w:rFonts w:eastAsia="Noto Sans CJK SC" w:cs="Times New Roman"/>
            <w:lang w:val="en-US"/>
          </w:rPr>
          <w:t xml:space="preserve">package </w:t>
        </w:r>
      </w:ins>
      <w:r>
        <w:rPr>
          <w:rFonts w:eastAsia="Noto Sans CJK SC" w:cs="Times New Roman"/>
          <w:lang w:val="en-US"/>
        </w:rPr>
        <w:t xml:space="preserve">is the entrance </w:t>
      </w:r>
      <w:ins w:id="1169" w:author="Chung, Joseph" w:date="2020-08-22T18:19:00Z">
        <w:r>
          <w:rPr>
            <w:rFonts w:eastAsia="Noto Sans CJK SC" w:cs="Times New Roman"/>
            <w:lang w:val="en-US"/>
          </w:rPr>
          <w:t xml:space="preserve">to </w:t>
        </w:r>
      </w:ins>
      <w:r>
        <w:rPr>
          <w:rFonts w:eastAsia="Noto Sans CJK SC" w:cs="Times New Roman"/>
          <w:lang w:val="en-US"/>
        </w:rPr>
        <w:t xml:space="preserve">the whole system. This package manages the files to work as a web server. The data from </w:t>
      </w:r>
      <w:ins w:id="1170" w:author="Chung, Joseph" w:date="2020-08-22T18:19:00Z">
        <w:r>
          <w:rPr>
            <w:rFonts w:eastAsia="Noto Sans CJK SC" w:cs="Times New Roman"/>
            <w:lang w:val="en-US"/>
          </w:rPr>
          <w:t xml:space="preserve">the </w:t>
        </w:r>
      </w:ins>
      <w:r>
        <w:rPr>
          <w:rFonts w:eastAsia="Noto Sans CJK SC" w:cs="Times New Roman"/>
          <w:lang w:val="en-US"/>
        </w:rPr>
        <w:t>user-side enter</w:t>
      </w:r>
      <w:ins w:id="1171" w:author="Chung, Joseph" w:date="2020-08-22T18:19:00Z">
        <w:r>
          <w:rPr>
            <w:rFonts w:eastAsia="Noto Sans CJK SC" w:cs="Times New Roman"/>
            <w:lang w:val="en-US"/>
          </w:rPr>
          <w:t>s</w:t>
        </w:r>
      </w:ins>
      <w:r>
        <w:rPr>
          <w:rFonts w:eastAsia="Noto Sans CJK SC" w:cs="Times New Roman"/>
          <w:lang w:val="en-US"/>
        </w:rPr>
        <w:t xml:space="preserve"> this package first. It depends on controller</w:t>
      </w:r>
      <w:ins w:id="1172" w:author="Chung, Joseph" w:date="2020-08-22T18:19:00Z">
        <w:r>
          <w:rPr>
            <w:rFonts w:eastAsia="Noto Sans CJK SC" w:cs="Times New Roman"/>
            <w:lang w:val="en-US"/>
          </w:rPr>
          <w:t>s</w:t>
        </w:r>
      </w:ins>
      <w:r>
        <w:rPr>
          <w:rFonts w:eastAsia="Noto Sans CJK SC" w:cs="Times New Roman"/>
          <w:lang w:val="en-US"/>
        </w:rPr>
        <w:t xml:space="preserve"> because the request and data from </w:t>
      </w:r>
      <w:ins w:id="1173" w:author="Chung, Joseph" w:date="2020-08-22T18:20:00Z">
        <w:r>
          <w:rPr>
            <w:rFonts w:eastAsia="Noto Sans CJK SC" w:cs="Times New Roman"/>
            <w:lang w:val="en-US"/>
          </w:rPr>
          <w:t xml:space="preserve">the </w:t>
        </w:r>
      </w:ins>
      <w:r>
        <w:rPr>
          <w:rFonts w:eastAsia="Noto Sans CJK SC" w:cs="Times New Roman"/>
          <w:lang w:val="en-US"/>
        </w:rPr>
        <w:t>user-side need controller</w:t>
      </w:r>
      <w:ins w:id="1174" w:author="Chung, Joseph" w:date="2020-08-22T18:20:00Z">
        <w:r>
          <w:rPr>
            <w:rFonts w:eastAsia="Noto Sans CJK SC" w:cs="Times New Roman"/>
            <w:lang w:val="en-US"/>
          </w:rPr>
          <w:t>s</w:t>
        </w:r>
      </w:ins>
      <w:r>
        <w:rPr>
          <w:rFonts w:eastAsia="Noto Sans CJK SC" w:cs="Times New Roman"/>
          <w:lang w:val="en-US"/>
        </w:rPr>
        <w:t xml:space="preserve"> to serve them. It depends on public modules.</w:t>
      </w:r>
    </w:p>
    <w:p>
      <w:pPr>
        <w:rPr>
          <w:rFonts w:eastAsia="Noto Sans CJK SC" w:cs="Times New Roman"/>
          <w:lang w:val="en-US"/>
        </w:rPr>
      </w:pPr>
    </w:p>
    <w:p>
      <w:pPr>
        <w:numPr>
          <w:ilvl w:val="0"/>
          <w:numId w:val="12"/>
        </w:numPr>
        <w:rPr>
          <w:rFonts w:eastAsia="Noto Sans CJK SC" w:cs="Times New Roman"/>
          <w:lang w:val="en-US"/>
        </w:rPr>
      </w:pPr>
      <w:r>
        <w:rPr>
          <w:rFonts w:eastAsia="Noto Sans CJK SC" w:cs="Times New Roman"/>
          <w:b/>
          <w:lang w:val="en-US"/>
        </w:rPr>
        <w:t xml:space="preserve">Config. </w:t>
      </w:r>
      <w:ins w:id="1175" w:author="Chung, Joseph" w:date="2020-08-22T18:20:00Z">
        <w:r>
          <w:rPr>
            <w:rFonts w:eastAsia="Noto Sans CJK SC" w:cs="Times New Roman"/>
            <w:lang w:val="en-US"/>
          </w:rPr>
          <w:t xml:space="preserve">This </w:t>
        </w:r>
      </w:ins>
      <w:r>
        <w:rPr>
          <w:rFonts w:eastAsia="Noto Sans CJK SC" w:cs="Times New Roman"/>
          <w:lang w:val="en-US"/>
        </w:rPr>
        <w:t>package man</w:t>
      </w:r>
      <w:r>
        <w:rPr>
          <w:rFonts w:eastAsia="Noto Sans CJK SC" w:cs="Times New Roman"/>
        </w:rPr>
        <w:t>a</w:t>
      </w:r>
      <w:r>
        <w:rPr>
          <w:rFonts w:eastAsia="Noto Sans CJK SC" w:cs="Times New Roman"/>
          <w:lang w:val="en-US"/>
        </w:rPr>
        <w:t>ge</w:t>
      </w:r>
      <w:r>
        <w:rPr>
          <w:rFonts w:eastAsia="Noto Sans CJK SC" w:cs="Times New Roman"/>
        </w:rPr>
        <w:t>s</w:t>
      </w:r>
      <w:r>
        <w:rPr>
          <w:rFonts w:eastAsia="Noto Sans CJK SC" w:cs="Times New Roman"/>
          <w:lang w:val="en-US"/>
        </w:rPr>
        <w:t xml:space="preserve"> the connection configuration of various servers</w:t>
      </w:r>
      <w:r>
        <w:rPr>
          <w:rFonts w:eastAsia="Noto Sans CJK SC" w:cs="Times New Roman"/>
        </w:rPr>
        <w:t>, like m</w:t>
      </w:r>
      <w:r>
        <w:rPr>
          <w:rFonts w:eastAsia="Noto Sans CJK SC" w:cs="Times New Roman"/>
          <w:lang w:val="en-US"/>
        </w:rPr>
        <w:t>ail server, database server, OSS</w:t>
      </w:r>
      <w:ins w:id="1176" w:author="devil" w:date="2020-08-23T13:47:00Z">
        <w:r>
          <w:rPr>
            <w:rFonts w:hint="eastAsia" w:eastAsia="Noto Sans CJK SC" w:cs="Times New Roman"/>
            <w:lang w:val="en-US"/>
          </w:rPr>
          <w:t xml:space="preserve"> (Object Storage Service)</w:t>
        </w:r>
      </w:ins>
      <w:r>
        <w:rPr>
          <w:rFonts w:eastAsia="Noto Sans CJK SC" w:cs="Times New Roman"/>
          <w:lang w:val="en-US"/>
        </w:rPr>
        <w:t xml:space="preserve"> server and all other servers needed in the search engine system. At the same time, this package contains some configuration of the system itself. Config package doesn’t depend on any other packages.</w:t>
      </w:r>
    </w:p>
    <w:p>
      <w:pPr>
        <w:rPr>
          <w:rFonts w:eastAsia="Noto Sans CJK SC" w:cs="Times New Roman"/>
          <w:lang w:val="en-US"/>
        </w:rPr>
      </w:pPr>
    </w:p>
    <w:p>
      <w:pPr>
        <w:numPr>
          <w:ilvl w:val="0"/>
          <w:numId w:val="12"/>
        </w:numPr>
        <w:rPr>
          <w:rFonts w:eastAsia="Noto Sans CJK SC" w:cs="Times New Roman"/>
          <w:lang w:val="en-US"/>
        </w:rPr>
      </w:pPr>
      <w:r>
        <w:rPr>
          <w:rFonts w:eastAsia="Noto Sans CJK SC" w:cs="Times New Roman"/>
          <w:b/>
          <w:lang w:val="en-US"/>
        </w:rPr>
        <w:t>Private lib</w:t>
      </w:r>
      <w:ins w:id="1177" w:author="Chung, Joseph" w:date="2020-08-22T18:21:00Z">
        <w:r>
          <w:rPr>
            <w:rFonts w:eastAsia="Noto Sans CJK SC" w:cs="Times New Roman"/>
            <w:b/>
            <w:lang w:val="en-US"/>
          </w:rPr>
          <w:t>raries</w:t>
        </w:r>
      </w:ins>
      <w:r>
        <w:rPr>
          <w:rFonts w:eastAsia="Noto Sans CJK SC" w:cs="Times New Roman"/>
          <w:b/>
          <w:lang w:val="en-US"/>
        </w:rPr>
        <w:t>.</w:t>
      </w:r>
      <w:r>
        <w:rPr>
          <w:rFonts w:eastAsia="Noto Sans CJK SC" w:cs="Times New Roman"/>
          <w:lang w:val="en-US"/>
        </w:rPr>
        <w:t xml:space="preserve"> Th</w:t>
      </w:r>
      <w:ins w:id="1178" w:author="Chung, Joseph" w:date="2020-08-22T18:21:00Z">
        <w:r>
          <w:rPr>
            <w:rFonts w:eastAsia="Noto Sans CJK SC" w:cs="Times New Roman"/>
            <w:lang w:val="en-US"/>
          </w:rPr>
          <w:t>is</w:t>
        </w:r>
      </w:ins>
      <w:r>
        <w:rPr>
          <w:rFonts w:eastAsia="Noto Sans CJK SC" w:cs="Times New Roman"/>
          <w:lang w:val="en-US"/>
        </w:rPr>
        <w:t xml:space="preserve"> package contains all the private modules, plugins used only in this system. It depends on public modules and Model</w:t>
      </w:r>
      <w:ins w:id="1179" w:author="Chung, Joseph" w:date="2020-08-22T18:22:00Z">
        <w:r>
          <w:rPr>
            <w:rFonts w:eastAsia="Noto Sans CJK SC" w:cs="Times New Roman"/>
            <w:lang w:val="en-US"/>
          </w:rPr>
          <w:t>s</w:t>
        </w:r>
      </w:ins>
      <w:r>
        <w:rPr>
          <w:rFonts w:eastAsia="Noto Sans CJK SC" w:cs="Times New Roman"/>
          <w:lang w:val="en-US"/>
        </w:rPr>
        <w:t xml:space="preserve"> package.</w:t>
      </w:r>
    </w:p>
    <w:p>
      <w:pPr>
        <w:rPr>
          <w:rFonts w:eastAsia="Noto Sans CJK SC" w:cs="Times New Roman"/>
          <w:lang w:val="en-US"/>
        </w:rPr>
      </w:pPr>
    </w:p>
    <w:p>
      <w:pPr>
        <w:numPr>
          <w:ilvl w:val="0"/>
          <w:numId w:val="12"/>
        </w:numPr>
        <w:rPr>
          <w:rFonts w:eastAsia="Noto Sans CJK SC" w:cs="Times New Roman"/>
          <w:lang w:val="en-US"/>
        </w:rPr>
      </w:pPr>
      <w:r>
        <w:rPr>
          <w:rFonts w:eastAsia="Noto Sans CJK SC" w:cs="Times New Roman"/>
          <w:b/>
          <w:lang w:val="en-US"/>
        </w:rPr>
        <w:t>Model</w:t>
      </w:r>
      <w:r>
        <w:rPr>
          <w:rFonts w:eastAsia="Noto Sans CJK SC" w:cs="Times New Roman"/>
          <w:b/>
        </w:rPr>
        <w:t>s</w:t>
      </w:r>
      <w:r>
        <w:rPr>
          <w:rFonts w:eastAsia="Noto Sans CJK SC" w:cs="Times New Roman"/>
          <w:b/>
          <w:lang w:val="en-US"/>
        </w:rPr>
        <w:t>.</w:t>
      </w:r>
      <w:r>
        <w:rPr>
          <w:rFonts w:eastAsia="Noto Sans CJK SC" w:cs="Times New Roman"/>
          <w:lang w:val="en-US"/>
        </w:rPr>
        <w:t xml:space="preserve"> Models as a unit is the central component of</w:t>
      </w:r>
      <w:r>
        <w:rPr>
          <w:rFonts w:eastAsia="Noto Sans CJK SC" w:cs="Times New Roman"/>
        </w:rPr>
        <w:t xml:space="preserve"> MVC</w:t>
      </w:r>
      <w:r>
        <w:rPr>
          <w:rFonts w:eastAsia="Noto Sans CJK SC" w:cs="Times New Roman"/>
          <w:lang w:val="en-US"/>
        </w:rPr>
        <w:t>. It is the application's dynamic data structure, independent of the user interface.</w:t>
      </w:r>
      <w:r>
        <w:rPr>
          <w:rStyle w:val="18"/>
          <w:rFonts w:eastAsia="Noto Sans CJK SC" w:cs="Times New Roman"/>
          <w:lang w:val="en-US"/>
        </w:rPr>
        <w:t>[</w:t>
      </w:r>
      <w:r>
        <w:rPr>
          <w:rStyle w:val="18"/>
          <w:rFonts w:eastAsia="Noto Sans CJK SC" w:cs="Times New Roman"/>
          <w:lang w:val="en-US"/>
        </w:rPr>
        <w:endnoteReference w:id="15"/>
      </w:r>
      <w:r>
        <w:rPr>
          <w:rStyle w:val="18"/>
          <w:rFonts w:eastAsia="Noto Sans CJK SC" w:cs="Times New Roman"/>
          <w:lang w:val="en-US"/>
        </w:rPr>
        <w:t>]</w:t>
      </w:r>
      <w:r>
        <w:rPr>
          <w:rFonts w:eastAsia="Noto Sans CJK SC" w:cs="Times New Roman"/>
          <w:lang w:val="en-US"/>
        </w:rPr>
        <w:t> It can manage the data, logic and rules in the system.</w:t>
      </w:r>
    </w:p>
    <w:p>
      <w:pPr>
        <w:pStyle w:val="39"/>
        <w:rPr>
          <w:rFonts w:eastAsia="Noto Sans CJK SC" w:cs="Times New Roman"/>
          <w:b/>
          <w:lang w:val="en-US"/>
        </w:rPr>
      </w:pPr>
    </w:p>
    <w:p>
      <w:pPr>
        <w:numPr>
          <w:ilvl w:val="0"/>
          <w:numId w:val="12"/>
        </w:numPr>
        <w:rPr>
          <w:rFonts w:eastAsia="Noto Sans CJK SC" w:cs="Times New Roman"/>
          <w:lang w:val="en-US"/>
        </w:rPr>
      </w:pPr>
      <w:r>
        <w:rPr>
          <w:rFonts w:eastAsia="Noto Sans CJK SC" w:cs="Times New Roman"/>
          <w:b/>
          <w:lang w:val="en-US"/>
        </w:rPr>
        <w:t>Modules</w:t>
      </w:r>
      <w:r>
        <w:rPr>
          <w:rFonts w:eastAsia="Noto Sans CJK SC" w:cs="Times New Roman"/>
          <w:lang w:val="en-US"/>
        </w:rPr>
        <w:t>. Modules are</w:t>
      </w:r>
      <w:r>
        <w:rPr>
          <w:rFonts w:eastAsia="Noto Sans CJK SC" w:cs="Times New Roman"/>
        </w:rPr>
        <w:t xml:space="preserve"> the</w:t>
      </w:r>
      <w:r>
        <w:rPr>
          <w:rFonts w:eastAsia="Noto Sans CJK SC" w:cs="Times New Roman"/>
          <w:lang w:val="en-US"/>
        </w:rPr>
        <w:t xml:space="preserve"> </w:t>
      </w:r>
      <w:r>
        <w:rPr>
          <w:rFonts w:eastAsia="Noto Sans CJK SC" w:cs="Times New Roman"/>
        </w:rPr>
        <w:t>public modules</w:t>
      </w:r>
      <w:r>
        <w:rPr>
          <w:rFonts w:eastAsia="Noto Sans CJK SC" w:cs="Times New Roman"/>
          <w:lang w:val="en-US"/>
        </w:rPr>
        <w:t>.</w:t>
      </w:r>
      <w:r>
        <w:rPr>
          <w:rFonts w:eastAsia="Noto Sans CJK SC" w:cs="Times New Roman"/>
        </w:rPr>
        <w:t xml:space="preserve"> Public </w:t>
      </w:r>
      <w:r>
        <w:rPr>
          <w:rFonts w:eastAsia="Noto Sans CJK SC" w:cs="Times New Roman"/>
          <w:lang w:val="en-US"/>
        </w:rPr>
        <w:t>module</w:t>
      </w:r>
      <w:r>
        <w:rPr>
          <w:rFonts w:eastAsia="Noto Sans CJK SC" w:cs="Times New Roman"/>
        </w:rPr>
        <w:t>s</w:t>
      </w:r>
      <w:r>
        <w:rPr>
          <w:rFonts w:eastAsia="Noto Sans CJK SC" w:cs="Times New Roman"/>
          <w:lang w:val="en-US"/>
        </w:rPr>
        <w:t xml:space="preserve"> </w:t>
      </w:r>
      <w:r>
        <w:rPr>
          <w:rFonts w:eastAsia="Noto Sans CJK SC" w:cs="Times New Roman"/>
        </w:rPr>
        <w:t>are</w:t>
      </w:r>
      <w:r>
        <w:rPr>
          <w:rFonts w:eastAsia="Noto Sans CJK SC" w:cs="Times New Roman"/>
          <w:lang w:val="en-US"/>
        </w:rPr>
        <w:t xml:space="preserve"> free software, some</w:t>
      </w:r>
      <w:r>
        <w:rPr>
          <w:rFonts w:eastAsia="Noto Sans CJK SC" w:cs="Times New Roman"/>
        </w:rPr>
        <w:t xml:space="preserve"> of which are</w:t>
      </w:r>
      <w:r>
        <w:rPr>
          <w:rFonts w:eastAsia="Noto Sans CJK SC" w:cs="Times New Roman"/>
          <w:lang w:val="en-US"/>
        </w:rPr>
        <w:t xml:space="preserve"> public plugin</w:t>
      </w:r>
      <w:r>
        <w:rPr>
          <w:rFonts w:eastAsia="Noto Sans CJK SC" w:cs="Times New Roman"/>
        </w:rPr>
        <w:t xml:space="preserve">s for various </w:t>
      </w:r>
      <w:ins w:id="1180" w:author="Chung, Joseph" w:date="2020-08-22T18:23:00Z">
        <w:r>
          <w:rPr>
            <w:rFonts w:eastAsia="Noto Sans CJK SC" w:cs="Times New Roman"/>
          </w:rPr>
          <w:t xml:space="preserve">programming </w:t>
        </w:r>
      </w:ins>
      <w:r>
        <w:rPr>
          <w:rFonts w:eastAsia="Noto Sans CJK SC" w:cs="Times New Roman"/>
        </w:rPr>
        <w:t>language</w:t>
      </w:r>
      <w:ins w:id="1181" w:author="Chung, Joseph" w:date="2020-08-22T18:23:00Z">
        <w:r>
          <w:rPr>
            <w:rFonts w:eastAsia="Noto Sans CJK SC" w:cs="Times New Roman"/>
          </w:rPr>
          <w:t>s</w:t>
        </w:r>
      </w:ins>
      <w:r>
        <w:rPr>
          <w:rFonts w:eastAsia="Noto Sans CJK SC" w:cs="Times New Roman"/>
        </w:rPr>
        <w:t xml:space="preserve">. They are </w:t>
      </w:r>
      <w:ins w:id="1182" w:author="Chung, Joseph" w:date="2020-08-22T18:24:00Z">
        <w:r>
          <w:rPr>
            <w:rFonts w:eastAsia="Noto Sans CJK SC" w:cs="Times New Roman"/>
          </w:rPr>
          <w:t xml:space="preserve">downloadable </w:t>
        </w:r>
      </w:ins>
      <w:r>
        <w:rPr>
          <w:rFonts w:eastAsia="Noto Sans CJK SC" w:cs="Times New Roman"/>
          <w:lang w:val="en-US"/>
        </w:rPr>
        <w:t xml:space="preserve">from the Internet, generally maintained by </w:t>
      </w:r>
      <w:ins w:id="1183" w:author="Chung, Joseph" w:date="2020-08-22T18:24:00Z">
        <w:r>
          <w:rPr>
            <w:rFonts w:eastAsia="Noto Sans CJK SC" w:cs="Times New Roman"/>
            <w:lang w:val="en-US"/>
          </w:rPr>
          <w:t xml:space="preserve">a </w:t>
        </w:r>
      </w:ins>
      <w:r>
        <w:rPr>
          <w:rFonts w:eastAsia="Noto Sans CJK SC" w:cs="Times New Roman"/>
          <w:lang w:val="en-US"/>
        </w:rPr>
        <w:t>community or individuals</w:t>
      </w:r>
      <w:r>
        <w:rPr>
          <w:rFonts w:eastAsia="Noto Sans CJK SC" w:cs="Times New Roman"/>
        </w:rPr>
        <w:t>. Most of them are open-source.</w:t>
      </w:r>
    </w:p>
    <w:p>
      <w:pPr>
        <w:ind w:left="360"/>
        <w:rPr>
          <w:rFonts w:eastAsia="Noto Sans CJK SC" w:cs="Times New Roman"/>
          <w:lang w:val="en-US"/>
        </w:rPr>
      </w:pPr>
    </w:p>
    <w:p>
      <w:pPr>
        <w:rPr>
          <w:rFonts w:cs="Times New Roman"/>
          <w:lang w:val="en-US"/>
        </w:rPr>
      </w:pPr>
      <w:r>
        <w:rPr>
          <w:rFonts w:cs="Times New Roman"/>
          <w:lang w:val="en-US" w:eastAsia="en-US"/>
        </w:rPr>
        <w:drawing>
          <wp:inline distT="0" distB="0" distL="114300" distR="114300">
            <wp:extent cx="3972560" cy="3034665"/>
            <wp:effectExtent l="0" t="0" r="8890" b="13335"/>
            <wp:docPr id="10" name="图片 10" descr="Package-digra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10" descr="Package-digram"/>
                    <pic:cNvPicPr>
                      <a:picLocks noChangeAspect="true"/>
                    </pic:cNvPicPr>
                  </pic:nvPicPr>
                  <pic:blipFill>
                    <a:blip r:embed="rId29"/>
                    <a:srcRect r="5735" b="6249"/>
                    <a:stretch>
                      <a:fillRect/>
                    </a:stretch>
                  </pic:blipFill>
                  <pic:spPr>
                    <a:xfrm>
                      <a:off x="0" y="0"/>
                      <a:ext cx="3972560" cy="3034665"/>
                    </a:xfrm>
                    <a:prstGeom prst="rect">
                      <a:avLst/>
                    </a:prstGeom>
                    <a:ln>
                      <a:noFill/>
                    </a:ln>
                  </pic:spPr>
                </pic:pic>
              </a:graphicData>
            </a:graphic>
          </wp:inline>
        </w:drawing>
      </w:r>
    </w:p>
    <w:p>
      <w:pPr>
        <w:pStyle w:val="38"/>
        <w:rPr>
          <w:rFonts w:cs="Times New Roman"/>
        </w:rPr>
      </w:pPr>
      <w:ins w:id="1184" w:author="devil" w:date="2020-08-23T11:25:00Z">
        <w:r>
          <w:rPr>
            <w:rFonts w:hint="eastAsia" w:cs="Times New Roman"/>
          </w:rPr>
          <w:t>Fig.</w:t>
        </w:r>
      </w:ins>
      <w:r>
        <w:rPr>
          <w:rFonts w:cs="Times New Roman"/>
        </w:rPr>
        <w:t xml:space="preserve"> 8</w:t>
      </w:r>
      <w:ins w:id="1185" w:author="Chung, Joseph" w:date="2020-08-22T18:24:00Z">
        <w:r>
          <w:rPr>
            <w:rFonts w:cs="Times New Roman"/>
          </w:rPr>
          <w:t>.</w:t>
        </w:r>
      </w:ins>
      <w:r>
        <w:rPr>
          <w:rFonts w:cs="Times New Roman"/>
        </w:rPr>
        <w:t xml:space="preserve"> System package diagram</w:t>
      </w:r>
    </w:p>
    <w:p>
      <w:pPr>
        <w:rPr>
          <w:rFonts w:cs="Times New Roman"/>
          <w:lang w:val="en-US"/>
        </w:rPr>
      </w:pPr>
    </w:p>
    <w:p>
      <w:pPr>
        <w:rPr>
          <w:rFonts w:cs="Times New Roman"/>
          <w:color w:val="FF0000"/>
        </w:rPr>
      </w:pPr>
      <w:r>
        <w:rPr>
          <w:rFonts w:cs="Times New Roman"/>
          <w:lang w:val="en-US"/>
        </w:rPr>
        <w:t xml:space="preserve">In </w:t>
      </w:r>
      <w:ins w:id="1186" w:author="devil" w:date="2020-08-23T11:25:00Z">
        <w:r>
          <w:rPr>
            <w:rFonts w:hint="eastAsia" w:cs="Times New Roman"/>
            <w:lang w:val="en-US"/>
          </w:rPr>
          <w:t>Fig.</w:t>
        </w:r>
      </w:ins>
      <w:r>
        <w:rPr>
          <w:rFonts w:cs="Times New Roman"/>
          <w:lang w:val="en-US"/>
        </w:rPr>
        <w:t xml:space="preserve"> 8, </w:t>
      </w:r>
      <w:r>
        <w:rPr>
          <w:rFonts w:cs="Times New Roman"/>
          <w:b/>
          <w:bCs/>
          <w:lang w:val="en-US"/>
        </w:rPr>
        <w:t xml:space="preserve">Config </w:t>
      </w:r>
      <w:r>
        <w:rPr>
          <w:rFonts w:cs="Times New Roman"/>
          <w:lang w:val="en-US"/>
        </w:rPr>
        <w:t xml:space="preserve">and </w:t>
      </w:r>
      <w:r>
        <w:rPr>
          <w:rFonts w:cs="Times New Roman"/>
          <w:b/>
          <w:bCs/>
          <w:lang w:val="en-US"/>
        </w:rPr>
        <w:t xml:space="preserve">Modules </w:t>
      </w:r>
      <w:r>
        <w:rPr>
          <w:rFonts w:cs="Times New Roman"/>
          <w:lang w:val="en-US"/>
        </w:rPr>
        <w:t xml:space="preserve">packages have the most </w:t>
      </w:r>
      <w:r>
        <w:rPr>
          <w:rFonts w:cs="Times New Roman"/>
        </w:rPr>
        <w:t>dependence</w:t>
      </w:r>
      <w:r>
        <w:rPr>
          <w:rFonts w:cs="Times New Roman"/>
          <w:lang w:val="en-US"/>
        </w:rPr>
        <w:t xml:space="preserve"> </w:t>
      </w:r>
      <w:ins w:id="1187" w:author="Chung, Joseph" w:date="2020-08-22T18:24:00Z">
        <w:r>
          <w:rPr>
            <w:rFonts w:cs="Times New Roman"/>
            <w:lang w:val="en-US"/>
          </w:rPr>
          <w:t xml:space="preserve">on </w:t>
        </w:r>
      </w:ins>
      <w:r>
        <w:rPr>
          <w:rFonts w:cs="Times New Roman"/>
          <w:lang w:val="en-US"/>
        </w:rPr>
        <w:t>other resources.</w:t>
      </w:r>
      <w:r>
        <w:rPr>
          <w:rFonts w:cs="Times New Roman"/>
        </w:rPr>
        <w:t xml:space="preserve"> </w:t>
      </w:r>
      <w:r>
        <w:rPr>
          <w:rFonts w:cs="Times New Roman"/>
          <w:b/>
          <w:bCs/>
          <w:lang w:val="en-US"/>
        </w:rPr>
        <w:t xml:space="preserve">Config </w:t>
      </w:r>
      <w:r>
        <w:rPr>
          <w:rFonts w:cs="Times New Roman"/>
          <w:lang w:val="en-US"/>
        </w:rPr>
        <w:t>contains all the configuration of the</w:t>
      </w:r>
      <w:r>
        <w:rPr>
          <w:rFonts w:cs="Times New Roman"/>
        </w:rPr>
        <w:t xml:space="preserve"> whole</w:t>
      </w:r>
      <w:r>
        <w:rPr>
          <w:rFonts w:cs="Times New Roman"/>
          <w:lang w:val="en-US"/>
        </w:rPr>
        <w:t xml:space="preserve"> system. </w:t>
      </w:r>
      <w:r>
        <w:rPr>
          <w:rFonts w:cs="Times New Roman"/>
          <w:b/>
          <w:bCs/>
          <w:lang w:val="en-US"/>
        </w:rPr>
        <w:t>Modules</w:t>
      </w:r>
      <w:r>
        <w:rPr>
          <w:rFonts w:cs="Times New Roman"/>
          <w:b/>
          <w:bCs/>
        </w:rPr>
        <w:t xml:space="preserve"> </w:t>
      </w:r>
      <w:r>
        <w:rPr>
          <w:rFonts w:cs="Times New Roman"/>
          <w:bCs/>
        </w:rPr>
        <w:t xml:space="preserve">here </w:t>
      </w:r>
      <w:r>
        <w:rPr>
          <w:rFonts w:cs="Times New Roman"/>
        </w:rPr>
        <w:t>are public plugins downloaded from the Internet for this project.</w:t>
      </w:r>
    </w:p>
    <w:p>
      <w:pPr>
        <w:rPr>
          <w:rFonts w:cs="Times New Roman"/>
          <w:lang w:val="en-US"/>
        </w:rPr>
      </w:pPr>
    </w:p>
    <w:p>
      <w:pPr>
        <w:numPr>
          <w:ilvl w:val="0"/>
          <w:numId w:val="13"/>
        </w:numPr>
        <w:rPr>
          <w:rFonts w:cs="Times New Roman"/>
          <w:b/>
          <w:bCs/>
          <w:lang w:val="en-US"/>
        </w:rPr>
      </w:pPr>
      <w:r>
        <w:rPr>
          <w:rFonts w:cs="Times New Roman"/>
          <w:b/>
          <w:bCs/>
          <w:lang w:val="en-US"/>
        </w:rPr>
        <w:t>Controller Package</w:t>
      </w:r>
    </w:p>
    <w:p>
      <w:pPr>
        <w:rPr>
          <w:rFonts w:cs="Times New Roman"/>
        </w:rPr>
      </w:pPr>
      <w:r>
        <w:rPr>
          <w:rFonts w:cs="Times New Roman"/>
          <w:lang w:val="en-US" w:eastAsia="en-US"/>
        </w:rPr>
        <w:drawing>
          <wp:inline distT="0" distB="0" distL="114300" distR="114300">
            <wp:extent cx="5197475" cy="2124710"/>
            <wp:effectExtent l="0" t="0" r="0" b="0"/>
            <wp:docPr id="32" name="Picture 32" descr="DeepinScreenshot_select-area_2020081323554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Picture 32" descr="DeepinScreenshot_select-area_20200813235544"/>
                    <pic:cNvPicPr>
                      <a:picLocks noChangeAspect="true"/>
                    </pic:cNvPicPr>
                  </pic:nvPicPr>
                  <pic:blipFill>
                    <a:blip r:embed="rId30"/>
                    <a:srcRect t="11465" r="-884" b="21328"/>
                    <a:stretch>
                      <a:fillRect/>
                    </a:stretch>
                  </pic:blipFill>
                  <pic:spPr>
                    <a:xfrm>
                      <a:off x="0" y="0"/>
                      <a:ext cx="5198587" cy="2125284"/>
                    </a:xfrm>
                    <a:prstGeom prst="rect">
                      <a:avLst/>
                    </a:prstGeom>
                    <a:ln>
                      <a:noFill/>
                    </a:ln>
                  </pic:spPr>
                </pic:pic>
              </a:graphicData>
            </a:graphic>
          </wp:inline>
        </w:drawing>
      </w:r>
    </w:p>
    <w:p>
      <w:pPr>
        <w:pStyle w:val="38"/>
        <w:rPr>
          <w:rFonts w:cs="Times New Roman"/>
        </w:rPr>
      </w:pPr>
      <w:ins w:id="1188" w:author="devil" w:date="2020-08-23T11:25:00Z">
        <w:r>
          <w:rPr>
            <w:rFonts w:hint="eastAsia" w:cs="Times New Roman"/>
          </w:rPr>
          <w:t>Fig.</w:t>
        </w:r>
      </w:ins>
      <w:r>
        <w:rPr>
          <w:rFonts w:cs="Times New Roman"/>
        </w:rPr>
        <w:t xml:space="preserve"> 9</w:t>
      </w:r>
      <w:ins w:id="1189" w:author="Chung, Joseph" w:date="2020-08-22T18:25:00Z">
        <w:r>
          <w:rPr>
            <w:rFonts w:cs="Times New Roman"/>
          </w:rPr>
          <w:t>.</w:t>
        </w:r>
      </w:ins>
      <w:r>
        <w:rPr>
          <w:rFonts w:cs="Times New Roman"/>
        </w:rPr>
        <w:t xml:space="preserve"> Class diagram of the Controller</w:t>
      </w:r>
      <w:ins w:id="1190" w:author="Chung, Joseph" w:date="2020-08-22T18:25:00Z">
        <w:r>
          <w:rPr>
            <w:rFonts w:cs="Times New Roman"/>
          </w:rPr>
          <w:t xml:space="preserve"> package</w:t>
        </w:r>
      </w:ins>
    </w:p>
    <w:p>
      <w:pPr>
        <w:rPr>
          <w:rFonts w:cs="Times New Roman"/>
          <w:lang w:val="en-US"/>
        </w:rPr>
      </w:pPr>
    </w:p>
    <w:p>
      <w:pPr>
        <w:rPr>
          <w:rFonts w:cs="Times New Roman"/>
        </w:rPr>
      </w:pPr>
      <w:r>
        <w:rPr>
          <w:rFonts w:cs="Times New Roman"/>
          <w:lang w:val="en-US"/>
        </w:rPr>
        <w:t>The controller package is the core package of the whole system</w:t>
      </w:r>
      <w:r>
        <w:rPr>
          <w:rFonts w:cs="Times New Roman"/>
          <w:color w:val="000000" w:themeColor="text1"/>
          <w:lang w:val="en-US"/>
          <w14:textFill>
            <w14:solidFill>
              <w14:schemeClr w14:val="tx1"/>
            </w14:solidFill>
          </w14:textFill>
        </w:rPr>
        <w:t>.</w:t>
      </w:r>
      <w:r>
        <w:rPr>
          <w:rFonts w:cs="Times New Roman"/>
          <w:lang w:val="en-US"/>
        </w:rPr>
        <w:t xml:space="preserve"> As </w:t>
      </w:r>
      <w:ins w:id="1191" w:author="Chung, Joseph" w:date="2020-08-22T18:25:00Z">
        <w:r>
          <w:rPr>
            <w:rFonts w:cs="Times New Roman"/>
            <w:lang w:val="en-US"/>
          </w:rPr>
          <w:t xml:space="preserve">shown in </w:t>
        </w:r>
      </w:ins>
      <w:ins w:id="1192" w:author="devil" w:date="2020-08-23T11:25:00Z">
        <w:r>
          <w:rPr>
            <w:rFonts w:hint="eastAsia" w:cs="Times New Roman"/>
            <w:lang w:val="en-US"/>
          </w:rPr>
          <w:t>Fig.</w:t>
        </w:r>
      </w:ins>
      <w:r>
        <w:rPr>
          <w:rFonts w:cs="Times New Roman"/>
          <w:lang w:val="en-US"/>
        </w:rPr>
        <w:t xml:space="preserve"> 9,</w:t>
      </w:r>
      <w:r>
        <w:rPr>
          <w:rFonts w:cs="Times New Roman"/>
          <w:color w:val="000000" w:themeColor="text1"/>
          <w:lang w:val="en-US"/>
          <w14:textFill>
            <w14:solidFill>
              <w14:schemeClr w14:val="tx1"/>
            </w14:solidFill>
          </w14:textFill>
        </w:rPr>
        <w:t xml:space="preserve"> </w:t>
      </w:r>
      <w:r>
        <w:rPr>
          <w:rFonts w:cs="Times New Roman"/>
          <w:lang w:val="en-US"/>
        </w:rPr>
        <w:t xml:space="preserve">it contains classes which are used to deal with the user's business logic. The </w:t>
      </w:r>
      <w:r>
        <w:rPr>
          <w:rFonts w:cs="Times New Roman"/>
          <w:b/>
        </w:rPr>
        <w:t xml:space="preserve">Search </w:t>
      </w:r>
      <w:r>
        <w:rPr>
          <w:rFonts w:cs="Times New Roman"/>
          <w:lang w:val="en-US"/>
        </w:rPr>
        <w:t>class solves the search requests</w:t>
      </w:r>
      <w:r>
        <w:rPr>
          <w:rFonts w:cs="Times New Roman"/>
        </w:rPr>
        <w:t xml:space="preserve"> from all users. The </w:t>
      </w:r>
      <w:r>
        <w:rPr>
          <w:rFonts w:cs="Times New Roman"/>
          <w:b/>
        </w:rPr>
        <w:t xml:space="preserve">Config </w:t>
      </w:r>
      <w:r>
        <w:rPr>
          <w:rFonts w:cs="Times New Roman"/>
        </w:rPr>
        <w:t xml:space="preserve">class returns the configuration of the site to the front end. The </w:t>
      </w:r>
      <w:r>
        <w:rPr>
          <w:rFonts w:cs="Times New Roman"/>
          <w:b/>
        </w:rPr>
        <w:t xml:space="preserve">Resource </w:t>
      </w:r>
      <w:r>
        <w:rPr>
          <w:rFonts w:cs="Times New Roman"/>
        </w:rPr>
        <w:t xml:space="preserve">class is responsible for data collection, resource classification, deletion and other functions. Through the </w:t>
      </w:r>
      <w:r>
        <w:rPr>
          <w:rFonts w:cs="Times New Roman"/>
          <w:b/>
        </w:rPr>
        <w:t xml:space="preserve">Resource </w:t>
      </w:r>
      <w:r>
        <w:rPr>
          <w:rFonts w:cs="Times New Roman"/>
        </w:rPr>
        <w:t>class, users can also edit courses and get course lists.</w:t>
      </w:r>
    </w:p>
    <w:p>
      <w:pPr>
        <w:rPr>
          <w:rFonts w:cs="Times New Roman"/>
          <w:lang w:val="en-US"/>
        </w:rPr>
      </w:pPr>
    </w:p>
    <w:p>
      <w:pPr>
        <w:numPr>
          <w:ilvl w:val="0"/>
          <w:numId w:val="13"/>
        </w:numPr>
        <w:rPr>
          <w:rFonts w:cs="Times New Roman"/>
          <w:b/>
          <w:bCs/>
          <w:lang w:val="en-US"/>
        </w:rPr>
      </w:pPr>
      <w:r>
        <w:rPr>
          <w:rFonts w:cs="Times New Roman"/>
          <w:b/>
          <w:bCs/>
          <w:lang w:val="en-US"/>
        </w:rPr>
        <w:t>Private Package</w:t>
      </w:r>
    </w:p>
    <w:p>
      <w:pPr>
        <w:rPr>
          <w:rFonts w:cs="Times New Roman"/>
          <w:lang w:val="en-US"/>
        </w:rPr>
      </w:pPr>
      <w:r>
        <w:rPr>
          <w:rFonts w:cs="Times New Roman"/>
          <w:lang w:val="en-US" w:eastAsia="en-US"/>
        </w:rPr>
        <w:drawing>
          <wp:inline distT="0" distB="0" distL="114300" distR="114300">
            <wp:extent cx="4136390" cy="2084070"/>
            <wp:effectExtent l="0" t="0" r="0" b="0"/>
            <wp:docPr id="12" name="图片 12" descr="Privat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图片 12" descr="Private"/>
                    <pic:cNvPicPr>
                      <a:picLocks noChangeAspect="true"/>
                    </pic:cNvPicPr>
                  </pic:nvPicPr>
                  <pic:blipFill>
                    <a:blip r:embed="rId31"/>
                    <a:srcRect l="1" t="-1" r="-10201" b="11175"/>
                    <a:stretch>
                      <a:fillRect/>
                    </a:stretch>
                  </pic:blipFill>
                  <pic:spPr>
                    <a:xfrm>
                      <a:off x="0" y="0"/>
                      <a:ext cx="4143885" cy="2087949"/>
                    </a:xfrm>
                    <a:prstGeom prst="rect">
                      <a:avLst/>
                    </a:prstGeom>
                    <a:ln>
                      <a:noFill/>
                    </a:ln>
                  </pic:spPr>
                </pic:pic>
              </a:graphicData>
            </a:graphic>
          </wp:inline>
        </w:drawing>
      </w:r>
    </w:p>
    <w:p>
      <w:pPr>
        <w:pStyle w:val="38"/>
        <w:rPr>
          <w:rFonts w:cs="Times New Roman"/>
        </w:rPr>
      </w:pPr>
      <w:ins w:id="1193" w:author="devil" w:date="2020-08-23T11:25:00Z">
        <w:r>
          <w:rPr>
            <w:rFonts w:hint="eastAsia" w:cs="Times New Roman"/>
          </w:rPr>
          <w:t>Fig.</w:t>
        </w:r>
      </w:ins>
      <w:r>
        <w:rPr>
          <w:rFonts w:cs="Times New Roman"/>
        </w:rPr>
        <w:t xml:space="preserve"> 10</w:t>
      </w:r>
      <w:ins w:id="1194" w:author="Chung, Joseph" w:date="2020-08-22T18:26:00Z">
        <w:r>
          <w:rPr>
            <w:rFonts w:cs="Times New Roman"/>
          </w:rPr>
          <w:t>.</w:t>
        </w:r>
      </w:ins>
      <w:r>
        <w:rPr>
          <w:rFonts w:cs="Times New Roman"/>
        </w:rPr>
        <w:t xml:space="preserve"> Class diagram of the Private</w:t>
      </w:r>
      <w:ins w:id="1195" w:author="Chung, Joseph" w:date="2020-08-22T18:26:00Z">
        <w:r>
          <w:rPr>
            <w:rFonts w:cs="Times New Roman"/>
          </w:rPr>
          <w:t xml:space="preserve"> package</w:t>
        </w:r>
      </w:ins>
    </w:p>
    <w:p>
      <w:pPr>
        <w:rPr>
          <w:rFonts w:cs="Times New Roman"/>
          <w:lang w:val="en-US"/>
        </w:rPr>
      </w:pPr>
    </w:p>
    <w:p>
      <w:pPr>
        <w:rPr>
          <w:rFonts w:cs="Times New Roman"/>
        </w:rPr>
      </w:pPr>
      <w:r>
        <w:rPr>
          <w:rFonts w:cs="Times New Roman"/>
          <w:lang w:val="en-US"/>
        </w:rPr>
        <w:t xml:space="preserve">The core class of </w:t>
      </w:r>
      <w:ins w:id="1196" w:author="Chung, Joseph" w:date="2020-08-22T18:26:00Z">
        <w:r>
          <w:rPr>
            <w:rFonts w:cs="Times New Roman"/>
            <w:lang w:val="en-US"/>
          </w:rPr>
          <w:t xml:space="preserve">the Private </w:t>
        </w:r>
      </w:ins>
      <w:r>
        <w:rPr>
          <w:rFonts w:cs="Times New Roman"/>
          <w:lang w:val="en-US"/>
        </w:rPr>
        <w:t>package is</w:t>
      </w:r>
      <w:r>
        <w:rPr>
          <w:rFonts w:cs="Times New Roman"/>
        </w:rPr>
        <w:t xml:space="preserve"> the</w:t>
      </w:r>
      <w:r>
        <w:rPr>
          <w:rFonts w:cs="Times New Roman"/>
          <w:lang w:val="en-US"/>
        </w:rPr>
        <w:t xml:space="preserve"> </w:t>
      </w:r>
      <w:r>
        <w:rPr>
          <w:rFonts w:cs="Times New Roman"/>
        </w:rPr>
        <w:t xml:space="preserve">class </w:t>
      </w:r>
      <w:r>
        <w:rPr>
          <w:rFonts w:cs="Times New Roman"/>
          <w:b/>
        </w:rPr>
        <w:t>P</w:t>
      </w:r>
      <w:r>
        <w:rPr>
          <w:rFonts w:cs="Times New Roman"/>
          <w:b/>
          <w:lang w:val="en-US"/>
        </w:rPr>
        <w:t>ublic</w:t>
      </w:r>
      <w:r>
        <w:rPr>
          <w:rFonts w:cs="Times New Roman"/>
          <w:lang w:val="en-US"/>
        </w:rPr>
        <w:t xml:space="preserve">, which means </w:t>
      </w:r>
      <w:r>
        <w:rPr>
          <w:rFonts w:cs="Times New Roman"/>
        </w:rPr>
        <w:t>public</w:t>
      </w:r>
      <w:r>
        <w:rPr>
          <w:rFonts w:cs="Times New Roman"/>
          <w:color w:val="FFC000"/>
          <w:lang w:val="en-US"/>
        </w:rPr>
        <w:t xml:space="preserve"> </w:t>
      </w:r>
      <w:r>
        <w:rPr>
          <w:rFonts w:cs="Times New Roman"/>
          <w:lang w:val="en-US"/>
        </w:rPr>
        <w:t>library</w:t>
      </w:r>
      <w:r>
        <w:rPr>
          <w:rFonts w:cs="Times New Roman"/>
        </w:rPr>
        <w:t xml:space="preserve"> in a private project</w:t>
      </w:r>
      <w:r>
        <w:rPr>
          <w:rFonts w:cs="Times New Roman"/>
          <w:lang w:val="en-US"/>
        </w:rPr>
        <w:t>. It is a public library specially developed for</w:t>
      </w:r>
      <w:r>
        <w:rPr>
          <w:rFonts w:cs="Times New Roman"/>
        </w:rPr>
        <w:t xml:space="preserve"> only</w:t>
      </w:r>
      <w:r>
        <w:rPr>
          <w:rFonts w:cs="Times New Roman"/>
          <w:lang w:val="en-US"/>
        </w:rPr>
        <w:t xml:space="preserve"> this system</w:t>
      </w:r>
      <w:r>
        <w:rPr>
          <w:rFonts w:cs="Times New Roman"/>
        </w:rPr>
        <w:t xml:space="preserve"> (search engine)</w:t>
      </w:r>
      <w:ins w:id="1197" w:author="Chung, Joseph" w:date="2020-08-22T18:27:00Z">
        <w:r>
          <w:rPr>
            <w:rFonts w:cs="Times New Roman"/>
          </w:rPr>
          <w:t>.</w:t>
        </w:r>
      </w:ins>
      <w:r>
        <w:rPr>
          <w:rFonts w:cs="Times New Roman"/>
        </w:rPr>
        <w:t xml:space="preserve"> </w:t>
      </w:r>
      <w:ins w:id="1198" w:author="Chung, Joseph" w:date="2020-08-22T18:27:00Z">
        <w:r>
          <w:rPr>
            <w:rFonts w:cs="Times New Roman"/>
          </w:rPr>
          <w:t xml:space="preserve">It </w:t>
        </w:r>
      </w:ins>
      <w:r>
        <w:rPr>
          <w:rFonts w:cs="Times New Roman"/>
        </w:rPr>
        <w:t>includes function</w:t>
      </w:r>
      <w:ins w:id="1199" w:author="Chung, Joseph" w:date="2020-08-22T18:27:00Z">
        <w:r>
          <w:rPr>
            <w:rFonts w:cs="Times New Roman"/>
          </w:rPr>
          <w:t>ality</w:t>
        </w:r>
      </w:ins>
      <w:r>
        <w:rPr>
          <w:rFonts w:cs="Times New Roman"/>
        </w:rPr>
        <w:t xml:space="preserve"> such as get random numbers, format date, check user info, etc, which are </w:t>
      </w:r>
      <w:ins w:id="1200" w:author="Chung, Joseph" w:date="2020-08-22T18:28:00Z">
        <w:r>
          <w:rPr>
            <w:rFonts w:cs="Times New Roman"/>
          </w:rPr>
          <w:t xml:space="preserve">commonly and </w:t>
        </w:r>
      </w:ins>
      <w:r>
        <w:rPr>
          <w:rFonts w:cs="Times New Roman"/>
        </w:rPr>
        <w:t>frequen</w:t>
      </w:r>
      <w:ins w:id="1201" w:author="Chung, Joseph" w:date="2020-08-22T18:28:00Z">
        <w:r>
          <w:rPr>
            <w:rFonts w:cs="Times New Roman"/>
          </w:rPr>
          <w:t>tly used</w:t>
        </w:r>
      </w:ins>
      <w:r>
        <w:rPr>
          <w:rFonts w:cs="Times New Roman"/>
          <w:lang w:val="en-US"/>
        </w:rPr>
        <w:t xml:space="preserve">. It can be </w:t>
      </w:r>
      <w:r>
        <w:rPr>
          <w:rFonts w:cs="Times New Roman"/>
        </w:rPr>
        <w:t xml:space="preserve">imported and used </w:t>
      </w:r>
      <w:r>
        <w:rPr>
          <w:rFonts w:cs="Times New Roman"/>
          <w:lang w:val="en-US"/>
        </w:rPr>
        <w:t>by controller</w:t>
      </w:r>
      <w:r>
        <w:rPr>
          <w:rFonts w:cs="Times New Roman"/>
        </w:rPr>
        <w:t>s</w:t>
      </w:r>
      <w:r>
        <w:rPr>
          <w:rFonts w:cs="Times New Roman"/>
          <w:lang w:val="en-US"/>
        </w:rPr>
        <w:t xml:space="preserve"> to reduce code redundancy and coupling. </w:t>
      </w:r>
      <w:ins w:id="1202" w:author="Chung, Joseph" w:date="2020-08-22T18:28:00Z">
        <w:r>
          <w:rPr>
            <w:rFonts w:cs="Times New Roman"/>
            <w:lang w:val="en-US"/>
          </w:rPr>
          <w:t xml:space="preserve">This </w:t>
        </w:r>
      </w:ins>
      <w:r>
        <w:rPr>
          <w:rFonts w:cs="Times New Roman"/>
          <w:lang w:val="en-US"/>
        </w:rPr>
        <w:t>is a</w:t>
      </w:r>
      <w:r>
        <w:rPr>
          <w:rFonts w:cs="Times New Roman"/>
        </w:rPr>
        <w:t xml:space="preserve"> very</w:t>
      </w:r>
      <w:r>
        <w:rPr>
          <w:rFonts w:cs="Times New Roman"/>
          <w:lang w:val="en-US"/>
        </w:rPr>
        <w:t xml:space="preserve"> common design idea in software engineering</w:t>
      </w:r>
      <w:ins w:id="1203" w:author="Chung, Joseph" w:date="2020-08-22T18:28:00Z">
        <w:r>
          <w:rPr>
            <w:rFonts w:cs="Times New Roman"/>
            <w:lang w:val="en-US"/>
          </w:rPr>
          <w:t>:</w:t>
        </w:r>
      </w:ins>
      <w:r>
        <w:rPr>
          <w:rFonts w:cs="Times New Roman"/>
        </w:rPr>
        <w:t xml:space="preserve"> </w:t>
      </w:r>
      <w:ins w:id="1204" w:author="Chung, Joseph" w:date="2020-08-22T18:28:00Z">
        <w:r>
          <w:rPr>
            <w:rFonts w:cs="Times New Roman"/>
            <w:lang w:val="en-US"/>
          </w:rPr>
          <w:t xml:space="preserve">high </w:t>
        </w:r>
      </w:ins>
      <w:r>
        <w:rPr>
          <w:rFonts w:cs="Times New Roman"/>
          <w:lang w:val="en-US"/>
        </w:rPr>
        <w:t xml:space="preserve">cohesion, </w:t>
      </w:r>
      <w:r>
        <w:rPr>
          <w:rFonts w:cs="Times New Roman"/>
        </w:rPr>
        <w:t xml:space="preserve">loose </w:t>
      </w:r>
      <w:r>
        <w:rPr>
          <w:rFonts w:cs="Times New Roman"/>
          <w:lang w:val="en-US"/>
        </w:rPr>
        <w:t>coupling</w:t>
      </w:r>
      <w:r>
        <w:rPr>
          <w:rStyle w:val="18"/>
          <w:rFonts w:cs="Times New Roman"/>
          <w:lang w:val="en-US"/>
        </w:rPr>
        <w:t>[</w:t>
      </w:r>
      <w:r>
        <w:rPr>
          <w:rStyle w:val="18"/>
          <w:rFonts w:cs="Times New Roman"/>
          <w:lang w:val="en-US"/>
        </w:rPr>
        <w:endnoteReference w:id="16"/>
      </w:r>
      <w:r>
        <w:rPr>
          <w:rStyle w:val="18"/>
          <w:rFonts w:cs="Times New Roman"/>
          <w:lang w:val="en-US"/>
        </w:rPr>
        <w:t>]</w:t>
      </w:r>
      <w:r>
        <w:rPr>
          <w:rFonts w:cs="Times New Roman"/>
        </w:rPr>
        <w:t xml:space="preserve">. </w:t>
      </w:r>
      <w:ins w:id="1205" w:author="Chung, Joseph" w:date="2020-08-22T18:29:00Z">
        <w:r>
          <w:rPr>
            <w:rFonts w:cs="Times New Roman"/>
          </w:rPr>
          <w:t xml:space="preserve">The </w:t>
        </w:r>
      </w:ins>
      <w:r>
        <w:rPr>
          <w:rFonts w:cs="Times New Roman"/>
        </w:rPr>
        <w:t xml:space="preserve">DB </w:t>
      </w:r>
      <w:ins w:id="1206" w:author="Chung, Joseph" w:date="2020-08-22T18:29:00Z">
        <w:r>
          <w:rPr>
            <w:rFonts w:cs="Times New Roman"/>
          </w:rPr>
          <w:t xml:space="preserve">class </w:t>
        </w:r>
      </w:ins>
      <w:r>
        <w:rPr>
          <w:rFonts w:cs="Times New Roman"/>
        </w:rPr>
        <w:t xml:space="preserve">provides a set of methods to operate </w:t>
      </w:r>
      <w:ins w:id="1207" w:author="Chung, Joseph" w:date="2020-08-22T18:29:00Z">
        <w:r>
          <w:rPr>
            <w:rFonts w:cs="Times New Roman"/>
          </w:rPr>
          <w:t xml:space="preserve">a </w:t>
        </w:r>
      </w:ins>
      <w:r>
        <w:rPr>
          <w:rFonts w:cs="Times New Roman"/>
        </w:rPr>
        <w:t>database, such as inset, query and delete.</w:t>
      </w:r>
    </w:p>
    <w:p>
      <w:pPr>
        <w:rPr>
          <w:rFonts w:cs="Times New Roman"/>
          <w:lang w:val="en-US"/>
        </w:rPr>
      </w:pPr>
    </w:p>
    <w:p>
      <w:pPr>
        <w:numPr>
          <w:ilvl w:val="0"/>
          <w:numId w:val="13"/>
        </w:numPr>
        <w:rPr>
          <w:rFonts w:cs="Times New Roman"/>
          <w:b/>
          <w:bCs/>
          <w:lang w:val="en-US"/>
        </w:rPr>
      </w:pPr>
      <w:r>
        <w:rPr>
          <w:rFonts w:cs="Times New Roman"/>
          <w:b/>
          <w:bCs/>
          <w:lang w:val="en-US"/>
        </w:rPr>
        <w:t>Server Package</w:t>
      </w:r>
    </w:p>
    <w:p>
      <w:pPr>
        <w:rPr>
          <w:rFonts w:cs="Times New Roman"/>
          <w:lang w:val="en-US"/>
        </w:rPr>
      </w:pPr>
    </w:p>
    <w:p>
      <w:pPr>
        <w:rPr>
          <w:rFonts w:cs="Times New Roman"/>
          <w:lang w:val="en-US"/>
        </w:rPr>
      </w:pPr>
      <w:r>
        <w:rPr>
          <w:rFonts w:cs="Times New Roman"/>
          <w:lang w:val="en-US" w:eastAsia="en-US"/>
        </w:rPr>
        <w:drawing>
          <wp:inline distT="0" distB="0" distL="114300" distR="114300">
            <wp:extent cx="2959735" cy="1278890"/>
            <wp:effectExtent l="0" t="0" r="0" b="0"/>
            <wp:docPr id="13" name="图片 13" descr="Serv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descr="Server"/>
                    <pic:cNvPicPr>
                      <a:picLocks noChangeAspect="true"/>
                    </pic:cNvPicPr>
                  </pic:nvPicPr>
                  <pic:blipFill>
                    <a:blip r:embed="rId32"/>
                    <a:srcRect b="18381"/>
                    <a:stretch>
                      <a:fillRect/>
                    </a:stretch>
                  </pic:blipFill>
                  <pic:spPr>
                    <a:xfrm>
                      <a:off x="0" y="0"/>
                      <a:ext cx="2959735" cy="1278890"/>
                    </a:xfrm>
                    <a:prstGeom prst="rect">
                      <a:avLst/>
                    </a:prstGeom>
                    <a:ln>
                      <a:noFill/>
                    </a:ln>
                  </pic:spPr>
                </pic:pic>
              </a:graphicData>
            </a:graphic>
          </wp:inline>
        </w:drawing>
      </w:r>
    </w:p>
    <w:p>
      <w:pPr>
        <w:pStyle w:val="38"/>
        <w:rPr>
          <w:rFonts w:cs="Times New Roman"/>
        </w:rPr>
      </w:pPr>
      <w:ins w:id="1208" w:author="devil" w:date="2020-08-23T11:25:00Z">
        <w:r>
          <w:rPr>
            <w:rFonts w:hint="eastAsia" w:cs="Times New Roman"/>
          </w:rPr>
          <w:t>Fig.</w:t>
        </w:r>
      </w:ins>
      <w:r>
        <w:rPr>
          <w:rFonts w:cs="Times New Roman"/>
        </w:rPr>
        <w:t xml:space="preserve"> 11</w:t>
      </w:r>
      <w:ins w:id="1209" w:author="Chung, Joseph" w:date="2020-08-22T18:29:00Z">
        <w:r>
          <w:rPr>
            <w:rFonts w:cs="Times New Roman"/>
          </w:rPr>
          <w:t>.</w:t>
        </w:r>
      </w:ins>
      <w:r>
        <w:rPr>
          <w:rFonts w:cs="Times New Roman"/>
        </w:rPr>
        <w:t xml:space="preserve"> Class diagram of the Server</w:t>
      </w:r>
      <w:ins w:id="1210" w:author="Chung, Joseph" w:date="2020-08-22T18:29:00Z">
        <w:r>
          <w:rPr>
            <w:rFonts w:cs="Times New Roman"/>
          </w:rPr>
          <w:t xml:space="preserve"> package</w:t>
        </w:r>
      </w:ins>
    </w:p>
    <w:p>
      <w:pPr>
        <w:rPr>
          <w:rFonts w:cs="Times New Roman"/>
          <w:lang w:val="en-US"/>
        </w:rPr>
      </w:pPr>
    </w:p>
    <w:p>
      <w:pPr>
        <w:rPr>
          <w:rFonts w:cs="Times New Roman"/>
          <w:lang w:val="en-US"/>
        </w:rPr>
      </w:pPr>
      <w:r>
        <w:rPr>
          <w:rFonts w:cs="Times New Roman"/>
          <w:lang w:val="en-US"/>
        </w:rPr>
        <w:t xml:space="preserve">The </w:t>
      </w:r>
      <w:ins w:id="1211" w:author="Chung, Joseph" w:date="2020-08-22T18:29:00Z">
        <w:r>
          <w:rPr>
            <w:rFonts w:cs="Times New Roman"/>
            <w:lang w:val="en-US"/>
          </w:rPr>
          <w:t xml:space="preserve">Server </w:t>
        </w:r>
      </w:ins>
      <w:r>
        <w:rPr>
          <w:rFonts w:cs="Times New Roman"/>
          <w:lang w:val="en-US"/>
        </w:rPr>
        <w:t xml:space="preserve">package is the </w:t>
      </w:r>
      <w:r>
        <w:rPr>
          <w:rFonts w:cs="Times New Roman"/>
        </w:rPr>
        <w:t xml:space="preserve">web server </w:t>
      </w:r>
      <w:r>
        <w:rPr>
          <w:rFonts w:cs="Times New Roman"/>
          <w:lang w:val="en-US"/>
        </w:rPr>
        <w:t>start-up entry</w:t>
      </w:r>
      <w:r>
        <w:rPr>
          <w:rFonts w:cs="Times New Roman"/>
        </w:rPr>
        <w:t>.</w:t>
      </w:r>
      <w:r>
        <w:rPr>
          <w:rFonts w:cs="Times New Roman"/>
          <w:lang w:val="en-US"/>
        </w:rPr>
        <w:t xml:space="preserve"> </w:t>
      </w:r>
      <w:r>
        <w:rPr>
          <w:rFonts w:cs="Times New Roman"/>
        </w:rPr>
        <w:t xml:space="preserve">It </w:t>
      </w:r>
      <w:r>
        <w:rPr>
          <w:rFonts w:cs="Times New Roman"/>
          <w:lang w:val="en-US"/>
        </w:rPr>
        <w:t xml:space="preserve">listens </w:t>
      </w:r>
      <w:ins w:id="1212" w:author="Chung, Joseph" w:date="2020-08-22T18:31:00Z">
        <w:r>
          <w:rPr>
            <w:rFonts w:cs="Times New Roman"/>
            <w:lang w:val="en-US"/>
          </w:rPr>
          <w:t xml:space="preserve">for </w:t>
        </w:r>
      </w:ins>
      <w:r>
        <w:rPr>
          <w:rFonts w:cs="Times New Roman"/>
          <w:lang w:val="en-US"/>
        </w:rPr>
        <w:t>and distributes the user's request to the controller</w:t>
      </w:r>
      <w:r>
        <w:rPr>
          <w:rFonts w:cs="Times New Roman"/>
        </w:rPr>
        <w:t>s</w:t>
      </w:r>
      <w:r>
        <w:rPr>
          <w:rFonts w:cs="Times New Roman"/>
          <w:lang w:val="en-US"/>
        </w:rPr>
        <w:t xml:space="preserve">. The </w:t>
      </w:r>
      <w:r>
        <w:rPr>
          <w:rFonts w:cs="Times New Roman"/>
        </w:rPr>
        <w:t xml:space="preserve">mapping </w:t>
      </w:r>
      <w:r>
        <w:rPr>
          <w:rFonts w:cs="Times New Roman"/>
          <w:lang w:val="en-US"/>
        </w:rPr>
        <w:t xml:space="preserve">mode used between the </w:t>
      </w:r>
      <w:ins w:id="1213" w:author="Chung, Joseph" w:date="2020-08-22T18:31:00Z">
        <w:r>
          <w:rPr>
            <w:rFonts w:cs="Times New Roman"/>
            <w:lang w:val="en-US"/>
          </w:rPr>
          <w:t xml:space="preserve">Server </w:t>
        </w:r>
      </w:ins>
      <w:r>
        <w:rPr>
          <w:rFonts w:cs="Times New Roman"/>
          <w:lang w:val="en-US"/>
        </w:rPr>
        <w:t>package and the controller</w:t>
      </w:r>
      <w:r>
        <w:rPr>
          <w:rFonts w:cs="Times New Roman"/>
        </w:rPr>
        <w:t>s</w:t>
      </w:r>
      <w:r>
        <w:rPr>
          <w:rFonts w:cs="Times New Roman"/>
          <w:lang w:val="en-US"/>
        </w:rPr>
        <w:t xml:space="preserve"> is</w:t>
      </w:r>
      <w:r>
        <w:rPr>
          <w:rFonts w:cs="Times New Roman"/>
        </w:rPr>
        <w:t xml:space="preserve"> called</w:t>
      </w:r>
      <w:r>
        <w:rPr>
          <w:rFonts w:cs="Times New Roman"/>
          <w:lang w:val="en-US"/>
        </w:rPr>
        <w:t xml:space="preserve"> </w:t>
      </w:r>
      <w:r>
        <w:rPr>
          <w:rFonts w:cs="Times New Roman"/>
          <w:b/>
          <w:lang w:val="en-US"/>
        </w:rPr>
        <w:t>Convention Routing</w:t>
      </w:r>
      <w:r>
        <w:rPr>
          <w:rFonts w:cs="Times New Roman"/>
        </w:rPr>
        <w:t xml:space="preserve">. </w:t>
      </w:r>
      <w:ins w:id="1214" w:author="devil" w:date="2020-08-23T11:25:00Z">
        <w:r>
          <w:rPr>
            <w:rFonts w:hint="eastAsia" w:cs="Times New Roman"/>
            <w:lang w:val="en-US"/>
          </w:rPr>
          <w:t>Fig.</w:t>
        </w:r>
      </w:ins>
      <w:r>
        <w:rPr>
          <w:rFonts w:cs="Times New Roman"/>
          <w:lang w:val="en-US"/>
        </w:rPr>
        <w:t xml:space="preserve"> 12 </w:t>
      </w:r>
      <w:ins w:id="1215" w:author="Chung, Joseph" w:date="2020-08-22T18:32:00Z">
        <w:r>
          <w:rPr>
            <w:rFonts w:cs="Times New Roman"/>
            <w:lang w:val="en-US"/>
          </w:rPr>
          <w:t xml:space="preserve">depicts </w:t>
        </w:r>
      </w:ins>
      <w:r>
        <w:rPr>
          <w:rFonts w:cs="Times New Roman"/>
          <w:lang w:val="en-US"/>
        </w:rPr>
        <w:t xml:space="preserve">what the </w:t>
      </w:r>
      <w:r>
        <w:rPr>
          <w:rFonts w:cs="Times New Roman"/>
        </w:rPr>
        <w:t xml:space="preserve">convention </w:t>
      </w:r>
      <w:r>
        <w:rPr>
          <w:rFonts w:cs="Times New Roman"/>
          <w:lang w:val="en-US"/>
        </w:rPr>
        <w:t>routing</w:t>
      </w:r>
      <w:r>
        <w:rPr>
          <w:rFonts w:cs="Times New Roman"/>
        </w:rPr>
        <w:t xml:space="preserve"> mode</w:t>
      </w:r>
      <w:ins w:id="1216" w:author="Chung, Joseph" w:date="2020-08-22T18:31:00Z">
        <w:r>
          <w:rPr>
            <w:rFonts w:cs="Times New Roman"/>
          </w:rPr>
          <w:t xml:space="preserve"> looks like</w:t>
        </w:r>
      </w:ins>
      <w:r>
        <w:rPr>
          <w:rFonts w:cs="Times New Roman"/>
          <w:lang w:val="en-US"/>
        </w:rPr>
        <w:t>.</w:t>
      </w:r>
    </w:p>
    <w:p>
      <w:pPr>
        <w:rPr>
          <w:rFonts w:cs="Times New Roman"/>
          <w:lang w:val="en-US"/>
        </w:rPr>
      </w:pPr>
    </w:p>
    <w:p>
      <w:pPr>
        <w:rPr>
          <w:rFonts w:cs="Times New Roman"/>
        </w:rPr>
      </w:pPr>
      <w:r>
        <w:rPr>
          <w:rFonts w:cs="Times New Roman"/>
          <w:lang w:val="en-US" w:eastAsia="en-US"/>
        </w:rPr>
        <w:drawing>
          <wp:inline distT="0" distB="0" distL="114300" distR="114300">
            <wp:extent cx="3229610" cy="3611880"/>
            <wp:effectExtent l="0" t="0" r="0" b="0"/>
            <wp:docPr id="17" name="Picture 17" descr="gnome-shell-screenshot-PSM8M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17" descr="gnome-shell-screenshot-PSM8M0"/>
                    <pic:cNvPicPr>
                      <a:picLocks noChangeAspect="true"/>
                    </pic:cNvPicPr>
                  </pic:nvPicPr>
                  <pic:blipFill>
                    <a:blip r:embed="rId33"/>
                    <a:stretch>
                      <a:fillRect/>
                    </a:stretch>
                  </pic:blipFill>
                  <pic:spPr>
                    <a:xfrm>
                      <a:off x="0" y="0"/>
                      <a:ext cx="3239224" cy="3622684"/>
                    </a:xfrm>
                    <a:prstGeom prst="rect">
                      <a:avLst/>
                    </a:prstGeom>
                  </pic:spPr>
                </pic:pic>
              </a:graphicData>
            </a:graphic>
          </wp:inline>
        </w:drawing>
      </w:r>
    </w:p>
    <w:p>
      <w:pPr>
        <w:pStyle w:val="38"/>
        <w:rPr>
          <w:rFonts w:cs="Times New Roman"/>
        </w:rPr>
      </w:pPr>
      <w:ins w:id="1217" w:author="devil" w:date="2020-08-23T11:25:00Z">
        <w:r>
          <w:rPr>
            <w:rFonts w:hint="eastAsia" w:cs="Times New Roman"/>
          </w:rPr>
          <w:t>Fig.</w:t>
        </w:r>
      </w:ins>
      <w:r>
        <w:rPr>
          <w:rFonts w:cs="Times New Roman"/>
        </w:rPr>
        <w:t xml:space="preserve"> 12</w:t>
      </w:r>
      <w:ins w:id="1218" w:author="Chung, Joseph" w:date="2020-08-22T18:32:00Z">
        <w:r>
          <w:rPr>
            <w:rFonts w:cs="Times New Roman"/>
          </w:rPr>
          <w:t>.</w:t>
        </w:r>
      </w:ins>
      <w:r>
        <w:rPr>
          <w:rFonts w:cs="Times New Roman"/>
        </w:rPr>
        <w:t xml:space="preserve"> Router to Controllers</w:t>
      </w:r>
    </w:p>
    <w:p>
      <w:pPr>
        <w:rPr>
          <w:rFonts w:cs="Times New Roman"/>
        </w:rPr>
      </w:pPr>
    </w:p>
    <w:p>
      <w:pPr>
        <w:rPr>
          <w:rFonts w:cs="Times New Roman"/>
        </w:rPr>
      </w:pPr>
      <w:r>
        <w:rPr>
          <w:rFonts w:cs="Times New Roman"/>
        </w:rPr>
        <w:t xml:space="preserve">The </w:t>
      </w:r>
      <w:ins w:id="1219" w:author="Chung, Joseph" w:date="2020-08-22T18:32:00Z">
        <w:r>
          <w:rPr>
            <w:rFonts w:cs="Times New Roman"/>
          </w:rPr>
          <w:t xml:space="preserve">routing </w:t>
        </w:r>
      </w:ins>
      <w:r>
        <w:rPr>
          <w:rFonts w:cs="Times New Roman"/>
        </w:rPr>
        <w:t>solution is to automatically map the user's router to the same class name and action name under the controller. The characteristic and advantage of the convention routing</w:t>
      </w:r>
      <w:ins w:id="1220" w:author="Chung, Joseph" w:date="2020-08-22T18:32:00Z">
        <w:r>
          <w:rPr>
            <w:rFonts w:cs="Times New Roman"/>
          </w:rPr>
          <w:t xml:space="preserve"> method</w:t>
        </w:r>
      </w:ins>
      <w:r>
        <w:rPr>
          <w:rFonts w:cs="Times New Roman"/>
        </w:rPr>
        <w:t xml:space="preserve"> is that it does not need to configure the route files. Th</w:t>
      </w:r>
      <w:ins w:id="1221" w:author="Chung, Joseph" w:date="2020-08-22T18:32:00Z">
        <w:r>
          <w:rPr>
            <w:rFonts w:cs="Times New Roman"/>
          </w:rPr>
          <w:t>is</w:t>
        </w:r>
      </w:ins>
      <w:r>
        <w:rPr>
          <w:rFonts w:cs="Times New Roman"/>
        </w:rPr>
        <w:t xml:space="preserve"> helps reduce the development time and the writing of method documents. It can also reduce the possible misunderstanding between the front-end and back-end communication.</w:t>
      </w:r>
    </w:p>
    <w:p>
      <w:pPr>
        <w:rPr>
          <w:rFonts w:cs="Times New Roman"/>
        </w:rPr>
      </w:pPr>
    </w:p>
    <w:p>
      <w:pPr>
        <w:rPr>
          <w:rFonts w:cs="Times New Roman"/>
          <w:color w:val="FF0000"/>
        </w:rPr>
      </w:pPr>
      <w:r>
        <w:rPr>
          <w:rFonts w:cs="Times New Roman"/>
        </w:rPr>
        <w:t>In this system, the static file has its own unique mapping method, different from the controller, so it can isolate the access of code and media files, for guarantee</w:t>
      </w:r>
      <w:ins w:id="1222" w:author="Chung, Joseph" w:date="2020-08-22T18:34:00Z">
        <w:r>
          <w:rPr>
            <w:rFonts w:cs="Times New Roman"/>
          </w:rPr>
          <w:t>d security</w:t>
        </w:r>
      </w:ins>
      <w:r>
        <w:rPr>
          <w:rFonts w:cs="Times New Roman"/>
        </w:rPr>
        <w:t>. Static files, like images, CSS files, fonts and other files, can be used by the website visitors or browsers, but the source code and executable files</w:t>
      </w:r>
      <w:ins w:id="1223" w:author="Chung, Joseph" w:date="2020-08-22T18:34:00Z">
        <w:r>
          <w:rPr>
            <w:rFonts w:cs="Times New Roman"/>
          </w:rPr>
          <w:t xml:space="preserve"> cannot</w:t>
        </w:r>
      </w:ins>
      <w:r>
        <w:rPr>
          <w:rFonts w:cs="Times New Roman"/>
        </w:rPr>
        <w:t>.</w:t>
      </w:r>
    </w:p>
    <w:p>
      <w:pPr>
        <w:pStyle w:val="4"/>
        <w:rPr>
          <w:rFonts w:cs="Times New Roman"/>
          <w:lang w:val="en-US"/>
        </w:rPr>
      </w:pPr>
      <w:bookmarkStart w:id="165" w:name="_Toc13617"/>
      <w:bookmarkStart w:id="166" w:name="_Toc155540000"/>
      <w:bookmarkStart w:id="167" w:name="_Toc5283"/>
      <w:bookmarkStart w:id="168" w:name="_Toc11355"/>
      <w:bookmarkStart w:id="169" w:name="_Toc916579145"/>
      <w:bookmarkStart w:id="170" w:name="_Toc601900510"/>
      <w:r>
        <w:rPr>
          <w:rFonts w:cs="Times New Roman"/>
        </w:rPr>
        <w:t xml:space="preserve">4.2.5 </w:t>
      </w:r>
      <w:r>
        <w:rPr>
          <w:rFonts w:cs="Times New Roman"/>
          <w:lang w:val="en-US"/>
        </w:rPr>
        <w:t>Sequence Diagram</w:t>
      </w:r>
      <w:bookmarkEnd w:id="165"/>
      <w:bookmarkEnd w:id="166"/>
      <w:bookmarkEnd w:id="167"/>
      <w:bookmarkEnd w:id="168"/>
      <w:bookmarkEnd w:id="169"/>
      <w:bookmarkEnd w:id="170"/>
    </w:p>
    <w:p>
      <w:pPr>
        <w:rPr>
          <w:rFonts w:cs="Times New Roman"/>
        </w:rPr>
      </w:pPr>
      <w:r>
        <w:rPr>
          <w:rFonts w:cs="Times New Roman"/>
          <w:lang w:val="en-US"/>
        </w:rPr>
        <w:t xml:space="preserve">The main function of search engine system is to search valuable resources, </w:t>
      </w:r>
      <w:ins w:id="1224" w:author="Chung, Joseph" w:date="2020-08-22T18:40:00Z">
        <w:r>
          <w:rPr>
            <w:rFonts w:cs="Times New Roman"/>
            <w:lang w:val="en-US"/>
          </w:rPr>
          <w:t xml:space="preserve">and this </w:t>
        </w:r>
      </w:ins>
      <w:ins w:id="1225" w:author="Chung, Joseph" w:date="2020-08-22T18:41:00Z">
        <w:r>
          <w:rPr>
            <w:rFonts w:cs="Times New Roman"/>
            <w:lang w:val="en-US"/>
          </w:rPr>
          <w:t xml:space="preserve">search process needs to </w:t>
        </w:r>
      </w:ins>
      <w:ins w:id="1226" w:author="Chung, Joseph" w:date="2020-08-22T18:40:00Z">
        <w:r>
          <w:rPr>
            <w:rFonts w:cs="Times New Roman"/>
            <w:lang w:val="en-US"/>
          </w:rPr>
          <w:t xml:space="preserve">happen in </w:t>
        </w:r>
      </w:ins>
      <w:ins w:id="1227" w:author="Chung, Joseph" w:date="2020-08-22T18:43:00Z">
        <w:r>
          <w:rPr>
            <w:rFonts w:cs="Times New Roman"/>
            <w:lang w:val="en-US"/>
          </w:rPr>
          <w:t xml:space="preserve">a specific </w:t>
        </w:r>
      </w:ins>
      <w:ins w:id="1228" w:author="Chung, Joseph" w:date="2020-08-22T18:40:00Z">
        <w:r>
          <w:rPr>
            <w:rFonts w:cs="Times New Roman"/>
            <w:lang w:val="en-US"/>
          </w:rPr>
          <w:t xml:space="preserve">sequence. </w:t>
        </w:r>
      </w:ins>
      <w:r>
        <w:rPr>
          <w:rFonts w:cs="Times New Roman"/>
        </w:rPr>
        <w:t xml:space="preserve">The following is the UML </w:t>
      </w:r>
      <w:ins w:id="1229" w:author="Chung, Joseph" w:date="2020-08-22T18:41:00Z">
        <w:r>
          <w:rPr>
            <w:rFonts w:cs="Times New Roman"/>
          </w:rPr>
          <w:t xml:space="preserve">diagram </w:t>
        </w:r>
      </w:ins>
      <w:r>
        <w:rPr>
          <w:rFonts w:cs="Times New Roman"/>
        </w:rPr>
        <w:t xml:space="preserve">of </w:t>
      </w:r>
      <w:ins w:id="1230" w:author="Chung, Joseph" w:date="2020-08-22T18:41:00Z">
        <w:r>
          <w:rPr>
            <w:rFonts w:cs="Times New Roman"/>
          </w:rPr>
          <w:t xml:space="preserve">the </w:t>
        </w:r>
      </w:ins>
      <w:r>
        <w:rPr>
          <w:rFonts w:cs="Times New Roman"/>
        </w:rPr>
        <w:t>search sequence.</w:t>
      </w:r>
    </w:p>
    <w:p>
      <w:pPr>
        <w:rPr>
          <w:rFonts w:cs="Times New Roman"/>
        </w:rPr>
      </w:pPr>
      <w:r>
        <w:rPr>
          <w:rFonts w:cs="Times New Roman"/>
          <w:lang w:val="en-US" w:eastAsia="en-US"/>
        </w:rPr>
        <w:drawing>
          <wp:inline distT="0" distB="0" distL="114300" distR="114300">
            <wp:extent cx="4857115" cy="4204335"/>
            <wp:effectExtent l="0" t="0" r="0" b="0"/>
            <wp:docPr id="18" name="图片 18" descr="SearchSequenc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18" descr="SearchSequence"/>
                    <pic:cNvPicPr>
                      <a:picLocks noChangeAspect="true"/>
                    </pic:cNvPicPr>
                  </pic:nvPicPr>
                  <pic:blipFill>
                    <a:blip r:embed="rId34"/>
                    <a:stretch>
                      <a:fillRect/>
                    </a:stretch>
                  </pic:blipFill>
                  <pic:spPr>
                    <a:xfrm>
                      <a:off x="0" y="0"/>
                      <a:ext cx="4857115" cy="4204335"/>
                    </a:xfrm>
                    <a:prstGeom prst="rect">
                      <a:avLst/>
                    </a:prstGeom>
                  </pic:spPr>
                </pic:pic>
              </a:graphicData>
            </a:graphic>
          </wp:inline>
        </w:drawing>
      </w:r>
    </w:p>
    <w:p>
      <w:pPr>
        <w:pStyle w:val="38"/>
        <w:rPr>
          <w:rFonts w:cs="Times New Roman"/>
        </w:rPr>
      </w:pPr>
      <w:ins w:id="1231" w:author="devil" w:date="2020-08-23T11:25:00Z">
        <w:r>
          <w:rPr>
            <w:rFonts w:hint="eastAsia" w:cs="Times New Roman"/>
          </w:rPr>
          <w:t>Fig.</w:t>
        </w:r>
      </w:ins>
      <w:r>
        <w:rPr>
          <w:rFonts w:cs="Times New Roman"/>
        </w:rPr>
        <w:t xml:space="preserve"> 13</w:t>
      </w:r>
      <w:ins w:id="1232" w:author="Chung, Joseph" w:date="2020-08-22T18:35:00Z">
        <w:r>
          <w:rPr>
            <w:rFonts w:cs="Times New Roman"/>
          </w:rPr>
          <w:t>.</w:t>
        </w:r>
      </w:ins>
      <w:r>
        <w:rPr>
          <w:rFonts w:cs="Times New Roman"/>
        </w:rPr>
        <w:t xml:space="preserve"> Sequence diagram of search process</w:t>
      </w:r>
    </w:p>
    <w:p>
      <w:pPr>
        <w:rPr>
          <w:rFonts w:cs="Times New Roman"/>
        </w:rPr>
      </w:pPr>
    </w:p>
    <w:p>
      <w:pPr>
        <w:rPr>
          <w:rFonts w:cs="Times New Roman"/>
        </w:rPr>
      </w:pPr>
      <w:r>
        <w:rPr>
          <w:rFonts w:cs="Times New Roman"/>
        </w:rPr>
        <w:t>The search process of the system</w:t>
      </w:r>
      <w:ins w:id="1233" w:author="Chung, Joseph" w:date="2020-08-22T18:42:00Z">
        <w:r>
          <w:rPr>
            <w:rFonts w:cs="Times New Roman"/>
          </w:rPr>
          <w:t xml:space="preserve"> proceeds as follows</w:t>
        </w:r>
      </w:ins>
      <w:r>
        <w:rPr>
          <w:rFonts w:cs="Times New Roman"/>
        </w:rPr>
        <w:t xml:space="preserve">: </w:t>
      </w:r>
      <w:ins w:id="1234" w:author="Chung, Joseph" w:date="2020-08-22T18:42:00Z">
        <w:r>
          <w:rPr>
            <w:rFonts w:cs="Times New Roman"/>
          </w:rPr>
          <w:t>A</w:t>
        </w:r>
      </w:ins>
      <w:r>
        <w:rPr>
          <w:rFonts w:cs="Times New Roman"/>
        </w:rPr>
        <w:t xml:space="preserve">fter getting the user's request from the server, the keywords are sent to the </w:t>
      </w:r>
      <w:r>
        <w:rPr>
          <w:rFonts w:cs="Times New Roman"/>
          <w:b/>
          <w:bCs/>
        </w:rPr>
        <w:t>Search</w:t>
      </w:r>
      <w:r>
        <w:rPr>
          <w:rFonts w:cs="Times New Roman"/>
        </w:rPr>
        <w:t xml:space="preserve"> controller to screen the data in resource database. When the matching and approximate data results are found, the </w:t>
      </w:r>
      <w:r>
        <w:rPr>
          <w:rFonts w:cs="Times New Roman"/>
          <w:b/>
          <w:bCs/>
        </w:rPr>
        <w:t>Search</w:t>
      </w:r>
      <w:r>
        <w:rPr>
          <w:rFonts w:cs="Times New Roman"/>
        </w:rPr>
        <w:t xml:space="preserve"> controller calculates and verifies the value of the resources through the </w:t>
      </w:r>
      <w:r>
        <w:rPr>
          <w:rFonts w:cs="Times New Roman"/>
          <w:b/>
          <w:bCs/>
        </w:rPr>
        <w:t>LRV</w:t>
      </w:r>
      <w:r>
        <w:rPr>
          <w:rFonts w:cs="Times New Roman"/>
          <w:b/>
          <w:bCs/>
          <w:lang w:val="en-US"/>
        </w:rPr>
        <w:t xml:space="preserve"> Rank</w:t>
      </w:r>
      <w:r>
        <w:rPr>
          <w:rFonts w:cs="Times New Roman"/>
          <w:b/>
          <w:bCs/>
        </w:rPr>
        <w:t xml:space="preserve"> </w:t>
      </w:r>
      <w:r>
        <w:rPr>
          <w:rFonts w:cs="Times New Roman"/>
        </w:rPr>
        <w:t>module service, and then returns the organized results to the controller. Finally, the controller returns a sorted list of results to the user browser through the HTTP server. Users get valuable resources that match their requests.</w:t>
      </w:r>
    </w:p>
    <w:p>
      <w:pPr>
        <w:pStyle w:val="2"/>
        <w:rPr>
          <w:rFonts w:cs="Times New Roman"/>
        </w:rPr>
      </w:pPr>
      <w:bookmarkStart w:id="171" w:name="_Toc4520"/>
      <w:bookmarkStart w:id="172" w:name="_Toc2147"/>
      <w:bookmarkStart w:id="173" w:name="_Toc15526"/>
      <w:bookmarkStart w:id="174" w:name="_Toc1767945063"/>
      <w:bookmarkStart w:id="175" w:name="_Toc446133526"/>
      <w:bookmarkStart w:id="176" w:name="_Toc217271303"/>
      <w:r>
        <w:rPr>
          <w:rFonts w:cs="Times New Roman"/>
        </w:rPr>
        <w:t>5 ALGORITHMS</w:t>
      </w:r>
      <w:bookmarkEnd w:id="171"/>
      <w:bookmarkEnd w:id="172"/>
      <w:bookmarkEnd w:id="173"/>
      <w:bookmarkEnd w:id="174"/>
      <w:bookmarkEnd w:id="175"/>
      <w:bookmarkEnd w:id="176"/>
      <w:r>
        <w:rPr>
          <w:rFonts w:cs="Times New Roman"/>
        </w:rPr>
        <w:t xml:space="preserve"> </w:t>
      </w:r>
    </w:p>
    <w:p>
      <w:pPr>
        <w:rPr>
          <w:rFonts w:cs="Times New Roman"/>
        </w:rPr>
      </w:pPr>
      <w:r>
        <w:rPr>
          <w:rFonts w:cs="Times New Roman"/>
        </w:rPr>
        <w:t>This chapter describes key algorithms and methods proposed for this learning resource search engine, to achieve the goal of “good user experience”</w:t>
      </w:r>
      <w:ins w:id="1235" w:author="Chung, Joseph" w:date="2020-08-23T14:11:00Z">
        <w:r>
          <w:rPr>
            <w:rFonts w:cs="Times New Roman"/>
          </w:rPr>
          <w:t xml:space="preserve">, which </w:t>
        </w:r>
      </w:ins>
      <w:r>
        <w:rPr>
          <w:rFonts w:cs="Times New Roman"/>
        </w:rPr>
        <w:t xml:space="preserve">means: (1) </w:t>
      </w:r>
      <w:ins w:id="1236" w:author="Chung, Joseph" w:date="2020-08-23T14:11:00Z">
        <w:r>
          <w:rPr>
            <w:rFonts w:cs="Times New Roman"/>
          </w:rPr>
          <w:t xml:space="preserve">fast </w:t>
        </w:r>
      </w:ins>
      <w:r>
        <w:rPr>
          <w:rFonts w:cs="Times New Roman"/>
        </w:rPr>
        <w:t xml:space="preserve">access to search results, and (2) </w:t>
      </w:r>
      <w:ins w:id="1237" w:author="Chung, Joseph" w:date="2020-08-23T14:11:00Z">
        <w:r>
          <w:rPr>
            <w:rFonts w:cs="Times New Roman"/>
          </w:rPr>
          <w:t xml:space="preserve">valuable </w:t>
        </w:r>
      </w:ins>
      <w:r>
        <w:rPr>
          <w:rFonts w:cs="Times New Roman"/>
        </w:rPr>
        <w:t xml:space="preserve">learning resources, which is in line with the theme of the thesis. From </w:t>
      </w:r>
      <w:ins w:id="1238" w:author="Chung, Joseph" w:date="2020-08-23T14:11:00Z">
        <w:r>
          <w:rPr>
            <w:rFonts w:cs="Times New Roman"/>
          </w:rPr>
          <w:t xml:space="preserve">a development </w:t>
        </w:r>
      </w:ins>
      <w:r>
        <w:rPr>
          <w:rFonts w:cs="Times New Roman"/>
        </w:rPr>
        <w:t>point-of-view, the</w:t>
      </w:r>
      <w:ins w:id="1239" w:author="Chung, Joseph" w:date="2020-08-23T14:12:00Z">
        <w:r>
          <w:rPr>
            <w:rFonts w:cs="Times New Roman"/>
          </w:rPr>
          <w:t xml:space="preserve"> goals</w:t>
        </w:r>
      </w:ins>
      <w:r>
        <w:rPr>
          <w:rFonts w:cs="Times New Roman"/>
        </w:rPr>
        <w:t xml:space="preserve"> are </w:t>
      </w:r>
      <w:ins w:id="1240" w:author="Chung, Joseph" w:date="2020-08-23T14:12:00Z">
        <w:r>
          <w:rPr>
            <w:rFonts w:cs="Times New Roman"/>
          </w:rPr>
          <w:t>“</w:t>
        </w:r>
      </w:ins>
      <w:r>
        <w:rPr>
          <w:rFonts w:cs="Times New Roman"/>
        </w:rPr>
        <w:t>storage and search efficiency</w:t>
      </w:r>
      <w:ins w:id="1241" w:author="Chung, Joseph" w:date="2020-08-23T14:12:00Z">
        <w:r>
          <w:rPr>
            <w:rFonts w:cs="Times New Roman"/>
          </w:rPr>
          <w:t>”</w:t>
        </w:r>
      </w:ins>
      <w:r>
        <w:rPr>
          <w:rFonts w:cs="Times New Roman"/>
        </w:rPr>
        <w:t xml:space="preserve"> and </w:t>
      </w:r>
      <w:ins w:id="1242" w:author="Chung, Joseph" w:date="2020-08-23T14:12:00Z">
        <w:r>
          <w:rPr>
            <w:rFonts w:cs="Times New Roman"/>
          </w:rPr>
          <w:t>“</w:t>
        </w:r>
      </w:ins>
      <w:r>
        <w:rPr>
          <w:rFonts w:cs="Times New Roman"/>
        </w:rPr>
        <w:t>resource sorting and filtering</w:t>
      </w:r>
      <w:ins w:id="1243" w:author="Chung, Joseph" w:date="2020-08-23T14:12:00Z">
        <w:r>
          <w:rPr>
            <w:rFonts w:cs="Times New Roman"/>
          </w:rPr>
          <w:t>”</w:t>
        </w:r>
      </w:ins>
      <w:r>
        <w:rPr>
          <w:rFonts w:cs="Times New Roman"/>
        </w:rPr>
        <w:t>.</w:t>
      </w:r>
    </w:p>
    <w:p>
      <w:pPr>
        <w:rPr>
          <w:rFonts w:cs="Times New Roman"/>
        </w:rPr>
      </w:pPr>
    </w:p>
    <w:p>
      <w:pPr>
        <w:rPr>
          <w:rFonts w:cs="Times New Roman"/>
        </w:rPr>
      </w:pPr>
      <w:r>
        <w:rPr>
          <w:rFonts w:cs="Times New Roman"/>
        </w:rPr>
        <w:t>The definitions and methods in traditional search engines</w:t>
      </w:r>
      <w:ins w:id="1244" w:author="Chung, Joseph" w:date="2020-08-23T14:13:00Z">
        <w:r>
          <w:rPr>
            <w:rFonts w:cs="Times New Roman"/>
          </w:rPr>
          <w:t xml:space="preserve"> </w:t>
        </w:r>
      </w:ins>
      <w:ins w:id="1245" w:author="Chung, Joseph" w:date="2020-08-23T14:15:00Z">
        <w:r>
          <w:rPr>
            <w:rFonts w:cs="Times New Roman"/>
          </w:rPr>
          <w:t xml:space="preserve">enable </w:t>
        </w:r>
      </w:ins>
      <w:r>
        <w:rPr>
          <w:rFonts w:cs="Times New Roman"/>
          <w:b/>
          <w:bCs/>
        </w:rPr>
        <w:t>RD</w:t>
      </w:r>
      <w:r>
        <w:rPr>
          <w:rFonts w:cs="Times New Roman"/>
        </w:rPr>
        <w:t>, which stands for Resource Discovery</w:t>
      </w:r>
      <w:r>
        <w:rPr>
          <w:rFonts w:hint="eastAsia" w:cs="Times New Roman"/>
          <w:vertAlign w:val="superscript"/>
          <w:lang w:val="en-US"/>
        </w:rPr>
        <w:t>[</w:t>
      </w:r>
      <w:r>
        <w:rPr>
          <w:rStyle w:val="18"/>
          <w:rFonts w:cs="Times New Roman"/>
        </w:rPr>
        <w:fldChar w:fldCharType="begin"/>
      </w:r>
      <w:r>
        <w:rPr>
          <w:rStyle w:val="18"/>
          <w:rFonts w:cs="Times New Roman"/>
        </w:rPr>
        <w:instrText xml:space="preserve"> NOTEREF _Ref2028575688 \h </w:instrText>
      </w:r>
      <w:r>
        <w:rPr>
          <w:rStyle w:val="18"/>
          <w:rFonts w:cs="Times New Roman"/>
        </w:rPr>
        <w:fldChar w:fldCharType="separate"/>
      </w:r>
      <w:r>
        <w:rPr>
          <w:rStyle w:val="18"/>
          <w:rFonts w:cs="Times New Roman"/>
        </w:rPr>
        <w:t>6</w:t>
      </w:r>
      <w:r>
        <w:rPr>
          <w:rStyle w:val="18"/>
          <w:rFonts w:cs="Times New Roman"/>
        </w:rPr>
        <w:fldChar w:fldCharType="end"/>
      </w:r>
      <w:r>
        <w:rPr>
          <w:rFonts w:hint="eastAsia" w:eastAsia="宋体" w:cs="Times New Roman"/>
          <w:vertAlign w:val="superscript"/>
          <w:lang w:val="en-US"/>
        </w:rPr>
        <w:t>]</w:t>
      </w:r>
      <w:r>
        <w:rPr>
          <w:rFonts w:cs="Times New Roman"/>
        </w:rPr>
        <w:t xml:space="preserve">. </w:t>
      </w:r>
      <w:r>
        <w:rPr>
          <w:rFonts w:cs="Times New Roman"/>
          <w:b/>
          <w:bCs/>
        </w:rPr>
        <w:t xml:space="preserve">RD </w:t>
      </w:r>
      <w:r>
        <w:rPr>
          <w:rFonts w:cs="Times New Roman"/>
        </w:rPr>
        <w:t>has been explained in chapter 2.2.</w:t>
      </w:r>
      <w:ins w:id="1246" w:author="Chung, Joseph" w:date="2020-08-23T14:15:00Z">
        <w:r>
          <w:rPr>
            <w:rFonts w:cs="Times New Roman"/>
          </w:rPr>
          <w:t xml:space="preserve"> </w:t>
        </w:r>
      </w:ins>
      <w:r>
        <w:rPr>
          <w:rFonts w:cs="Times New Roman"/>
        </w:rPr>
        <w:t xml:space="preserve">The algorithms </w:t>
      </w:r>
      <w:ins w:id="1247" w:author="Chung, Joseph" w:date="2020-08-23T14:20:00Z">
        <w:r>
          <w:rPr>
            <w:rFonts w:cs="Times New Roman"/>
          </w:rPr>
          <w:t xml:space="preserve">that we developed for </w:t>
        </w:r>
      </w:ins>
      <w:r>
        <w:rPr>
          <w:rFonts w:cs="Times New Roman"/>
        </w:rPr>
        <w:t xml:space="preserve">the learning resource search engine system </w:t>
      </w:r>
      <w:ins w:id="1248" w:author="Chung, Joseph" w:date="2020-08-23T14:21:00Z">
        <w:r>
          <w:rPr>
            <w:rFonts w:cs="Times New Roman"/>
          </w:rPr>
          <w:t xml:space="preserve">are collectively called </w:t>
        </w:r>
      </w:ins>
      <w:r>
        <w:rPr>
          <w:rFonts w:cs="Times New Roman"/>
          <w:b/>
          <w:bCs/>
        </w:rPr>
        <w:t>LRV</w:t>
      </w:r>
      <w:r>
        <w:rPr>
          <w:rFonts w:cs="Times New Roman"/>
        </w:rPr>
        <w:t>, which stands for “</w:t>
      </w:r>
      <w:del w:id="1249" w:author="devil" w:date="2020-08-24T22:22:00Z">
        <w:r>
          <w:rPr>
            <w:rFonts w:cs="Times New Roman"/>
          </w:rPr>
          <w:delText xml:space="preserve">Degree of </w:delText>
        </w:r>
      </w:del>
      <w:r>
        <w:rPr>
          <w:rFonts w:cs="Times New Roman"/>
        </w:rPr>
        <w:t xml:space="preserve">Learning Resource Value”. </w:t>
      </w:r>
      <w:ins w:id="1250" w:author="Chung, Joseph" w:date="2020-08-23T14:21:00Z">
        <w:r>
          <w:rPr>
            <w:rFonts w:cs="Times New Roman"/>
            <w:b/>
          </w:rPr>
          <w:t>LRV</w:t>
        </w:r>
      </w:ins>
      <w:ins w:id="1251" w:author="Chung, Joseph" w:date="2020-08-23T14:21:00Z">
        <w:r>
          <w:rPr>
            <w:rFonts w:cs="Times New Roman"/>
          </w:rPr>
          <w:t xml:space="preserve"> has advantages over </w:t>
        </w:r>
      </w:ins>
      <w:ins w:id="1252" w:author="Chung, Joseph" w:date="2020-08-23T14:21:00Z">
        <w:r>
          <w:rPr>
            <w:rFonts w:cs="Times New Roman"/>
            <w:b/>
          </w:rPr>
          <w:t>RD</w:t>
        </w:r>
      </w:ins>
      <w:ins w:id="1253" w:author="Chung, Joseph" w:date="2020-08-23T14:21:00Z">
        <w:r>
          <w:rPr>
            <w:rFonts w:cs="Times New Roman"/>
          </w:rPr>
          <w:t xml:space="preserve"> as detailed below. </w:t>
        </w:r>
      </w:ins>
      <w:r>
        <w:rPr>
          <w:rFonts w:cs="Times New Roman"/>
        </w:rPr>
        <w:t xml:space="preserve">Like the approach of </w:t>
      </w:r>
      <w:r>
        <w:rPr>
          <w:rFonts w:cs="Times New Roman"/>
          <w:b/>
          <w:bCs/>
        </w:rPr>
        <w:t>RD</w:t>
      </w:r>
      <w:r>
        <w:rPr>
          <w:rFonts w:cs="Times New Roman"/>
        </w:rPr>
        <w:t xml:space="preserve">, </w:t>
      </w:r>
      <w:r>
        <w:rPr>
          <w:rFonts w:cs="Times New Roman"/>
          <w:b/>
          <w:bCs/>
        </w:rPr>
        <w:t xml:space="preserve">LRV </w:t>
      </w:r>
      <w:r>
        <w:rPr>
          <w:rFonts w:cs="Times New Roman"/>
        </w:rPr>
        <w:t xml:space="preserve">contains two parts: storage-query and results-rank. </w:t>
      </w:r>
    </w:p>
    <w:p>
      <w:pPr>
        <w:pStyle w:val="3"/>
        <w:rPr>
          <w:rFonts w:cs="Times New Roman"/>
        </w:rPr>
      </w:pPr>
      <w:bookmarkStart w:id="177" w:name="_Toc465350788"/>
      <w:bookmarkStart w:id="178" w:name="_Toc11326"/>
      <w:bookmarkStart w:id="179" w:name="_Toc16539"/>
      <w:bookmarkStart w:id="180" w:name="_Toc13477"/>
      <w:bookmarkStart w:id="181" w:name="_Toc55673317"/>
      <w:bookmarkStart w:id="182" w:name="_Toc2100810185"/>
      <w:r>
        <w:rPr>
          <w:rFonts w:cs="Times New Roman"/>
        </w:rPr>
        <w:t>5.1</w:t>
      </w:r>
      <w:bookmarkEnd w:id="177"/>
      <w:r>
        <w:rPr>
          <w:rFonts w:hint="eastAsia" w:cs="Times New Roman"/>
          <w:lang w:val="en-US"/>
        </w:rPr>
        <w:t xml:space="preserve"> </w:t>
      </w:r>
      <w:ins w:id="1254" w:author="Chung, Joseph" w:date="2020-08-23T14:42:00Z">
        <w:r>
          <w:rPr>
            <w:rFonts w:cs="Times New Roman"/>
          </w:rPr>
          <w:t>Improvements over</w:t>
        </w:r>
      </w:ins>
      <w:r>
        <w:rPr>
          <w:rFonts w:hint="eastAsia" w:cs="Times New Roman"/>
          <w:lang w:val="en-US"/>
        </w:rPr>
        <w:t xml:space="preserve"> </w:t>
      </w:r>
      <w:r>
        <w:rPr>
          <w:rFonts w:cs="Times New Roman"/>
        </w:rPr>
        <w:t>RD</w:t>
      </w:r>
      <w:bookmarkEnd w:id="178"/>
      <w:bookmarkEnd w:id="179"/>
      <w:bookmarkEnd w:id="180"/>
      <w:bookmarkEnd w:id="181"/>
      <w:bookmarkEnd w:id="182"/>
    </w:p>
    <w:p>
      <w:pPr>
        <w:rPr>
          <w:rFonts w:cs="Times New Roman"/>
        </w:rPr>
      </w:pPr>
      <w:r>
        <w:rPr>
          <w:rFonts w:cs="Times New Roman"/>
        </w:rPr>
        <w:t xml:space="preserve">The traditional </w:t>
      </w:r>
      <w:r>
        <w:rPr>
          <w:rFonts w:cs="Times New Roman"/>
          <w:b/>
          <w:bCs/>
        </w:rPr>
        <w:t xml:space="preserve">RD </w:t>
      </w:r>
      <w:ins w:id="1255" w:author="Chung, Joseph" w:date="2020-08-23T14:30:00Z">
        <w:r>
          <w:rPr>
            <w:rFonts w:cs="Times New Roman"/>
            <w:bCs/>
          </w:rPr>
          <w:t>approach</w:t>
        </w:r>
      </w:ins>
      <w:ins w:id="1256" w:author="Chung, Joseph" w:date="2020-08-23T14:30:00Z">
        <w:r>
          <w:rPr>
            <w:rFonts w:cs="Times New Roman"/>
            <w:b/>
            <w:bCs/>
          </w:rPr>
          <w:t xml:space="preserve"> </w:t>
        </w:r>
      </w:ins>
      <w:ins w:id="1257" w:author="Chung, Joseph" w:date="2020-08-23T14:29:00Z">
        <w:r>
          <w:rPr>
            <w:rFonts w:cs="Times New Roman"/>
          </w:rPr>
          <w:t xml:space="preserve">has certain limitations </w:t>
        </w:r>
      </w:ins>
      <w:r>
        <w:rPr>
          <w:rFonts w:cs="Times New Roman"/>
        </w:rPr>
        <w:t xml:space="preserve">when </w:t>
      </w:r>
      <w:ins w:id="1258" w:author="Chung, Joseph" w:date="2020-08-23T14:29:00Z">
        <w:r>
          <w:rPr>
            <w:rFonts w:cs="Times New Roman"/>
          </w:rPr>
          <w:t xml:space="preserve">applied to </w:t>
        </w:r>
      </w:ins>
      <w:r>
        <w:rPr>
          <w:rFonts w:cs="Times New Roman"/>
        </w:rPr>
        <w:t xml:space="preserve">the learning resource search engine. </w:t>
      </w:r>
    </w:p>
    <w:p>
      <w:pPr>
        <w:rPr>
          <w:rFonts w:cs="Times New Roman"/>
        </w:rPr>
      </w:pPr>
    </w:p>
    <w:p>
      <w:pPr>
        <w:rPr>
          <w:rFonts w:cs="Times New Roman"/>
          <w:color w:val="000000" w:themeColor="text1"/>
          <w14:textFill>
            <w14:solidFill>
              <w14:schemeClr w14:val="tx1"/>
            </w14:solidFill>
          </w14:textFill>
        </w:rPr>
      </w:pPr>
      <w:r>
        <w:rPr>
          <w:rFonts w:cs="Times New Roman"/>
        </w:rPr>
        <w:t xml:space="preserve">The distributed system </w:t>
      </w:r>
      <w:ins w:id="1259" w:author="Chung, Joseph" w:date="2020-08-23T14:30:00Z">
        <w:r>
          <w:rPr>
            <w:rFonts w:cs="Times New Roman"/>
          </w:rPr>
          <w:t xml:space="preserve">needed for RD requires </w:t>
        </w:r>
      </w:ins>
      <w:r>
        <w:rPr>
          <w:rFonts w:cs="Times New Roman"/>
        </w:rPr>
        <w:t xml:space="preserve">large </w:t>
      </w:r>
      <w:ins w:id="1260" w:author="Chung, Joseph" w:date="2020-08-23T14:30:00Z">
        <w:r>
          <w:rPr>
            <w:rFonts w:cs="Times New Roman"/>
          </w:rPr>
          <w:t xml:space="preserve">amounts </w:t>
        </w:r>
      </w:ins>
      <w:r>
        <w:rPr>
          <w:rFonts w:cs="Times New Roman"/>
        </w:rPr>
        <w:t xml:space="preserve">of storage and needs hundreds of distributed servers. </w:t>
      </w:r>
      <w:ins w:id="1261" w:author="Chung, Joseph" w:date="2020-08-23T14:36:00Z">
        <w:r>
          <w:rPr>
            <w:rFonts w:cs="Times New Roman"/>
          </w:rPr>
          <w:t xml:space="preserve">The need to </w:t>
        </w:r>
      </w:ins>
      <w:ins w:id="1262" w:author="Chung, Joseph" w:date="2020-08-23T14:35:00Z">
        <w:r>
          <w:rPr>
            <w:rFonts w:cs="Times New Roman"/>
          </w:rPr>
          <w:t>distribute resources to multiple servers</w:t>
        </w:r>
      </w:ins>
      <w:ins w:id="1263" w:author="Chung, Joseph" w:date="2020-08-23T14:36:00Z">
        <w:r>
          <w:rPr>
            <w:rFonts w:cs="Times New Roman"/>
          </w:rPr>
          <w:t xml:space="preserve"> can result in the </w:t>
        </w:r>
      </w:ins>
      <w:ins w:id="1264" w:author="Chung, Joseph" w:date="2020-08-23T14:35:00Z">
        <w:r>
          <w:rPr>
            <w:rFonts w:cs="Times New Roman"/>
          </w:rPr>
          <w:t xml:space="preserve">waste </w:t>
        </w:r>
      </w:ins>
      <w:ins w:id="1265" w:author="Chung, Joseph" w:date="2020-08-23T14:36:00Z">
        <w:r>
          <w:rPr>
            <w:rFonts w:cs="Times New Roman"/>
          </w:rPr>
          <w:t xml:space="preserve">of many </w:t>
        </w:r>
      </w:ins>
      <w:ins w:id="1266" w:author="Chung, Joseph" w:date="2020-08-23T14:35:00Z">
        <w:r>
          <w:rPr>
            <w:rFonts w:cs="Times New Roman"/>
          </w:rPr>
          <w:t xml:space="preserve">physical resources, and in terms of software design it is also costly to create and maintain such a system.  </w:t>
        </w:r>
      </w:ins>
      <w:ins w:id="1267" w:author="Chung, Joseph" w:date="2020-08-23T14:34:00Z">
        <w:r>
          <w:rPr>
            <w:rFonts w:cs="Times New Roman"/>
          </w:rPr>
          <w:t xml:space="preserve">In contrast, in </w:t>
        </w:r>
      </w:ins>
      <w:r>
        <w:rPr>
          <w:rFonts w:cs="Times New Roman"/>
        </w:rPr>
        <w:t xml:space="preserve">our system we only save the links and </w:t>
      </w:r>
      <w:ins w:id="1268" w:author="Chung, Joseph" w:date="2020-08-23T14:31:00Z">
        <w:r>
          <w:rPr>
            <w:rFonts w:cs="Times New Roman"/>
          </w:rPr>
          <w:t xml:space="preserve">vital </w:t>
        </w:r>
      </w:ins>
      <w:r>
        <w:rPr>
          <w:rFonts w:cs="Times New Roman"/>
        </w:rPr>
        <w:t xml:space="preserve">information </w:t>
      </w:r>
      <w:ins w:id="1269" w:author="Chung, Joseph" w:date="2020-08-23T14:31:00Z">
        <w:r>
          <w:rPr>
            <w:rFonts w:cs="Times New Roman"/>
          </w:rPr>
          <w:t xml:space="preserve">about </w:t>
        </w:r>
      </w:ins>
      <w:r>
        <w:rPr>
          <w:rFonts w:cs="Times New Roman"/>
        </w:rPr>
        <w:t xml:space="preserve">resources, without caching any original resources. If we assume </w:t>
      </w:r>
      <w:ins w:id="1270" w:author="Chung, Joseph" w:date="2020-08-23T14:33:00Z">
        <w:r>
          <w:rPr>
            <w:rFonts w:cs="Times New Roman"/>
          </w:rPr>
          <w:t xml:space="preserve">that the </w:t>
        </w:r>
      </w:ins>
      <w:r>
        <w:rPr>
          <w:rFonts w:cs="Times New Roman"/>
        </w:rPr>
        <w:t xml:space="preserve">learning resource database is significantly lighter than those </w:t>
      </w:r>
      <w:ins w:id="1271" w:author="Chung, Joseph" w:date="2020-08-23T14:32:00Z">
        <w:r>
          <w:rPr>
            <w:rFonts w:cs="Times New Roman"/>
          </w:rPr>
          <w:t xml:space="preserve">of </w:t>
        </w:r>
      </w:ins>
      <w:r>
        <w:rPr>
          <w:rFonts w:cs="Times New Roman"/>
        </w:rPr>
        <w:t xml:space="preserve">all-purpose search engines, we </w:t>
      </w:r>
      <w:ins w:id="1272" w:author="Chung, Joseph" w:date="2020-08-23T14:33:00Z">
        <w:r>
          <w:rPr>
            <w:rFonts w:cs="Times New Roman"/>
          </w:rPr>
          <w:t xml:space="preserve">can </w:t>
        </w:r>
      </w:ins>
      <w:r>
        <w:rPr>
          <w:rFonts w:cs="Times New Roman"/>
        </w:rPr>
        <w:t xml:space="preserve">choose </w:t>
      </w:r>
      <w:ins w:id="1273" w:author="Chung, Joseph" w:date="2020-08-23T14:33:00Z">
        <w:r>
          <w:rPr>
            <w:rFonts w:cs="Times New Roman"/>
          </w:rPr>
          <w:t xml:space="preserve">not </w:t>
        </w:r>
      </w:ins>
      <w:r>
        <w:rPr>
          <w:rFonts w:cs="Times New Roman"/>
        </w:rPr>
        <w:t>to use distributed storage</w:t>
      </w:r>
      <w:ins w:id="1274" w:author="Chung, Joseph" w:date="2020-08-23T14:34:00Z">
        <w:r>
          <w:rPr>
            <w:rFonts w:cs="Times New Roman"/>
          </w:rPr>
          <w:t xml:space="preserve"> for it</w:t>
        </w:r>
      </w:ins>
      <w:ins w:id="1275" w:author="Chung, Joseph" w:date="2020-08-23T14:37:00Z">
        <w:r>
          <w:rPr>
            <w:rFonts w:cs="Times New Roman"/>
          </w:rPr>
          <w:t xml:space="preserve">, and even if we choose to use distributed storage, we do not </w:t>
        </w:r>
      </w:ins>
      <w:r>
        <w:rPr>
          <w:rFonts w:cs="Times New Roman"/>
          <w:color w:val="000000" w:themeColor="text1"/>
          <w14:textFill>
            <w14:solidFill>
              <w14:schemeClr w14:val="tx1"/>
            </w14:solidFill>
          </w14:textFill>
        </w:rPr>
        <w:t>need to adopt a new file system</w:t>
      </w:r>
      <w:ins w:id="1276" w:author="Chung, Joseph" w:date="2020-08-23T14:37:00Z">
        <w:r>
          <w:rPr>
            <w:rFonts w:cs="Times New Roman"/>
            <w:color w:val="000000" w:themeColor="text1"/>
            <w14:textFill>
              <w14:solidFill>
                <w14:schemeClr w14:val="tx1"/>
              </w14:solidFill>
            </w14:textFill>
          </w:rPr>
          <w:t xml:space="preserve"> such as </w:t>
        </w:r>
      </w:ins>
      <w:ins w:id="1277" w:author="Chung, Joseph" w:date="2020-08-23T14:37:00Z">
        <w:r>
          <w:rPr>
            <w:rFonts w:cs="Times New Roman"/>
            <w:b/>
            <w:color w:val="000000" w:themeColor="text1"/>
            <w14:textFill>
              <w14:solidFill>
                <w14:schemeClr w14:val="tx1"/>
              </w14:solidFill>
            </w14:textFill>
          </w:rPr>
          <w:t>GFS</w:t>
        </w:r>
      </w:ins>
      <w:ins w:id="1278" w:author="Chung, Joseph" w:date="2020-08-23T14:39:00Z">
        <w:r>
          <w:rPr>
            <w:rFonts w:cs="Times New Roman"/>
            <w:color w:val="000000" w:themeColor="text1"/>
            <w14:textFill>
              <w14:solidFill>
                <w14:schemeClr w14:val="tx1"/>
              </w14:solidFill>
            </w14:textFill>
          </w:rPr>
          <w:t xml:space="preserve"> to distribute our database.</w:t>
        </w:r>
      </w:ins>
    </w:p>
    <w:p>
      <w:pPr>
        <w:rPr>
          <w:rFonts w:cs="Times New Roman"/>
        </w:rPr>
      </w:pPr>
    </w:p>
    <w:p>
      <w:pPr>
        <w:rPr>
          <w:rFonts w:cs="Times New Roman"/>
        </w:rPr>
      </w:pPr>
      <w:r>
        <w:rPr>
          <w:rFonts w:cs="Times New Roman"/>
        </w:rPr>
        <w:t xml:space="preserve">The learning resource search engine also needs its specially designed ranking methods to achieve good performance. In Chapter 3, we have listed a number of search engine problems in </w:t>
      </w:r>
      <w:ins w:id="1279" w:author="Chung, Joseph" w:date="2020-08-23T14:42:00Z">
        <w:r>
          <w:rPr>
            <w:rFonts w:cs="Times New Roman"/>
          </w:rPr>
          <w:t xml:space="preserve">the </w:t>
        </w:r>
      </w:ins>
      <w:r>
        <w:rPr>
          <w:rFonts w:cs="Times New Roman"/>
        </w:rPr>
        <w:t>particular area</w:t>
      </w:r>
      <w:ins w:id="1280" w:author="Chung, Joseph" w:date="2020-08-23T14:42:00Z">
        <w:r>
          <w:rPr>
            <w:rFonts w:cs="Times New Roman"/>
          </w:rPr>
          <w:t xml:space="preserve"> of</w:t>
        </w:r>
      </w:ins>
      <w:r>
        <w:rPr>
          <w:rFonts w:cs="Times New Roman"/>
        </w:rPr>
        <w:t xml:space="preserve"> learning resources. The traditional </w:t>
      </w:r>
      <w:r>
        <w:rPr>
          <w:rFonts w:cs="Times New Roman"/>
          <w:b/>
          <w:bCs/>
        </w:rPr>
        <w:t xml:space="preserve">RD </w:t>
      </w:r>
      <w:r>
        <w:rPr>
          <w:rFonts w:cs="Times New Roman"/>
        </w:rPr>
        <w:t xml:space="preserve">approach calculates the significance of each keyword </w:t>
      </w:r>
      <w:r>
        <w:rPr>
          <w:rFonts w:cs="Times New Roman"/>
          <w:i/>
          <w:iCs/>
        </w:rPr>
        <w:t>[ w</w:t>
      </w:r>
      <w:r>
        <w:rPr>
          <w:rFonts w:cs="Times New Roman"/>
          <w:i/>
          <w:iCs/>
          <w:vertAlign w:val="subscript"/>
        </w:rPr>
        <w:t>1</w:t>
      </w:r>
      <w:r>
        <w:rPr>
          <w:rFonts w:cs="Times New Roman"/>
          <w:i/>
          <w:iCs/>
        </w:rPr>
        <w:t>, w</w:t>
      </w:r>
      <w:r>
        <w:rPr>
          <w:rFonts w:cs="Times New Roman"/>
          <w:i/>
          <w:iCs/>
          <w:vertAlign w:val="subscript"/>
        </w:rPr>
        <w:t>2</w:t>
      </w:r>
      <w:r>
        <w:rPr>
          <w:rFonts w:cs="Times New Roman"/>
          <w:i/>
          <w:iCs/>
        </w:rPr>
        <w:t xml:space="preserve"> ... w</w:t>
      </w:r>
      <w:r>
        <w:rPr>
          <w:rFonts w:cs="Times New Roman"/>
          <w:i/>
          <w:iCs/>
          <w:vertAlign w:val="subscript"/>
        </w:rPr>
        <w:t xml:space="preserve">n </w:t>
      </w:r>
      <w:r>
        <w:rPr>
          <w:rFonts w:cs="Times New Roman"/>
          <w:i/>
          <w:iCs/>
        </w:rPr>
        <w:t>]</w:t>
      </w:r>
      <w:r>
        <w:rPr>
          <w:rFonts w:cs="Times New Roman"/>
        </w:rPr>
        <w:t xml:space="preserve"> in a resource (as explained Section 2.4).</w:t>
      </w:r>
      <w:r>
        <w:rPr>
          <w:rFonts w:cs="Times New Roman"/>
          <w:color w:val="FF0000"/>
        </w:rPr>
        <w:t xml:space="preserve"> </w:t>
      </w:r>
      <w:r>
        <w:rPr>
          <w:rFonts w:cs="Times New Roman"/>
          <w:color w:val="000000" w:themeColor="text1"/>
          <w14:textFill>
            <w14:solidFill>
              <w14:schemeClr w14:val="tx1"/>
            </w14:solidFill>
          </w14:textFill>
        </w:rPr>
        <w:t xml:space="preserve">However, this score is too simple for learning resources. </w:t>
      </w:r>
      <w:r>
        <w:rPr>
          <w:rFonts w:cs="Times New Roman"/>
        </w:rPr>
        <w:t>Besides the degree of matching keywords and frequency</w:t>
      </w:r>
      <w:ins w:id="1281" w:author="Chung, Joseph" w:date="2020-08-23T14:43:00Z">
        <w:r>
          <w:rPr>
            <w:rFonts w:cs="Times New Roman"/>
          </w:rPr>
          <w:t xml:space="preserve"> of appearance</w:t>
        </w:r>
      </w:ins>
      <w:r>
        <w:rPr>
          <w:rFonts w:cs="Times New Roman"/>
        </w:rPr>
        <w:t xml:space="preserve">, learning resources have more important attributes to determine the quality of the resources. In the section 3.2, </w:t>
      </w:r>
      <w:ins w:id="1282" w:author="devil" w:date="2020-08-23T11:25:00Z">
        <w:r>
          <w:rPr>
            <w:rFonts w:hint="eastAsia" w:cs="Times New Roman"/>
          </w:rPr>
          <w:t>Fig.</w:t>
        </w:r>
      </w:ins>
      <w:r>
        <w:rPr>
          <w:rFonts w:cs="Times New Roman"/>
        </w:rPr>
        <w:t xml:space="preserve"> 3 displays the 6 vital attributes of a learning resource: Suitability, Popularity, Reliability, Practicality, Feedback and Cost. Among those attributes, the traditional </w:t>
      </w:r>
      <w:r>
        <w:rPr>
          <w:rFonts w:cs="Times New Roman"/>
          <w:b/>
          <w:bCs/>
        </w:rPr>
        <w:t xml:space="preserve">RDS </w:t>
      </w:r>
      <w:r>
        <w:rPr>
          <w:rFonts w:cs="Times New Roman"/>
        </w:rPr>
        <w:t xml:space="preserve">can measure only two of them: suitability and popularity. </w:t>
      </w:r>
    </w:p>
    <w:p>
      <w:pPr>
        <w:rPr>
          <w:rFonts w:cs="Times New Roman"/>
        </w:rPr>
      </w:pPr>
    </w:p>
    <w:p>
      <w:pPr>
        <w:rPr>
          <w:rFonts w:cs="Times New Roman"/>
        </w:rPr>
      </w:pPr>
      <w:r>
        <w:rPr>
          <w:rFonts w:cs="Times New Roman"/>
        </w:rPr>
        <w:t xml:space="preserve">The proposed learning resource search engine allows users to </w:t>
      </w:r>
      <w:ins w:id="1283" w:author="Chung, Joseph" w:date="2020-08-23T14:54:00Z">
        <w:r>
          <w:rPr>
            <w:rFonts w:cs="Times New Roman"/>
          </w:rPr>
          <w:t>“like”</w:t>
        </w:r>
      </w:ins>
      <w:r>
        <w:rPr>
          <w:rFonts w:cs="Times New Roman"/>
        </w:rPr>
        <w:t xml:space="preserve">, </w:t>
      </w:r>
      <w:ins w:id="1284" w:author="Chung, Joseph" w:date="2020-08-23T14:54:00Z">
        <w:r>
          <w:rPr>
            <w:rFonts w:cs="Times New Roman"/>
          </w:rPr>
          <w:t>“comment”</w:t>
        </w:r>
      </w:ins>
      <w:r>
        <w:rPr>
          <w:rFonts w:cs="Times New Roman"/>
        </w:rPr>
        <w:t xml:space="preserve">, </w:t>
      </w:r>
      <w:ins w:id="1285" w:author="Chung, Joseph" w:date="2020-08-23T14:54:00Z">
        <w:r>
          <w:rPr>
            <w:rFonts w:cs="Times New Roman"/>
          </w:rPr>
          <w:t xml:space="preserve">“cite” </w:t>
        </w:r>
      </w:ins>
      <w:r>
        <w:rPr>
          <w:rFonts w:cs="Times New Roman"/>
        </w:rPr>
        <w:t xml:space="preserve">and </w:t>
      </w:r>
      <w:ins w:id="1286" w:author="Chung, Joseph" w:date="2020-08-23T14:54:00Z">
        <w:r>
          <w:rPr>
            <w:rFonts w:cs="Times New Roman"/>
          </w:rPr>
          <w:t xml:space="preserve">“recommend” </w:t>
        </w:r>
      </w:ins>
      <w:r>
        <w:rPr>
          <w:rFonts w:cs="Times New Roman"/>
        </w:rPr>
        <w:t xml:space="preserve">resources. These features </w:t>
      </w:r>
      <w:ins w:id="1287" w:author="Chung, Joseph" w:date="2020-08-23T14:55:00Z">
        <w:r>
          <w:rPr>
            <w:rFonts w:cs="Times New Roman"/>
          </w:rPr>
          <w:t xml:space="preserve">that incorporate </w:t>
        </w:r>
      </w:ins>
      <w:r>
        <w:rPr>
          <w:rFonts w:cs="Times New Roman"/>
        </w:rPr>
        <w:t xml:space="preserve">human input give the proposed search engine more power to measure the value (quality) of resources. The learning resource system has its own ranking calculation systems to measure all </w:t>
      </w:r>
      <w:ins w:id="1288" w:author="Chung, Joseph" w:date="2020-08-23T14:55:00Z">
        <w:r>
          <w:rPr>
            <w:rFonts w:cs="Times New Roman"/>
          </w:rPr>
          <w:t xml:space="preserve">of </w:t>
        </w:r>
      </w:ins>
      <w:r>
        <w:rPr>
          <w:rFonts w:cs="Times New Roman"/>
        </w:rPr>
        <w:t>the 6 features. The difference</w:t>
      </w:r>
      <w:ins w:id="1289" w:author="Chung, Joseph" w:date="2020-08-23T14:55:00Z">
        <w:r>
          <w:rPr>
            <w:rFonts w:cs="Times New Roman"/>
          </w:rPr>
          <w:t>s</w:t>
        </w:r>
      </w:ins>
      <w:r>
        <w:rPr>
          <w:rFonts w:cs="Times New Roman"/>
        </w:rPr>
        <w:t xml:space="preserve"> </w:t>
      </w:r>
      <w:ins w:id="1290" w:author="Chung, Joseph" w:date="2020-08-23T14:55:00Z">
        <w:r>
          <w:rPr>
            <w:rFonts w:cs="Times New Roman"/>
          </w:rPr>
          <w:t xml:space="preserve">between </w:t>
        </w:r>
      </w:ins>
      <w:r>
        <w:rPr>
          <w:rFonts w:cs="Times New Roman"/>
        </w:rPr>
        <w:t xml:space="preserve">traditional </w:t>
      </w:r>
      <w:r>
        <w:rPr>
          <w:rFonts w:cs="Times New Roman"/>
          <w:b/>
          <w:bCs/>
        </w:rPr>
        <w:t xml:space="preserve">RD </w:t>
      </w:r>
      <w:r>
        <w:rPr>
          <w:rFonts w:cs="Times New Roman"/>
        </w:rPr>
        <w:t xml:space="preserve">and our </w:t>
      </w:r>
      <w:r>
        <w:rPr>
          <w:rFonts w:cs="Times New Roman"/>
          <w:b/>
          <w:bCs/>
        </w:rPr>
        <w:t xml:space="preserve">LRV </w:t>
      </w:r>
      <w:r>
        <w:rPr>
          <w:rFonts w:cs="Times New Roman"/>
        </w:rPr>
        <w:t xml:space="preserve">in ranking characteristics is listed in Table 2. More details are presented in </w:t>
      </w:r>
      <w:ins w:id="1291" w:author="Chung, Joseph" w:date="2020-08-23T14:56:00Z">
        <w:r>
          <w:rPr>
            <w:rFonts w:cs="Times New Roman"/>
          </w:rPr>
          <w:t xml:space="preserve">the </w:t>
        </w:r>
      </w:ins>
      <w:r>
        <w:rPr>
          <w:rFonts w:cs="Times New Roman"/>
        </w:rPr>
        <w:t>next sections.</w:t>
      </w:r>
    </w:p>
    <w:p>
      <w:pPr>
        <w:rPr>
          <w:rFonts w:cs="Times New Roman"/>
        </w:rPr>
      </w:pPr>
    </w:p>
    <w:p>
      <w:pPr>
        <w:pStyle w:val="38"/>
        <w:rPr>
          <w:rFonts w:cs="Times New Roman"/>
        </w:rPr>
      </w:pPr>
      <w:r>
        <w:rPr>
          <w:rFonts w:cs="Times New Roman"/>
        </w:rPr>
        <w:t>Table 2</w:t>
      </w:r>
      <w:ins w:id="1292" w:author="Chung, Joseph" w:date="2020-08-23T14:56:00Z">
        <w:r>
          <w:rPr>
            <w:rFonts w:cs="Times New Roman"/>
          </w:rPr>
          <w:t>.</w:t>
        </w:r>
      </w:ins>
      <w:r>
        <w:rPr>
          <w:rFonts w:cs="Times New Roman"/>
        </w:rPr>
        <w:t xml:space="preserve"> Characteristics in RD and LRV</w:t>
      </w:r>
    </w:p>
    <w:tbl>
      <w:tblPr>
        <w:tblStyle w:val="31"/>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6"/>
        <w:gridCol w:w="1283"/>
        <w:gridCol w:w="1310"/>
        <w:gridCol w:w="1283"/>
        <w:gridCol w:w="1543"/>
        <w:gridCol w:w="1263"/>
        <w:gridCol w:w="1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176" w:type="dxa"/>
            <w:tcBorders>
              <w:left w:val="single" w:color="auto" w:sz="4" w:space="0"/>
            </w:tcBorders>
            <w:vAlign w:val="center"/>
          </w:tcPr>
          <w:p>
            <w:pPr>
              <w:widowControl w:val="0"/>
              <w:jc w:val="center"/>
              <w:rPr>
                <w:rFonts w:cs="Times New Roman"/>
                <w:sz w:val="22"/>
              </w:rPr>
            </w:pPr>
          </w:p>
        </w:tc>
        <w:tc>
          <w:tcPr>
            <w:tcW w:w="1283" w:type="dxa"/>
            <w:vAlign w:val="center"/>
          </w:tcPr>
          <w:p>
            <w:pPr>
              <w:widowControl w:val="0"/>
              <w:jc w:val="center"/>
              <w:rPr>
                <w:rFonts w:cs="Times New Roman"/>
                <w:b/>
                <w:bCs/>
                <w:sz w:val="22"/>
              </w:rPr>
            </w:pPr>
            <w:r>
              <w:rPr>
                <w:rFonts w:cs="Times New Roman"/>
                <w:b/>
                <w:bCs/>
                <w:sz w:val="22"/>
              </w:rPr>
              <w:t>Suitability</w:t>
            </w:r>
          </w:p>
        </w:tc>
        <w:tc>
          <w:tcPr>
            <w:tcW w:w="1310" w:type="dxa"/>
            <w:vAlign w:val="center"/>
          </w:tcPr>
          <w:p>
            <w:pPr>
              <w:widowControl w:val="0"/>
              <w:jc w:val="center"/>
              <w:rPr>
                <w:rFonts w:cs="Times New Roman"/>
                <w:b/>
                <w:bCs/>
                <w:sz w:val="22"/>
              </w:rPr>
            </w:pPr>
            <w:r>
              <w:rPr>
                <w:rFonts w:cs="Times New Roman"/>
                <w:b/>
                <w:bCs/>
                <w:sz w:val="22"/>
              </w:rPr>
              <w:t>Popularity</w:t>
            </w:r>
          </w:p>
        </w:tc>
        <w:tc>
          <w:tcPr>
            <w:tcW w:w="1283" w:type="dxa"/>
            <w:vAlign w:val="center"/>
          </w:tcPr>
          <w:p>
            <w:pPr>
              <w:widowControl w:val="0"/>
              <w:jc w:val="center"/>
              <w:rPr>
                <w:rFonts w:cs="Times New Roman"/>
                <w:b/>
                <w:bCs/>
                <w:sz w:val="22"/>
              </w:rPr>
            </w:pPr>
            <w:r>
              <w:rPr>
                <w:rFonts w:cs="Times New Roman"/>
                <w:b/>
                <w:bCs/>
                <w:sz w:val="22"/>
              </w:rPr>
              <w:t>Reliability</w:t>
            </w:r>
          </w:p>
        </w:tc>
        <w:tc>
          <w:tcPr>
            <w:tcW w:w="1543" w:type="dxa"/>
            <w:vAlign w:val="center"/>
          </w:tcPr>
          <w:p>
            <w:pPr>
              <w:widowControl w:val="0"/>
              <w:jc w:val="center"/>
              <w:rPr>
                <w:rFonts w:cs="Times New Roman"/>
                <w:b/>
                <w:bCs/>
                <w:sz w:val="22"/>
              </w:rPr>
            </w:pPr>
            <w:r>
              <w:rPr>
                <w:rFonts w:cs="Times New Roman"/>
                <w:b/>
                <w:bCs/>
                <w:sz w:val="22"/>
              </w:rPr>
              <w:t>Practicality</w:t>
            </w:r>
          </w:p>
        </w:tc>
        <w:tc>
          <w:tcPr>
            <w:tcW w:w="1263" w:type="dxa"/>
            <w:vAlign w:val="center"/>
          </w:tcPr>
          <w:p>
            <w:pPr>
              <w:widowControl w:val="0"/>
              <w:jc w:val="center"/>
              <w:rPr>
                <w:rFonts w:cs="Times New Roman"/>
                <w:b/>
                <w:bCs/>
                <w:sz w:val="22"/>
              </w:rPr>
            </w:pPr>
            <w:r>
              <w:rPr>
                <w:rFonts w:cs="Times New Roman"/>
                <w:b/>
                <w:bCs/>
                <w:sz w:val="22"/>
              </w:rPr>
              <w:t>Feedback</w:t>
            </w:r>
          </w:p>
        </w:tc>
        <w:tc>
          <w:tcPr>
            <w:tcW w:w="1407" w:type="dxa"/>
            <w:vAlign w:val="center"/>
          </w:tcPr>
          <w:p>
            <w:pPr>
              <w:widowControl w:val="0"/>
              <w:jc w:val="center"/>
              <w:rPr>
                <w:rFonts w:cs="Times New Roman"/>
                <w:b/>
                <w:bCs/>
                <w:sz w:val="22"/>
              </w:rPr>
            </w:pPr>
            <w:r>
              <w:rPr>
                <w:rFonts w:cs="Times New Roman"/>
                <w:b/>
                <w:bCs/>
                <w:sz w:val="22"/>
              </w:rPr>
              <w:t>Cost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176" w:type="dxa"/>
            <w:tcBorders>
              <w:left w:val="single" w:color="auto" w:sz="4" w:space="0"/>
            </w:tcBorders>
            <w:vAlign w:val="center"/>
          </w:tcPr>
          <w:p>
            <w:pPr>
              <w:widowControl w:val="0"/>
              <w:jc w:val="center"/>
              <w:rPr>
                <w:rFonts w:cs="Times New Roman"/>
                <w:b/>
                <w:bCs/>
                <w:sz w:val="22"/>
              </w:rPr>
            </w:pPr>
            <w:r>
              <w:rPr>
                <w:rFonts w:cs="Times New Roman"/>
                <w:b/>
                <w:bCs/>
                <w:sz w:val="22"/>
              </w:rPr>
              <w:t>RD</w:t>
            </w:r>
          </w:p>
        </w:tc>
        <w:tc>
          <w:tcPr>
            <w:tcW w:w="1283" w:type="dxa"/>
            <w:vAlign w:val="center"/>
          </w:tcPr>
          <w:p>
            <w:pPr>
              <w:widowControl w:val="0"/>
              <w:jc w:val="center"/>
              <w:rPr>
                <w:rFonts w:cs="Times New Roman"/>
                <w:sz w:val="22"/>
              </w:rPr>
            </w:pPr>
            <w:r>
              <w:rPr>
                <w:rFonts w:cs="Times New Roman"/>
                <w:sz w:val="22"/>
              </w:rPr>
              <w:t>Yes</w:t>
            </w:r>
          </w:p>
        </w:tc>
        <w:tc>
          <w:tcPr>
            <w:tcW w:w="1310" w:type="dxa"/>
            <w:vAlign w:val="center"/>
          </w:tcPr>
          <w:p>
            <w:pPr>
              <w:widowControl w:val="0"/>
              <w:jc w:val="center"/>
              <w:rPr>
                <w:rFonts w:cs="Times New Roman"/>
                <w:sz w:val="22"/>
              </w:rPr>
            </w:pPr>
            <w:r>
              <w:rPr>
                <w:rFonts w:cs="Times New Roman"/>
                <w:sz w:val="22"/>
              </w:rPr>
              <w:t>Yes</w:t>
            </w:r>
          </w:p>
        </w:tc>
        <w:tc>
          <w:tcPr>
            <w:tcW w:w="1283" w:type="dxa"/>
            <w:vAlign w:val="center"/>
          </w:tcPr>
          <w:p>
            <w:pPr>
              <w:widowControl w:val="0"/>
              <w:jc w:val="center"/>
              <w:rPr>
                <w:rFonts w:cs="Times New Roman"/>
                <w:sz w:val="22"/>
              </w:rPr>
            </w:pPr>
            <w:r>
              <w:rPr>
                <w:rFonts w:cs="Times New Roman"/>
                <w:sz w:val="22"/>
              </w:rPr>
              <w:t>No</w:t>
            </w:r>
          </w:p>
        </w:tc>
        <w:tc>
          <w:tcPr>
            <w:tcW w:w="1543" w:type="dxa"/>
            <w:vAlign w:val="center"/>
          </w:tcPr>
          <w:p>
            <w:pPr>
              <w:widowControl w:val="0"/>
              <w:jc w:val="center"/>
              <w:rPr>
                <w:rFonts w:cs="Times New Roman"/>
                <w:sz w:val="22"/>
              </w:rPr>
            </w:pPr>
            <w:r>
              <w:rPr>
                <w:rFonts w:cs="Times New Roman"/>
                <w:sz w:val="22"/>
              </w:rPr>
              <w:t>No</w:t>
            </w:r>
          </w:p>
        </w:tc>
        <w:tc>
          <w:tcPr>
            <w:tcW w:w="1263" w:type="dxa"/>
            <w:vAlign w:val="center"/>
          </w:tcPr>
          <w:p>
            <w:pPr>
              <w:widowControl w:val="0"/>
              <w:jc w:val="center"/>
              <w:rPr>
                <w:rFonts w:cs="Times New Roman"/>
                <w:sz w:val="22"/>
              </w:rPr>
            </w:pPr>
            <w:r>
              <w:rPr>
                <w:rFonts w:cs="Times New Roman"/>
                <w:sz w:val="22"/>
              </w:rPr>
              <w:t>No</w:t>
            </w:r>
          </w:p>
        </w:tc>
        <w:tc>
          <w:tcPr>
            <w:tcW w:w="1407" w:type="dxa"/>
            <w:vAlign w:val="center"/>
          </w:tcPr>
          <w:p>
            <w:pPr>
              <w:widowControl w:val="0"/>
              <w:jc w:val="center"/>
              <w:rPr>
                <w:rFonts w:cs="Times New Roman"/>
                <w:sz w:val="22"/>
              </w:rPr>
            </w:pPr>
            <w:ins w:id="1293" w:author="Chung, Joseph" w:date="2020-08-23T14:56:00Z">
              <w:r>
                <w:rPr>
                  <w:rFonts w:cs="Times New Roman"/>
                  <w:sz w:val="22"/>
                </w:rPr>
                <w:t>Unknown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1176" w:type="dxa"/>
            <w:tcBorders>
              <w:left w:val="single" w:color="auto" w:sz="4" w:space="0"/>
            </w:tcBorders>
            <w:vAlign w:val="center"/>
          </w:tcPr>
          <w:p>
            <w:pPr>
              <w:widowControl w:val="0"/>
              <w:jc w:val="center"/>
              <w:rPr>
                <w:rFonts w:cs="Times New Roman"/>
                <w:b/>
                <w:bCs/>
                <w:sz w:val="22"/>
              </w:rPr>
            </w:pPr>
            <w:r>
              <w:rPr>
                <w:rFonts w:cs="Times New Roman"/>
                <w:b/>
                <w:bCs/>
                <w:sz w:val="22"/>
              </w:rPr>
              <w:t>LRV</w:t>
            </w:r>
          </w:p>
        </w:tc>
        <w:tc>
          <w:tcPr>
            <w:tcW w:w="1283" w:type="dxa"/>
            <w:vAlign w:val="center"/>
          </w:tcPr>
          <w:p>
            <w:pPr>
              <w:widowControl w:val="0"/>
              <w:jc w:val="center"/>
              <w:rPr>
                <w:rFonts w:cs="Times New Roman"/>
                <w:sz w:val="22"/>
              </w:rPr>
            </w:pPr>
            <w:r>
              <w:rPr>
                <w:rFonts w:cs="Times New Roman"/>
                <w:sz w:val="22"/>
              </w:rPr>
              <w:t>Yes</w:t>
            </w:r>
          </w:p>
        </w:tc>
        <w:tc>
          <w:tcPr>
            <w:tcW w:w="1310" w:type="dxa"/>
            <w:vAlign w:val="center"/>
          </w:tcPr>
          <w:p>
            <w:pPr>
              <w:widowControl w:val="0"/>
              <w:jc w:val="center"/>
              <w:rPr>
                <w:rFonts w:cs="Times New Roman"/>
                <w:sz w:val="22"/>
              </w:rPr>
            </w:pPr>
            <w:r>
              <w:rPr>
                <w:rFonts w:cs="Times New Roman"/>
                <w:sz w:val="22"/>
              </w:rPr>
              <w:t>Yes</w:t>
            </w:r>
          </w:p>
        </w:tc>
        <w:tc>
          <w:tcPr>
            <w:tcW w:w="1283" w:type="dxa"/>
            <w:vAlign w:val="center"/>
          </w:tcPr>
          <w:p>
            <w:pPr>
              <w:widowControl w:val="0"/>
              <w:jc w:val="center"/>
              <w:rPr>
                <w:rFonts w:cs="Times New Roman"/>
                <w:sz w:val="22"/>
              </w:rPr>
            </w:pPr>
            <w:r>
              <w:rPr>
                <w:rFonts w:cs="Times New Roman"/>
                <w:sz w:val="22"/>
              </w:rPr>
              <w:t>Yes</w:t>
            </w:r>
          </w:p>
        </w:tc>
        <w:tc>
          <w:tcPr>
            <w:tcW w:w="1543" w:type="dxa"/>
            <w:vAlign w:val="center"/>
          </w:tcPr>
          <w:p>
            <w:pPr>
              <w:widowControl w:val="0"/>
              <w:jc w:val="center"/>
              <w:rPr>
                <w:rFonts w:cs="Times New Roman"/>
                <w:sz w:val="22"/>
              </w:rPr>
            </w:pPr>
            <w:r>
              <w:rPr>
                <w:rFonts w:cs="Times New Roman"/>
                <w:sz w:val="22"/>
              </w:rPr>
              <w:t>Yes</w:t>
            </w:r>
          </w:p>
        </w:tc>
        <w:tc>
          <w:tcPr>
            <w:tcW w:w="1263" w:type="dxa"/>
            <w:vAlign w:val="center"/>
          </w:tcPr>
          <w:p>
            <w:pPr>
              <w:widowControl w:val="0"/>
              <w:jc w:val="center"/>
              <w:rPr>
                <w:rFonts w:cs="Times New Roman"/>
                <w:sz w:val="22"/>
              </w:rPr>
            </w:pPr>
            <w:r>
              <w:rPr>
                <w:rFonts w:cs="Times New Roman"/>
                <w:sz w:val="22"/>
              </w:rPr>
              <w:t>Yes</w:t>
            </w:r>
          </w:p>
        </w:tc>
        <w:tc>
          <w:tcPr>
            <w:tcW w:w="1407" w:type="dxa"/>
            <w:vAlign w:val="center"/>
          </w:tcPr>
          <w:p>
            <w:pPr>
              <w:widowControl w:val="0"/>
              <w:jc w:val="center"/>
              <w:rPr>
                <w:rFonts w:cs="Times New Roman"/>
                <w:sz w:val="22"/>
              </w:rPr>
            </w:pPr>
            <w:r>
              <w:rPr>
                <w:rFonts w:cs="Times New Roman"/>
                <w:sz w:val="22"/>
              </w:rPr>
              <w:t>Yes</w:t>
            </w:r>
          </w:p>
        </w:tc>
      </w:tr>
    </w:tbl>
    <w:p>
      <w:pPr>
        <w:pStyle w:val="3"/>
        <w:rPr>
          <w:rFonts w:cs="Times New Roman"/>
        </w:rPr>
      </w:pPr>
      <w:bookmarkStart w:id="183" w:name="_Toc1447662311"/>
      <w:bookmarkStart w:id="184" w:name="_Toc567"/>
      <w:bookmarkStart w:id="185" w:name="_Toc4407"/>
      <w:bookmarkStart w:id="186" w:name="_Toc5764"/>
      <w:bookmarkStart w:id="187" w:name="_Toc1594514671"/>
      <w:bookmarkStart w:id="188" w:name="_Toc517867042"/>
      <w:r>
        <w:rPr>
          <w:rFonts w:cs="Times New Roman"/>
        </w:rPr>
        <w:t>5.2</w:t>
      </w:r>
      <w:r>
        <w:rPr>
          <w:rFonts w:hint="eastAsia" w:cs="Times New Roman"/>
          <w:lang w:val="en-US"/>
        </w:rPr>
        <w:t xml:space="preserve"> </w:t>
      </w:r>
      <w:r>
        <w:rPr>
          <w:rFonts w:cs="Times New Roman"/>
        </w:rPr>
        <w:t>Storage and Query</w:t>
      </w:r>
      <w:bookmarkEnd w:id="183"/>
      <w:r>
        <w:rPr>
          <w:rFonts w:cs="Times New Roman"/>
        </w:rPr>
        <w:t xml:space="preserve"> on LRV</w:t>
      </w:r>
      <w:bookmarkEnd w:id="184"/>
      <w:bookmarkEnd w:id="185"/>
      <w:bookmarkEnd w:id="186"/>
      <w:bookmarkEnd w:id="187"/>
      <w:bookmarkEnd w:id="188"/>
    </w:p>
    <w:p>
      <w:pPr>
        <w:rPr>
          <w:rFonts w:cs="Times New Roman"/>
        </w:rPr>
      </w:pPr>
      <w:r>
        <w:rPr>
          <w:rFonts w:cs="Times New Roman"/>
        </w:rPr>
        <w:t xml:space="preserve">As explained in Section 5.1, </w:t>
      </w:r>
      <w:ins w:id="1294" w:author="Chung, Joseph" w:date="2020-08-23T14:57:00Z">
        <w:r>
          <w:rPr>
            <w:rFonts w:cs="Times New Roman"/>
          </w:rPr>
          <w:t>t</w:t>
        </w:r>
      </w:ins>
      <w:r>
        <w:rPr>
          <w:rFonts w:cs="Times New Roman"/>
        </w:rPr>
        <w:t xml:space="preserve">here is no need to use distributed storage in a light learning resource system, especially </w:t>
      </w:r>
      <w:ins w:id="1295" w:author="Chung, Joseph" w:date="2020-08-23T14:57:00Z">
        <w:r>
          <w:rPr>
            <w:rFonts w:cs="Times New Roman"/>
          </w:rPr>
          <w:t xml:space="preserve">a </w:t>
        </w:r>
      </w:ins>
      <w:r>
        <w:rPr>
          <w:rFonts w:cs="Times New Roman"/>
        </w:rPr>
        <w:t xml:space="preserve">distributed file system. Instead, we use a combination of relational database and non-relational database to save data for high speed query processing. The database saves the information and attributes about the original resources, including the title, introduction, link, file type, length, and thumbnail of the resources. The following is a diagram of the storage system for </w:t>
      </w:r>
      <w:ins w:id="1296" w:author="Chung, Joseph" w:date="2020-08-23T14:58:00Z">
        <w:r>
          <w:rPr>
            <w:rFonts w:cs="Times New Roman"/>
          </w:rPr>
          <w:t xml:space="preserve">the </w:t>
        </w:r>
      </w:ins>
      <w:r>
        <w:rPr>
          <w:rFonts w:cs="Times New Roman"/>
          <w:b/>
          <w:bCs/>
        </w:rPr>
        <w:t xml:space="preserve">LRV </w:t>
      </w:r>
      <w:r>
        <w:rPr>
          <w:rFonts w:cs="Times New Roman"/>
        </w:rPr>
        <w:t>system</w:t>
      </w:r>
      <w:ins w:id="1297" w:author="Chung, Joseph" w:date="2020-08-23T14:58:00Z">
        <w:r>
          <w:rPr>
            <w:rFonts w:cs="Times New Roman"/>
          </w:rPr>
          <w:t>.</w:t>
        </w:r>
      </w:ins>
    </w:p>
    <w:p>
      <w:pPr>
        <w:rPr>
          <w:rFonts w:cs="Times New Roman"/>
        </w:rPr>
      </w:pPr>
    </w:p>
    <w:p>
      <w:pPr>
        <w:rPr>
          <w:rFonts w:cs="Times New Roman"/>
        </w:rPr>
      </w:pPr>
      <w:r>
        <w:rPr>
          <w:rFonts w:cs="Times New Roman"/>
          <w:lang w:val="en-US" w:eastAsia="en-US"/>
        </w:rPr>
        <w:drawing>
          <wp:inline distT="0" distB="0" distL="114300" distR="114300">
            <wp:extent cx="3145155" cy="1960880"/>
            <wp:effectExtent l="0" t="0" r="4445" b="0"/>
            <wp:docPr id="15" name="Picture 15" descr="Storage syste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15" descr="Storage system"/>
                    <pic:cNvPicPr>
                      <a:picLocks noChangeAspect="true"/>
                    </pic:cNvPicPr>
                  </pic:nvPicPr>
                  <pic:blipFill>
                    <a:blip r:embed="rId35"/>
                    <a:stretch>
                      <a:fillRect/>
                    </a:stretch>
                  </pic:blipFill>
                  <pic:spPr>
                    <a:xfrm>
                      <a:off x="0" y="0"/>
                      <a:ext cx="3165455" cy="1973898"/>
                    </a:xfrm>
                    <a:prstGeom prst="rect">
                      <a:avLst/>
                    </a:prstGeom>
                  </pic:spPr>
                </pic:pic>
              </a:graphicData>
            </a:graphic>
          </wp:inline>
        </w:drawing>
      </w:r>
    </w:p>
    <w:p>
      <w:pPr>
        <w:pStyle w:val="38"/>
        <w:rPr>
          <w:rFonts w:cs="Times New Roman"/>
          <w:color w:val="000000" w:themeColor="text1"/>
          <w14:textFill>
            <w14:solidFill>
              <w14:schemeClr w14:val="tx1"/>
            </w14:solidFill>
          </w14:textFill>
        </w:rPr>
      </w:pPr>
      <w:ins w:id="1298" w:author="devil" w:date="2020-08-23T11:25:00Z">
        <w:r>
          <w:rPr>
            <w:rFonts w:hint="eastAsia" w:cs="Times New Roman"/>
            <w:color w:val="000000" w:themeColor="text1"/>
            <w14:textFill>
              <w14:solidFill>
                <w14:schemeClr w14:val="tx1"/>
              </w14:solidFill>
            </w14:textFill>
          </w:rPr>
          <w:t>Fig.</w:t>
        </w:r>
      </w:ins>
      <w:r>
        <w:rPr>
          <w:rFonts w:cs="Times New Roman"/>
          <w:color w:val="000000" w:themeColor="text1"/>
          <w14:textFill>
            <w14:solidFill>
              <w14:schemeClr w14:val="tx1"/>
            </w14:solidFill>
          </w14:textFill>
        </w:rPr>
        <w:t xml:space="preserve"> 14</w:t>
      </w:r>
      <w:ins w:id="1299" w:author="devil" w:date="2020-08-23T11:40:00Z">
        <w:r>
          <w:rPr>
            <w:rFonts w:hint="eastAsia" w:cs="Times New Roman"/>
            <w:color w:val="000000" w:themeColor="text1"/>
            <w:lang w:val="en-US"/>
            <w14:textFill>
              <w14:solidFill>
                <w14:schemeClr w14:val="tx1"/>
              </w14:solidFill>
            </w14:textFill>
          </w:rPr>
          <w:t>.</w:t>
        </w:r>
      </w:ins>
      <w:r>
        <w:rPr>
          <w:rFonts w:cs="Times New Roman"/>
          <w:color w:val="000000" w:themeColor="text1"/>
          <w14:textFill>
            <w14:solidFill>
              <w14:schemeClr w14:val="tx1"/>
            </w14:solidFill>
          </w14:textFill>
        </w:rPr>
        <w:t xml:space="preserve"> Database</w:t>
      </w:r>
      <w:r>
        <w:rPr>
          <w:rFonts w:cs="Times New Roman"/>
        </w:rPr>
        <w:t xml:space="preserve"> layers used in LRV</w:t>
      </w:r>
    </w:p>
    <w:p>
      <w:pPr>
        <w:rPr>
          <w:rFonts w:cs="Times New Roman"/>
        </w:rPr>
      </w:pPr>
    </w:p>
    <w:p>
      <w:pPr>
        <w:rPr>
          <w:rFonts w:cs="Times New Roman"/>
        </w:rPr>
      </w:pPr>
      <w:r>
        <w:rPr>
          <w:rFonts w:cs="Times New Roman"/>
        </w:rPr>
        <w:t xml:space="preserve">In </w:t>
      </w:r>
      <w:r>
        <w:rPr>
          <w:rFonts w:cs="Times New Roman"/>
          <w:b/>
          <w:bCs/>
        </w:rPr>
        <w:t xml:space="preserve">LRV </w:t>
      </w:r>
      <w:r>
        <w:rPr>
          <w:rFonts w:cs="Times New Roman"/>
        </w:rPr>
        <w:t xml:space="preserve">resources system, resources are stored in the traditional web storage mode, </w:t>
      </w:r>
      <w:ins w:id="1300" w:author="Chung, Joseph" w:date="2020-08-23T14:59:00Z">
        <w:r>
          <w:rPr>
            <w:rFonts w:cs="Times New Roman"/>
          </w:rPr>
          <w:t>i.e., “</w:t>
        </w:r>
      </w:ins>
      <w:r>
        <w:rPr>
          <w:rFonts w:cs="Times New Roman"/>
        </w:rPr>
        <w:t>database center driver</w:t>
      </w:r>
      <w:ins w:id="1301" w:author="Chung, Joseph" w:date="2020-08-23T14:59:00Z">
        <w:r>
          <w:rPr>
            <w:rFonts w:cs="Times New Roman"/>
          </w:rPr>
          <w:t>”, which</w:t>
        </w:r>
      </w:ins>
      <w:r>
        <w:rPr>
          <w:rFonts w:cs="Times New Roman"/>
        </w:rPr>
        <w:t xml:space="preserve"> means all the basic information and relationships of resources are stored in the databases. Databases are divided </w:t>
      </w:r>
      <w:ins w:id="1302" w:author="Chung, Joseph" w:date="2020-08-23T14:59:00Z">
        <w:r>
          <w:rPr>
            <w:rFonts w:cs="Times New Roman"/>
          </w:rPr>
          <w:t>in</w:t>
        </w:r>
      </w:ins>
      <w:r>
        <w:rPr>
          <w:rFonts w:cs="Times New Roman"/>
        </w:rPr>
        <w:t xml:space="preserve">to three layers in our system as shown in </w:t>
      </w:r>
      <w:ins w:id="1303" w:author="devil" w:date="2020-08-23T11:25:00Z">
        <w:r>
          <w:rPr>
            <w:rFonts w:hint="eastAsia" w:cs="Times New Roman"/>
          </w:rPr>
          <w:t>Fig.</w:t>
        </w:r>
      </w:ins>
      <w:r>
        <w:rPr>
          <w:rFonts w:cs="Times New Roman"/>
        </w:rPr>
        <w:t xml:space="preserve"> 14: one relational database, one non-relational database </w:t>
      </w:r>
      <w:ins w:id="1304" w:author="Chung, Joseph" w:date="2020-08-23T14:59:00Z">
        <w:r>
          <w:rPr>
            <w:rFonts w:cs="Times New Roman"/>
          </w:rPr>
          <w:t>o</w:t>
        </w:r>
      </w:ins>
      <w:r>
        <w:rPr>
          <w:rFonts w:cs="Times New Roman"/>
        </w:rPr>
        <w:t xml:space="preserve">n disk, and one non-relational database in memory cache. </w:t>
      </w:r>
      <w:ins w:id="1305" w:author="Chung, Joseph" w:date="2020-08-23T15:01:00Z">
        <w:r>
          <w:rPr>
            <w:rFonts w:cs="Times New Roman"/>
          </w:rPr>
          <w:t xml:space="preserve">The </w:t>
        </w:r>
      </w:ins>
      <w:r>
        <w:rPr>
          <w:rFonts w:cs="Times New Roman"/>
        </w:rPr>
        <w:t xml:space="preserve">different layers work together </w:t>
      </w:r>
      <w:ins w:id="1306" w:author="Chung, Joseph" w:date="2020-08-23T15:01:00Z">
        <w:r>
          <w:rPr>
            <w:rFonts w:cs="Times New Roman"/>
          </w:rPr>
          <w:t>as outlined below</w:t>
        </w:r>
      </w:ins>
      <w:r>
        <w:rPr>
          <w:rFonts w:cs="Times New Roman"/>
        </w:rPr>
        <w:t>:</w:t>
      </w:r>
    </w:p>
    <w:p>
      <w:pPr>
        <w:pStyle w:val="39"/>
        <w:numPr>
          <w:ilvl w:val="0"/>
          <w:numId w:val="14"/>
        </w:numPr>
        <w:tabs>
          <w:tab w:val="left" w:pos="420"/>
        </w:tabs>
        <w:rPr>
          <w:rFonts w:cs="Times New Roman"/>
        </w:rPr>
      </w:pPr>
      <w:r>
        <w:rPr>
          <w:rFonts w:cs="Times New Roman"/>
        </w:rPr>
        <w:t xml:space="preserve">The non-relational database </w:t>
      </w:r>
      <w:ins w:id="1307" w:author="Chung, Joseph" w:date="2020-08-23T15:01:00Z">
        <w:r>
          <w:rPr>
            <w:rFonts w:cs="Times New Roman"/>
          </w:rPr>
          <w:t xml:space="preserve">on </w:t>
        </w:r>
      </w:ins>
      <w:r>
        <w:rPr>
          <w:rFonts w:cs="Times New Roman"/>
        </w:rPr>
        <w:t>disk stores only pairs of keyword</w:t>
      </w:r>
      <w:ins w:id="1308" w:author="Chung, Joseph" w:date="2020-08-23T15:01:00Z">
        <w:r>
          <w:rPr>
            <w:rFonts w:cs="Times New Roman"/>
          </w:rPr>
          <w:t>s</w:t>
        </w:r>
      </w:ins>
      <w:r>
        <w:rPr>
          <w:rFonts w:cs="Times New Roman"/>
        </w:rPr>
        <w:t xml:space="preserve"> and its corresponding id list. The </w:t>
      </w:r>
      <w:r>
        <w:rPr>
          <w:rFonts w:cs="Times New Roman"/>
          <w:color w:val="000000" w:themeColor="text1"/>
          <w14:textFill>
            <w14:solidFill>
              <w14:schemeClr w14:val="tx1"/>
            </w14:solidFill>
          </w14:textFill>
        </w:rPr>
        <w:t xml:space="preserve">JSON data </w:t>
      </w:r>
      <w:r>
        <w:rPr>
          <w:rFonts w:cs="Times New Roman"/>
        </w:rPr>
        <w:t xml:space="preserve">has simple structure and small size and </w:t>
      </w:r>
      <w:ins w:id="1309" w:author="Chung, Joseph" w:date="2020-08-23T15:01:00Z">
        <w:r>
          <w:rPr>
            <w:rFonts w:cs="Times New Roman"/>
          </w:rPr>
          <w:t xml:space="preserve">is </w:t>
        </w:r>
      </w:ins>
      <w:r>
        <w:rPr>
          <w:rFonts w:cs="Times New Roman"/>
        </w:rPr>
        <w:t xml:space="preserve">indexed for quick query. The complexity of search time at this layer 2 is </w:t>
      </w:r>
      <w:r>
        <w:rPr>
          <w:rFonts w:cs="Times New Roman"/>
          <w:i/>
          <w:iCs/>
        </w:rPr>
        <w:t>O(logN)</w:t>
      </w:r>
      <w:r>
        <w:rPr>
          <w:rFonts w:cs="Times New Roman"/>
        </w:rPr>
        <w:t>.</w:t>
      </w:r>
    </w:p>
    <w:p>
      <w:pPr>
        <w:pStyle w:val="39"/>
        <w:numPr>
          <w:ilvl w:val="0"/>
          <w:numId w:val="14"/>
        </w:numPr>
        <w:tabs>
          <w:tab w:val="left" w:pos="420"/>
        </w:tabs>
        <w:rPr>
          <w:rFonts w:cs="Times New Roman"/>
          <w:color w:val="000000" w:themeColor="text1"/>
          <w14:textFill>
            <w14:solidFill>
              <w14:schemeClr w14:val="tx1"/>
            </w14:solidFill>
          </w14:textFill>
        </w:rPr>
      </w:pPr>
      <w:r>
        <w:rPr>
          <w:rFonts w:cs="Times New Roman"/>
        </w:rPr>
        <w:t>The non-relational database in memory cache is an additional layer, providing faster access because of media advantage</w:t>
      </w:r>
      <w:r>
        <w:rPr>
          <w:rFonts w:cs="Times New Roman"/>
          <w:color w:val="000000" w:themeColor="text1"/>
          <w14:textFill>
            <w14:solidFill>
              <w14:schemeClr w14:val="tx1"/>
            </w14:solidFill>
          </w14:textFill>
        </w:rPr>
        <w:t xml:space="preserve">. The data is stored as </w:t>
      </w:r>
      <w:ins w:id="1310" w:author="Chung, Joseph" w:date="2020-08-23T15:02:00Z">
        <w:r>
          <w:rPr>
            <w:rFonts w:cs="Times New Roman"/>
            <w:color w:val="000000" w:themeColor="text1"/>
            <w14:textFill>
              <w14:solidFill>
                <w14:schemeClr w14:val="tx1"/>
              </w14:solidFill>
            </w14:textFill>
          </w:rPr>
          <w:t xml:space="preserve">a </w:t>
        </w:r>
      </w:ins>
      <w:r>
        <w:rPr>
          <w:rFonts w:cs="Times New Roman"/>
          <w:color w:val="000000" w:themeColor="text1"/>
          <w14:textFill>
            <w14:solidFill>
              <w14:schemeClr w14:val="tx1"/>
            </w14:solidFill>
          </w14:textFill>
        </w:rPr>
        <w:t>hash map in this layer.</w:t>
      </w:r>
    </w:p>
    <w:p>
      <w:pPr>
        <w:pStyle w:val="39"/>
        <w:numPr>
          <w:ilvl w:val="0"/>
          <w:numId w:val="14"/>
        </w:numPr>
        <w:tabs>
          <w:tab w:val="left" w:pos="420"/>
        </w:tabs>
        <w:rPr>
          <w:rFonts w:cs="Times New Roman"/>
        </w:rPr>
      </w:pPr>
      <w:r>
        <w:rPr>
          <w:rFonts w:cs="Times New Roman"/>
        </w:rPr>
        <w:t xml:space="preserve">Once </w:t>
      </w:r>
      <w:ins w:id="1311" w:author="Chung, Joseph" w:date="2020-08-23T15:02:00Z">
        <w:r>
          <w:rPr>
            <w:rFonts w:cs="Times New Roman"/>
          </w:rPr>
          <w:t xml:space="preserve">resource </w:t>
        </w:r>
      </w:ins>
      <w:r>
        <w:rPr>
          <w:rFonts w:cs="Times New Roman"/>
        </w:rPr>
        <w:t xml:space="preserve">IDs are found, they are used to find complete resource information organized in the relational database. A primary index on resource IDs may help improve search speed; otherwise, the time complexity of </w:t>
      </w:r>
      <w:ins w:id="1312" w:author="Chung, Joseph" w:date="2020-08-23T15:02:00Z">
        <w:r>
          <w:rPr>
            <w:rFonts w:cs="Times New Roman"/>
          </w:rPr>
          <w:t>“</w:t>
        </w:r>
      </w:ins>
      <w:r>
        <w:rPr>
          <w:rFonts w:cs="Times New Roman"/>
        </w:rPr>
        <w:t>select</w:t>
      </w:r>
      <w:ins w:id="1313" w:author="Chung, Joseph" w:date="2020-08-23T15:02:00Z">
        <w:r>
          <w:rPr>
            <w:rFonts w:cs="Times New Roman"/>
          </w:rPr>
          <w:t>”</w:t>
        </w:r>
      </w:ins>
      <w:r>
        <w:rPr>
          <w:rFonts w:cs="Times New Roman"/>
        </w:rPr>
        <w:t xml:space="preserve"> operations is </w:t>
      </w:r>
      <w:r>
        <w:rPr>
          <w:rFonts w:cs="Times New Roman"/>
          <w:i/>
          <w:iCs/>
        </w:rPr>
        <w:t>O(n).</w:t>
      </w:r>
    </w:p>
    <w:p>
      <w:pPr>
        <w:pStyle w:val="4"/>
        <w:rPr>
          <w:rFonts w:cs="Times New Roman"/>
          <w:color w:val="000000" w:themeColor="text1"/>
          <w14:textFill>
            <w14:solidFill>
              <w14:schemeClr w14:val="tx1"/>
            </w14:solidFill>
          </w14:textFill>
        </w:rPr>
      </w:pPr>
      <w:bookmarkStart w:id="189" w:name="_Toc2144062974"/>
      <w:bookmarkStart w:id="190" w:name="_Toc2999"/>
      <w:bookmarkStart w:id="191" w:name="_Toc10321"/>
      <w:bookmarkStart w:id="192" w:name="_Toc22662"/>
      <w:bookmarkStart w:id="193" w:name="_Toc178370984"/>
      <w:bookmarkStart w:id="194" w:name="_Toc814103742"/>
      <w:r>
        <w:rPr>
          <w:rFonts w:cs="Times New Roman"/>
        </w:rPr>
        <w:t xml:space="preserve">5.2.1 </w:t>
      </w:r>
      <w:r>
        <w:rPr>
          <w:rFonts w:cs="Times New Roman"/>
          <w:color w:val="000000" w:themeColor="text1"/>
          <w14:textFill>
            <w14:solidFill>
              <w14:schemeClr w14:val="tx1"/>
            </w14:solidFill>
          </w14:textFill>
        </w:rPr>
        <w:t>Relational Database</w:t>
      </w:r>
      <w:bookmarkEnd w:id="189"/>
      <w:r>
        <w:rPr>
          <w:rFonts w:cs="Times New Roman"/>
          <w:color w:val="000000" w:themeColor="text1"/>
          <w14:textFill>
            <w14:solidFill>
              <w14:schemeClr w14:val="tx1"/>
            </w14:solidFill>
          </w14:textFill>
        </w:rPr>
        <w:t xml:space="preserve"> for Basic Storage</w:t>
      </w:r>
      <w:bookmarkEnd w:id="190"/>
      <w:bookmarkEnd w:id="191"/>
      <w:bookmarkEnd w:id="192"/>
      <w:bookmarkEnd w:id="193"/>
      <w:bookmarkEnd w:id="194"/>
    </w:p>
    <w:p>
      <w:pPr>
        <w:rPr>
          <w:rFonts w:cs="Times New Roman"/>
        </w:rPr>
      </w:pPr>
      <w:r>
        <w:rPr>
          <w:rFonts w:cs="Times New Roman"/>
        </w:rPr>
        <w:t>A relational database is a digital database based on the relational model of data.</w:t>
      </w:r>
      <w:r>
        <w:rPr>
          <w:rStyle w:val="18"/>
          <w:rFonts w:cs="Times New Roman"/>
        </w:rPr>
        <w:t>[</w:t>
      </w:r>
      <w:r>
        <w:rPr>
          <w:rStyle w:val="18"/>
          <w:rFonts w:cs="Times New Roman"/>
        </w:rPr>
        <w:endnoteReference w:id="17"/>
      </w:r>
      <w:r>
        <w:rPr>
          <w:rStyle w:val="18"/>
          <w:rFonts w:cs="Times New Roman"/>
        </w:rPr>
        <w:t>]</w:t>
      </w:r>
      <w:r>
        <w:rPr>
          <w:rFonts w:cs="Times New Roman"/>
        </w:rPr>
        <w:t xml:space="preserve"> All data are logically managed in tables. Each instance of the data is called a row, which is stored in a table. In the </w:t>
      </w:r>
      <w:r>
        <w:rPr>
          <w:rFonts w:cs="Times New Roman"/>
          <w:b/>
          <w:bCs/>
        </w:rPr>
        <w:t xml:space="preserve">LRV </w:t>
      </w:r>
      <w:r>
        <w:rPr>
          <w:rFonts w:cs="Times New Roman"/>
        </w:rPr>
        <w:t xml:space="preserve">system, </w:t>
      </w:r>
      <w:ins w:id="1314" w:author="Chung, Joseph" w:date="2020-08-23T17:35:00Z">
        <w:r>
          <w:rPr>
            <w:rFonts w:cs="Times New Roman"/>
          </w:rPr>
          <w:t xml:space="preserve">a </w:t>
        </w:r>
      </w:ins>
      <w:r>
        <w:rPr>
          <w:rFonts w:cs="Times New Roman"/>
        </w:rPr>
        <w:t xml:space="preserve">relational database is used as our main data management format. </w:t>
      </w:r>
      <w:ins w:id="1315" w:author="devil" w:date="2020-08-23T11:25:00Z">
        <w:r>
          <w:rPr>
            <w:rFonts w:hint="eastAsia" w:cs="Times New Roman"/>
          </w:rPr>
          <w:t>Fig.</w:t>
        </w:r>
      </w:ins>
      <w:r>
        <w:rPr>
          <w:rFonts w:cs="Times New Roman"/>
        </w:rPr>
        <w:t xml:space="preserve"> 15 shows some relationships and entities in the database. These relationships reflect the business logic function</w:t>
      </w:r>
      <w:ins w:id="1316" w:author="Chung, Joseph" w:date="2020-08-23T17:36:00Z">
        <w:r>
          <w:rPr>
            <w:rFonts w:cs="Times New Roman"/>
          </w:rPr>
          <w:t>s</w:t>
        </w:r>
      </w:ins>
      <w:r>
        <w:rPr>
          <w:rFonts w:cs="Times New Roman"/>
        </w:rPr>
        <w:t xml:space="preserve"> of this search engine application</w:t>
      </w:r>
      <w:ins w:id="1317" w:author="Chung, Joseph" w:date="2020-08-23T17:36:00Z">
        <w:r>
          <w:rPr>
            <w:rFonts w:cs="Times New Roman"/>
          </w:rPr>
          <w:t>, i.e.,</w:t>
        </w:r>
      </w:ins>
      <w:r>
        <w:rPr>
          <w:rFonts w:cs="Times New Roman"/>
        </w:rPr>
        <w:t xml:space="preserve"> refer resources, publish resources, comment resources, </w:t>
      </w:r>
      <w:ins w:id="1318" w:author="Chung, Joseph" w:date="2020-08-23T17:37:00Z">
        <w:r>
          <w:rPr>
            <w:rFonts w:cs="Times New Roman"/>
          </w:rPr>
          <w:t>etc.</w:t>
        </w:r>
      </w:ins>
    </w:p>
    <w:p>
      <w:pPr>
        <w:rPr>
          <w:rFonts w:cs="Times New Roman"/>
        </w:rPr>
      </w:pPr>
    </w:p>
    <w:p>
      <w:pPr>
        <w:rPr>
          <w:rFonts w:cs="Times New Roman"/>
        </w:rPr>
      </w:pPr>
      <w:r>
        <w:rPr>
          <w:rFonts w:cs="Times New Roman"/>
          <w:color w:val="000000" w:themeColor="text1"/>
          <w14:textFill>
            <w14:solidFill>
              <w14:schemeClr w14:val="tx1"/>
            </w14:solidFill>
          </w14:textFill>
        </w:rPr>
        <w:t>I</w:t>
      </w:r>
      <w:r>
        <w:rPr>
          <w:rFonts w:cs="Times New Roman"/>
        </w:rPr>
        <w:t xml:space="preserve">n </w:t>
      </w:r>
      <w:r>
        <w:rPr>
          <w:rFonts w:cs="Times New Roman"/>
          <w:b/>
          <w:bCs/>
        </w:rPr>
        <w:t xml:space="preserve">LRV </w:t>
      </w:r>
      <w:r>
        <w:rPr>
          <w:rFonts w:cs="Times New Roman"/>
        </w:rPr>
        <w:t>system, the relational database stores all the resources information and relationships among various e</w:t>
      </w:r>
      <w:r>
        <w:rPr>
          <w:rFonts w:cs="Times New Roman"/>
          <w:color w:val="000000" w:themeColor="text1"/>
          <w14:textFill>
            <w14:solidFill>
              <w14:schemeClr w14:val="tx1"/>
            </w14:solidFill>
          </w14:textFill>
        </w:rPr>
        <w:t>ntities. So the relational database in this syst</w:t>
      </w:r>
      <w:r>
        <w:rPr>
          <w:rFonts w:cs="Times New Roman"/>
        </w:rPr>
        <w:t xml:space="preserve">em is called the “layer 1 database”. It stores the most comprehensive data and it is the basic layer of storage structure in </w:t>
      </w:r>
      <w:r>
        <w:rPr>
          <w:rFonts w:cs="Times New Roman"/>
          <w:b/>
          <w:bCs/>
        </w:rPr>
        <w:t>LRV</w:t>
      </w:r>
      <w:r>
        <w:rPr>
          <w:rFonts w:cs="Times New Roman"/>
        </w:rPr>
        <w:t>. Next sections introduce (1) how the relational database cooperates with the non-relational database to manage data</w:t>
      </w:r>
      <w:ins w:id="1319" w:author="Chung, Joseph" w:date="2020-08-23T17:37:00Z">
        <w:r>
          <w:rPr>
            <w:rFonts w:cs="Times New Roman"/>
          </w:rPr>
          <w:t xml:space="preserve"> and</w:t>
        </w:r>
      </w:ins>
      <w:r>
        <w:rPr>
          <w:rFonts w:cs="Times New Roman"/>
        </w:rPr>
        <w:t xml:space="preserve"> (2) how to improve the speed of search.</w:t>
      </w:r>
    </w:p>
    <w:p>
      <w:pPr>
        <w:rPr>
          <w:rFonts w:cs="Times New Roman"/>
          <w:color w:val="000000" w:themeColor="text1"/>
          <w14:textFill>
            <w14:solidFill>
              <w14:schemeClr w14:val="tx1"/>
            </w14:solidFill>
          </w14:textFill>
        </w:rPr>
      </w:pPr>
    </w:p>
    <w:p>
      <w:pPr>
        <w:rPr>
          <w:rFonts w:cs="Times New Roman"/>
        </w:rPr>
      </w:pPr>
      <w:r>
        <w:rPr>
          <w:rFonts w:cs="Times New Roman"/>
          <w:lang w:val="en-US" w:eastAsia="en-US"/>
        </w:rPr>
        <w:drawing>
          <wp:inline distT="0" distB="0" distL="114300" distR="114300">
            <wp:extent cx="4113530" cy="3448685"/>
            <wp:effectExtent l="0" t="0" r="1270" b="18415"/>
            <wp:docPr id="19" name="Picture 19" descr="relational databa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19" descr="relational database"/>
                    <pic:cNvPicPr>
                      <a:picLocks noChangeAspect="true"/>
                    </pic:cNvPicPr>
                  </pic:nvPicPr>
                  <pic:blipFill>
                    <a:blip r:embed="rId36"/>
                    <a:stretch>
                      <a:fillRect/>
                    </a:stretch>
                  </pic:blipFill>
                  <pic:spPr>
                    <a:xfrm>
                      <a:off x="0" y="0"/>
                      <a:ext cx="4113530" cy="3448685"/>
                    </a:xfrm>
                    <a:prstGeom prst="rect">
                      <a:avLst/>
                    </a:prstGeom>
                  </pic:spPr>
                </pic:pic>
              </a:graphicData>
            </a:graphic>
          </wp:inline>
        </w:drawing>
      </w:r>
    </w:p>
    <w:p>
      <w:pPr>
        <w:pStyle w:val="38"/>
        <w:rPr>
          <w:rFonts w:cs="Times New Roman"/>
        </w:rPr>
      </w:pPr>
      <w:ins w:id="1320" w:author="devil" w:date="2020-08-23T11:25:00Z">
        <w:r>
          <w:rPr>
            <w:rFonts w:hint="eastAsia" w:cs="Times New Roman"/>
          </w:rPr>
          <w:t>Fig.</w:t>
        </w:r>
      </w:ins>
      <w:r>
        <w:rPr>
          <w:rFonts w:cs="Times New Roman"/>
        </w:rPr>
        <w:t xml:space="preserve"> 15</w:t>
      </w:r>
      <w:ins w:id="1321" w:author="devil" w:date="2020-08-23T11:40:00Z">
        <w:r>
          <w:rPr>
            <w:rFonts w:hint="eastAsia" w:cs="Times New Roman"/>
            <w:lang w:val="en-US"/>
          </w:rPr>
          <w:t>.</w:t>
        </w:r>
      </w:ins>
      <w:r>
        <w:rPr>
          <w:rFonts w:cs="Times New Roman"/>
        </w:rPr>
        <w:t xml:space="preserve"> Relational database used in LRV with entities and relationships in it</w:t>
      </w:r>
    </w:p>
    <w:p>
      <w:pPr>
        <w:pStyle w:val="4"/>
        <w:rPr>
          <w:rFonts w:cs="Times New Roman"/>
        </w:rPr>
      </w:pPr>
      <w:bookmarkStart w:id="195" w:name="_Toc194296592"/>
      <w:bookmarkStart w:id="196" w:name="_Toc12924"/>
      <w:bookmarkStart w:id="197" w:name="_Toc10338"/>
      <w:bookmarkStart w:id="198" w:name="_Toc12860"/>
      <w:bookmarkStart w:id="199" w:name="_Toc1969776509"/>
      <w:bookmarkStart w:id="200" w:name="_Toc807458318"/>
      <w:r>
        <w:rPr>
          <w:rFonts w:cs="Times New Roman"/>
        </w:rPr>
        <w:t xml:space="preserve">5.2.2 Non-Relational Database </w:t>
      </w:r>
      <w:bookmarkEnd w:id="195"/>
      <w:r>
        <w:rPr>
          <w:rFonts w:cs="Times New Roman"/>
        </w:rPr>
        <w:t>for Keywords</w:t>
      </w:r>
      <w:bookmarkEnd w:id="196"/>
      <w:bookmarkEnd w:id="197"/>
      <w:bookmarkEnd w:id="198"/>
      <w:bookmarkEnd w:id="199"/>
      <w:bookmarkEnd w:id="200"/>
      <w:r>
        <w:rPr>
          <w:rFonts w:cs="Times New Roman"/>
        </w:rPr>
        <w:t xml:space="preserve"> </w:t>
      </w:r>
    </w:p>
    <w:p>
      <w:pPr>
        <w:rPr>
          <w:rFonts w:cs="Times New Roman"/>
        </w:rPr>
      </w:pPr>
      <w:r>
        <w:rPr>
          <w:rFonts w:cs="Times New Roman"/>
        </w:rPr>
        <w:t>The structure of non-relational database is very simple, without the need of recording dependent relationships among data. When retrieving a piece of data, its reading speed is relatively faster, especially in the case of large amount</w:t>
      </w:r>
      <w:ins w:id="1322" w:author="Chung, Joseph" w:date="2020-08-23T17:39:00Z">
        <w:r>
          <w:rPr>
            <w:rFonts w:cs="Times New Roman"/>
          </w:rPr>
          <w:t>s</w:t>
        </w:r>
      </w:ins>
      <w:r>
        <w:rPr>
          <w:rFonts w:cs="Times New Roman"/>
        </w:rPr>
        <w:t xml:space="preserve"> of data. </w:t>
      </w:r>
      <w:ins w:id="1323" w:author="devil" w:date="2020-08-23T11:25:00Z">
        <w:r>
          <w:rPr>
            <w:rFonts w:hint="eastAsia" w:cs="Times New Roman"/>
          </w:rPr>
          <w:t>Fig.</w:t>
        </w:r>
      </w:ins>
      <w:r>
        <w:rPr>
          <w:rFonts w:cs="Times New Roman"/>
        </w:rPr>
        <w:t xml:space="preserve"> 14 shows a set of storage solutions containing three databases</w:t>
      </w:r>
      <w:ins w:id="1324" w:author="Chung, Joseph" w:date="2020-08-23T17:39:00Z">
        <w:r>
          <w:rPr>
            <w:rFonts w:cs="Times New Roman"/>
          </w:rPr>
          <w:t>. T</w:t>
        </w:r>
      </w:ins>
      <w:r>
        <w:rPr>
          <w:rFonts w:cs="Times New Roman"/>
        </w:rPr>
        <w:t xml:space="preserve">wo of them are </w:t>
      </w:r>
      <w:r>
        <w:rPr>
          <w:rFonts w:cs="Times New Roman"/>
          <w:color w:val="000000" w:themeColor="text1"/>
          <w14:textFill>
            <w14:solidFill>
              <w14:schemeClr w14:val="tx1"/>
            </w14:solidFill>
          </w14:textFill>
        </w:rPr>
        <w:t xml:space="preserve">persistent storage </w:t>
      </w:r>
      <w:r>
        <w:rPr>
          <w:rFonts w:cs="Times New Roman"/>
        </w:rPr>
        <w:t>database</w:t>
      </w:r>
      <w:ins w:id="1325" w:author="Chung, Joseph" w:date="2020-08-23T17:40:00Z">
        <w:r>
          <w:rPr>
            <w:rFonts w:cs="Times New Roman"/>
          </w:rPr>
          <w:t>s</w:t>
        </w:r>
      </w:ins>
      <w:r>
        <w:rPr>
          <w:rFonts w:cs="Times New Roman"/>
        </w:rPr>
        <w:t xml:space="preserve"> </w:t>
      </w:r>
      <w:ins w:id="1326" w:author="Chung, Joseph" w:date="2020-08-23T17:40:00Z">
        <w:r>
          <w:rPr>
            <w:rFonts w:cs="Times New Roman"/>
          </w:rPr>
          <w:t xml:space="preserve">on </w:t>
        </w:r>
      </w:ins>
      <w:r>
        <w:rPr>
          <w:rFonts w:cs="Times New Roman"/>
        </w:rPr>
        <w:t>hard disks</w:t>
      </w:r>
      <w:ins w:id="1327" w:author="Chung, Joseph" w:date="2020-08-23T17:40:00Z">
        <w:r>
          <w:rPr>
            <w:rFonts w:cs="Times New Roman"/>
          </w:rPr>
          <w:t xml:space="preserve">, </w:t>
        </w:r>
      </w:ins>
      <w:r>
        <w:rPr>
          <w:rFonts w:cs="Times New Roman"/>
        </w:rPr>
        <w:t xml:space="preserve">and the other is </w:t>
      </w:r>
      <w:ins w:id="1328" w:author="Chung, Joseph" w:date="2020-08-23T17:40:00Z">
        <w:r>
          <w:rPr>
            <w:rFonts w:cs="Times New Roman"/>
          </w:rPr>
          <w:t xml:space="preserve">a </w:t>
        </w:r>
      </w:ins>
      <w:r>
        <w:rPr>
          <w:rFonts w:cs="Times New Roman"/>
        </w:rPr>
        <w:t>cache database in memory. Among the three</w:t>
      </w:r>
      <w:ins w:id="1329" w:author="Chung, Joseph" w:date="2020-08-23T17:41:00Z">
        <w:r>
          <w:rPr>
            <w:rFonts w:cs="Times New Roman"/>
          </w:rPr>
          <w:t>,</w:t>
        </w:r>
      </w:ins>
      <w:r>
        <w:rPr>
          <w:rFonts w:cs="Times New Roman"/>
        </w:rPr>
        <w:t xml:space="preserve"> </w:t>
      </w:r>
      <w:ins w:id="1330" w:author="Chung, Joseph" w:date="2020-08-23T17:41:00Z">
        <w:r>
          <w:rPr>
            <w:rFonts w:cs="Times New Roman"/>
          </w:rPr>
          <w:t xml:space="preserve">the </w:t>
        </w:r>
      </w:ins>
      <w:r>
        <w:rPr>
          <w:rFonts w:cs="Times New Roman"/>
        </w:rPr>
        <w:t xml:space="preserve">worst </w:t>
      </w:r>
      <w:ins w:id="1331" w:author="Chung, Joseph" w:date="2020-08-23T17:41:00Z">
        <w:r>
          <w:rPr>
            <w:rFonts w:cs="Times New Roman"/>
          </w:rPr>
          <w:t xml:space="preserve">case </w:t>
        </w:r>
      </w:ins>
      <w:r>
        <w:rPr>
          <w:rFonts w:cs="Times New Roman"/>
        </w:rPr>
        <w:t xml:space="preserve">reading speed </w:t>
      </w:r>
      <w:ins w:id="1332" w:author="Chung, Joseph" w:date="2020-08-23T17:41:00Z">
        <w:r>
          <w:rPr>
            <w:rFonts w:cs="Times New Roman"/>
          </w:rPr>
          <w:t xml:space="preserve">would be </w:t>
        </w:r>
      </w:ins>
      <w:r>
        <w:rPr>
          <w:rFonts w:cs="Times New Roman"/>
        </w:rPr>
        <w:t xml:space="preserve">the following: </w:t>
      </w:r>
      <w:ins w:id="1333" w:author="Chung, Joseph" w:date="2020-08-23T17:41:00Z">
        <w:r>
          <w:rPr>
            <w:rFonts w:cs="Times New Roman"/>
          </w:rPr>
          <w:t xml:space="preserve">cache database </w:t>
        </w:r>
      </w:ins>
      <w:r>
        <w:rPr>
          <w:rFonts w:cs="Times New Roman"/>
        </w:rPr>
        <w:t>(</w:t>
      </w:r>
      <w:ins w:id="1334" w:author="Chung, Joseph" w:date="2020-08-23T17:41:00Z">
        <w:r>
          <w:rPr>
            <w:rFonts w:cs="Times New Roman"/>
          </w:rPr>
          <w:t>non</w:t>
        </w:r>
      </w:ins>
      <w:r>
        <w:rPr>
          <w:rFonts w:cs="Times New Roman"/>
        </w:rPr>
        <w:t>-relational) is highest</w:t>
      </w:r>
      <w:ins w:id="1335" w:author="Chung, Joseph" w:date="2020-08-23T17:41:00Z">
        <w:r>
          <w:rPr>
            <w:rFonts w:cs="Times New Roman"/>
          </w:rPr>
          <w:t>,</w:t>
        </w:r>
      </w:ins>
      <w:r>
        <w:rPr>
          <w:rFonts w:cs="Times New Roman"/>
        </w:rPr>
        <w:t xml:space="preserve"> </w:t>
      </w:r>
      <w:ins w:id="1336" w:author="Chung, Joseph" w:date="2020-08-23T17:41:00Z">
        <w:r>
          <w:rPr>
            <w:rFonts w:cs="Times New Roman"/>
          </w:rPr>
          <w:t xml:space="preserve">on-disk </w:t>
        </w:r>
      </w:ins>
      <w:ins w:id="1337" w:author="Chung, Joseph" w:date="2020-08-23T17:42:00Z">
        <w:r>
          <w:rPr>
            <w:rFonts w:cs="Times New Roman"/>
          </w:rPr>
          <w:t xml:space="preserve">database </w:t>
        </w:r>
      </w:ins>
      <w:r>
        <w:rPr>
          <w:rFonts w:cs="Times New Roman"/>
        </w:rPr>
        <w:t>(</w:t>
      </w:r>
      <w:ins w:id="1338" w:author="Chung, Joseph" w:date="2020-08-23T17:41:00Z">
        <w:r>
          <w:rPr>
            <w:rFonts w:cs="Times New Roman"/>
          </w:rPr>
          <w:t>non</w:t>
        </w:r>
      </w:ins>
      <w:r>
        <w:rPr>
          <w:rFonts w:cs="Times New Roman"/>
        </w:rPr>
        <w:t xml:space="preserve">-relational) is </w:t>
      </w:r>
      <w:ins w:id="1339" w:author="Chung, Joseph" w:date="2020-08-23T17:42:00Z">
        <w:r>
          <w:rPr>
            <w:rFonts w:cs="Times New Roman"/>
          </w:rPr>
          <w:t>intermediate,</w:t>
        </w:r>
      </w:ins>
      <w:r>
        <w:rPr>
          <w:rFonts w:cs="Times New Roman"/>
        </w:rPr>
        <w:t xml:space="preserve"> and </w:t>
      </w:r>
      <w:ins w:id="1340" w:author="Chung, Joseph" w:date="2020-08-23T17:42:00Z">
        <w:r>
          <w:rPr>
            <w:rFonts w:cs="Times New Roman"/>
          </w:rPr>
          <w:t xml:space="preserve">on-disk database </w:t>
        </w:r>
      </w:ins>
      <w:r>
        <w:rPr>
          <w:rFonts w:cs="Times New Roman"/>
        </w:rPr>
        <w:t>(</w:t>
      </w:r>
      <w:ins w:id="1341" w:author="Chung, Joseph" w:date="2020-08-23T17:42:00Z">
        <w:r>
          <w:rPr>
            <w:rFonts w:cs="Times New Roman"/>
          </w:rPr>
          <w:t>relational</w:t>
        </w:r>
      </w:ins>
      <w:r>
        <w:rPr>
          <w:rFonts w:cs="Times New Roman"/>
        </w:rPr>
        <w:t>) is slowest.</w:t>
      </w:r>
    </w:p>
    <w:p>
      <w:pPr>
        <w:rPr>
          <w:rFonts w:cs="Times New Roman"/>
        </w:rPr>
      </w:pPr>
    </w:p>
    <w:p>
      <w:pPr>
        <w:rPr>
          <w:rFonts w:cs="Times New Roman"/>
        </w:rPr>
      </w:pPr>
      <w:ins w:id="1342" w:author="Chung, Joseph" w:date="2020-08-23T17:44:00Z">
        <w:r>
          <w:rPr>
            <w:rFonts w:cs="Times New Roman"/>
          </w:rPr>
          <w:t>O</w:t>
        </w:r>
      </w:ins>
      <w:r>
        <w:rPr>
          <w:rFonts w:cs="Times New Roman"/>
        </w:rPr>
        <w:t xml:space="preserve">verall </w:t>
      </w:r>
      <w:ins w:id="1343" w:author="Chung, Joseph" w:date="2020-08-23T17:43:00Z">
        <w:r>
          <w:rPr>
            <w:rFonts w:cs="Times New Roman"/>
          </w:rPr>
          <w:t xml:space="preserve">empirical </w:t>
        </w:r>
      </w:ins>
      <w:r>
        <w:rPr>
          <w:rFonts w:cs="Times New Roman"/>
        </w:rPr>
        <w:t>query performance</w:t>
      </w:r>
      <w:ins w:id="1344" w:author="Chung, Joseph" w:date="2020-08-23T17:43:00Z">
        <w:r>
          <w:rPr>
            <w:rFonts w:cs="Times New Roman"/>
          </w:rPr>
          <w:t>s</w:t>
        </w:r>
      </w:ins>
      <w:r>
        <w:rPr>
          <w:rFonts w:cs="Times New Roman"/>
        </w:rPr>
        <w:t xml:space="preserve"> of different modern database systems are compared in the following table</w:t>
      </w:r>
      <w:r>
        <w:rPr>
          <w:rStyle w:val="19"/>
          <w:rFonts w:cs="Times New Roman"/>
        </w:rPr>
        <w:footnoteReference w:id="6"/>
      </w:r>
      <w:r>
        <w:rPr>
          <w:rFonts w:cs="Times New Roman"/>
        </w:rPr>
        <w:t xml:space="preserve">. All the experiments were performed on </w:t>
      </w:r>
      <w:ins w:id="1345" w:author="Chung, Joseph" w:date="2020-08-23T17:44:00Z">
        <w:r>
          <w:rPr>
            <w:rFonts w:cs="Times New Roman"/>
          </w:rPr>
          <w:t xml:space="preserve">a 2015 </w:t>
        </w:r>
      </w:ins>
      <w:r>
        <w:rPr>
          <w:rFonts w:cs="Times New Roman"/>
          <w:b/>
          <w:bCs/>
        </w:rPr>
        <w:t xml:space="preserve">MacBook </w:t>
      </w:r>
      <w:ins w:id="1346" w:author="Chung, Joseph" w:date="2020-08-23T17:44:00Z">
        <w:r>
          <w:rPr>
            <w:rFonts w:cs="Times New Roman"/>
            <w:b/>
            <w:bCs/>
          </w:rPr>
          <w:t>Pro</w:t>
        </w:r>
      </w:ins>
      <w:ins w:id="1347" w:author="Chung, Joseph" w:date="2020-08-23T17:44:00Z">
        <w:r>
          <w:rPr>
            <w:rFonts w:cs="Times New Roman"/>
          </w:rPr>
          <w:t xml:space="preserve"> with </w:t>
        </w:r>
      </w:ins>
      <w:r>
        <w:rPr>
          <w:rFonts w:cs="Times New Roman"/>
        </w:rPr>
        <w:t>8GB RAM and</w:t>
      </w:r>
      <w:ins w:id="1348" w:author="Chung, Joseph" w:date="2020-08-23T17:44:00Z">
        <w:r>
          <w:rPr>
            <w:rFonts w:cs="Times New Roman"/>
          </w:rPr>
          <w:t xml:space="preserve"> Intel</w:t>
        </w:r>
      </w:ins>
      <w:r>
        <w:rPr>
          <w:rFonts w:cs="Times New Roman"/>
        </w:rPr>
        <w:t xml:space="preserve"> i5 </w:t>
      </w:r>
      <w:ins w:id="1349" w:author="Chung, Joseph" w:date="2020-08-23T17:44:00Z">
        <w:r>
          <w:rPr>
            <w:rFonts w:cs="Times New Roman"/>
          </w:rPr>
          <w:t>CPU</w:t>
        </w:r>
      </w:ins>
      <w:r>
        <w:rPr>
          <w:rFonts w:cs="Times New Roman"/>
        </w:rPr>
        <w:t>.</w:t>
      </w:r>
      <w:r>
        <w:rPr>
          <w:rStyle w:val="18"/>
          <w:rFonts w:cs="Times New Roman"/>
        </w:rPr>
        <w:t>[</w:t>
      </w:r>
      <w:r>
        <w:rPr>
          <w:rStyle w:val="18"/>
          <w:rFonts w:cs="Times New Roman"/>
        </w:rPr>
        <w:endnoteReference w:id="18"/>
      </w:r>
      <w:r>
        <w:rPr>
          <w:rStyle w:val="18"/>
          <w:rFonts w:cs="Times New Roman"/>
        </w:rPr>
        <w:t>]</w:t>
      </w:r>
    </w:p>
    <w:p>
      <w:pPr>
        <w:rPr>
          <w:rFonts w:cs="Times New Roman"/>
        </w:rPr>
      </w:pPr>
    </w:p>
    <w:p>
      <w:pPr>
        <w:pStyle w:val="38"/>
        <w:rPr>
          <w:rFonts w:cs="Times New Roman"/>
        </w:rPr>
      </w:pPr>
      <w:r>
        <w:rPr>
          <w:rFonts w:cs="Times New Roman"/>
        </w:rPr>
        <w:t>Table 3</w:t>
      </w:r>
      <w:ins w:id="1350" w:author="Chung, Joseph" w:date="2020-08-23T17:45:00Z">
        <w:r>
          <w:rPr>
            <w:rFonts w:cs="Times New Roman"/>
          </w:rPr>
          <w:t>.</w:t>
        </w:r>
      </w:ins>
      <w:r>
        <w:rPr>
          <w:rFonts w:cs="Times New Roman"/>
        </w:rPr>
        <w:t xml:space="preserve"> Query performance of databases with 10</w:t>
      </w:r>
      <w:ins w:id="1351" w:author="Chung, Joseph" w:date="2020-08-23T17:45:00Z">
        <w:r>
          <w:rPr>
            <w:rFonts w:cs="Times New Roman"/>
          </w:rPr>
          <w:t>,</w:t>
        </w:r>
      </w:ins>
      <w:r>
        <w:rPr>
          <w:rFonts w:cs="Times New Roman"/>
        </w:rPr>
        <w:t>000 records in milliseconds</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8"/>
        <w:gridCol w:w="1100"/>
        <w:gridCol w:w="1212"/>
        <w:gridCol w:w="1413"/>
        <w:gridCol w:w="1362"/>
        <w:gridCol w:w="1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rFonts w:cs="Times New Roman"/>
              </w:rPr>
            </w:pPr>
            <w:r>
              <w:rPr>
                <w:rFonts w:cs="Times New Roman"/>
              </w:rPr>
              <w:t>Operation</w:t>
            </w:r>
          </w:p>
        </w:tc>
        <w:tc>
          <w:tcPr>
            <w:tcW w:w="1100" w:type="dxa"/>
            <w:vAlign w:val="center"/>
          </w:tcPr>
          <w:p>
            <w:pPr>
              <w:widowControl w:val="0"/>
              <w:rPr>
                <w:rFonts w:cs="Times New Roman"/>
              </w:rPr>
            </w:pPr>
            <w:r>
              <w:rPr>
                <w:rFonts w:cs="Times New Roman"/>
              </w:rPr>
              <w:t>Oracle</w:t>
            </w:r>
          </w:p>
        </w:tc>
        <w:tc>
          <w:tcPr>
            <w:tcW w:w="1212" w:type="dxa"/>
            <w:vAlign w:val="center"/>
          </w:tcPr>
          <w:p>
            <w:pPr>
              <w:widowControl w:val="0"/>
              <w:rPr>
                <w:rFonts w:cs="Times New Roman"/>
              </w:rPr>
            </w:pPr>
            <w:r>
              <w:rPr>
                <w:rFonts w:cs="Times New Roman"/>
              </w:rPr>
              <w:t>MySql</w:t>
            </w:r>
          </w:p>
        </w:tc>
        <w:tc>
          <w:tcPr>
            <w:tcW w:w="1413" w:type="dxa"/>
            <w:vAlign w:val="center"/>
          </w:tcPr>
          <w:p>
            <w:pPr>
              <w:widowControl w:val="0"/>
              <w:rPr>
                <w:rFonts w:cs="Times New Roman"/>
              </w:rPr>
            </w:pPr>
            <w:r>
              <w:rPr>
                <w:rFonts w:cs="Times New Roman"/>
              </w:rPr>
              <w:t>Mongo</w:t>
            </w:r>
          </w:p>
        </w:tc>
        <w:tc>
          <w:tcPr>
            <w:tcW w:w="1362" w:type="dxa"/>
            <w:vAlign w:val="center"/>
          </w:tcPr>
          <w:p>
            <w:pPr>
              <w:widowControl w:val="0"/>
              <w:rPr>
                <w:rFonts w:cs="Times New Roman"/>
              </w:rPr>
            </w:pPr>
            <w:r>
              <w:rPr>
                <w:rFonts w:cs="Times New Roman"/>
              </w:rPr>
              <w:t>Redis</w:t>
            </w:r>
          </w:p>
        </w:tc>
        <w:tc>
          <w:tcPr>
            <w:tcW w:w="1338" w:type="dxa"/>
            <w:vAlign w:val="center"/>
          </w:tcPr>
          <w:p>
            <w:pPr>
              <w:widowControl w:val="0"/>
              <w:rPr>
                <w:rFonts w:cs="Times New Roman"/>
              </w:rPr>
            </w:pPr>
            <w:r>
              <w:rPr>
                <w:rFonts w:cs="Times New Roman"/>
              </w:rPr>
              <w:t>GraphQL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rFonts w:cs="Times New Roman"/>
                <w:sz w:val="22"/>
              </w:rPr>
            </w:pPr>
            <w:r>
              <w:rPr>
                <w:rFonts w:cs="Times New Roman"/>
                <w:sz w:val="22"/>
              </w:rPr>
              <w:t>Insert</w:t>
            </w:r>
          </w:p>
        </w:tc>
        <w:tc>
          <w:tcPr>
            <w:tcW w:w="1100" w:type="dxa"/>
            <w:vAlign w:val="center"/>
          </w:tcPr>
          <w:p>
            <w:pPr>
              <w:widowControl w:val="0"/>
              <w:rPr>
                <w:rFonts w:cs="Times New Roman"/>
                <w:sz w:val="22"/>
              </w:rPr>
            </w:pPr>
            <w:r>
              <w:rPr>
                <w:rFonts w:cs="Times New Roman"/>
                <w:sz w:val="22"/>
              </w:rPr>
              <w:t>0.091</w:t>
            </w:r>
          </w:p>
        </w:tc>
        <w:tc>
          <w:tcPr>
            <w:tcW w:w="1212" w:type="dxa"/>
            <w:vAlign w:val="center"/>
          </w:tcPr>
          <w:p>
            <w:pPr>
              <w:widowControl w:val="0"/>
              <w:rPr>
                <w:rFonts w:cs="Times New Roman"/>
                <w:sz w:val="22"/>
              </w:rPr>
            </w:pPr>
            <w:r>
              <w:rPr>
                <w:rFonts w:cs="Times New Roman"/>
                <w:sz w:val="22"/>
              </w:rPr>
              <w:t>0.038</w:t>
            </w:r>
          </w:p>
        </w:tc>
        <w:tc>
          <w:tcPr>
            <w:tcW w:w="1413" w:type="dxa"/>
            <w:vAlign w:val="center"/>
          </w:tcPr>
          <w:p>
            <w:pPr>
              <w:widowControl w:val="0"/>
              <w:rPr>
                <w:rFonts w:cs="Times New Roman"/>
                <w:sz w:val="22"/>
              </w:rPr>
            </w:pPr>
            <w:r>
              <w:rPr>
                <w:rFonts w:cs="Times New Roman"/>
                <w:sz w:val="22"/>
              </w:rPr>
              <w:t>0.005</w:t>
            </w:r>
          </w:p>
        </w:tc>
        <w:tc>
          <w:tcPr>
            <w:tcW w:w="1362" w:type="dxa"/>
            <w:vAlign w:val="center"/>
          </w:tcPr>
          <w:p>
            <w:pPr>
              <w:widowControl w:val="0"/>
              <w:rPr>
                <w:rFonts w:cs="Times New Roman"/>
                <w:sz w:val="22"/>
              </w:rPr>
            </w:pPr>
            <w:r>
              <w:rPr>
                <w:rFonts w:cs="Times New Roman"/>
                <w:sz w:val="22"/>
              </w:rPr>
              <w:t>0.010</w:t>
            </w:r>
          </w:p>
        </w:tc>
        <w:tc>
          <w:tcPr>
            <w:tcW w:w="1338" w:type="dxa"/>
            <w:vAlign w:val="center"/>
          </w:tcPr>
          <w:p>
            <w:pPr>
              <w:widowControl w:val="0"/>
              <w:rPr>
                <w:rFonts w:cs="Times New Roman"/>
                <w:sz w:val="22"/>
              </w:rPr>
            </w:pPr>
            <w:r>
              <w:rPr>
                <w:rFonts w:cs="Times New Roman"/>
                <w:sz w:val="22"/>
              </w:rPr>
              <w:t>0.008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rFonts w:cs="Times New Roman"/>
                <w:sz w:val="22"/>
              </w:rPr>
            </w:pPr>
            <w:r>
              <w:rPr>
                <w:rFonts w:cs="Times New Roman"/>
                <w:sz w:val="22"/>
              </w:rPr>
              <w:t>Update</w:t>
            </w:r>
          </w:p>
        </w:tc>
        <w:tc>
          <w:tcPr>
            <w:tcW w:w="1100" w:type="dxa"/>
            <w:vAlign w:val="center"/>
          </w:tcPr>
          <w:p>
            <w:pPr>
              <w:widowControl w:val="0"/>
              <w:rPr>
                <w:rFonts w:cs="Times New Roman"/>
                <w:sz w:val="22"/>
              </w:rPr>
            </w:pPr>
            <w:r>
              <w:rPr>
                <w:rFonts w:cs="Times New Roman"/>
                <w:sz w:val="22"/>
              </w:rPr>
              <w:t>0.092</w:t>
            </w:r>
          </w:p>
        </w:tc>
        <w:tc>
          <w:tcPr>
            <w:tcW w:w="1212" w:type="dxa"/>
            <w:vAlign w:val="center"/>
          </w:tcPr>
          <w:p>
            <w:pPr>
              <w:widowControl w:val="0"/>
              <w:rPr>
                <w:rFonts w:cs="Times New Roman"/>
                <w:sz w:val="22"/>
              </w:rPr>
            </w:pPr>
            <w:r>
              <w:rPr>
                <w:rFonts w:cs="Times New Roman"/>
                <w:sz w:val="22"/>
              </w:rPr>
              <w:t>0.068</w:t>
            </w:r>
          </w:p>
        </w:tc>
        <w:tc>
          <w:tcPr>
            <w:tcW w:w="1413" w:type="dxa"/>
            <w:vAlign w:val="center"/>
          </w:tcPr>
          <w:p>
            <w:pPr>
              <w:widowControl w:val="0"/>
              <w:rPr>
                <w:rFonts w:cs="Times New Roman"/>
                <w:sz w:val="22"/>
              </w:rPr>
            </w:pPr>
            <w:r>
              <w:rPr>
                <w:rFonts w:cs="Times New Roman"/>
                <w:sz w:val="22"/>
              </w:rPr>
              <w:t>0.009</w:t>
            </w:r>
          </w:p>
        </w:tc>
        <w:tc>
          <w:tcPr>
            <w:tcW w:w="1362" w:type="dxa"/>
            <w:vAlign w:val="center"/>
          </w:tcPr>
          <w:p>
            <w:pPr>
              <w:widowControl w:val="0"/>
              <w:rPr>
                <w:rFonts w:cs="Times New Roman"/>
                <w:sz w:val="22"/>
              </w:rPr>
            </w:pPr>
            <w:r>
              <w:rPr>
                <w:rFonts w:cs="Times New Roman"/>
                <w:sz w:val="22"/>
              </w:rPr>
              <w:t>0.013</w:t>
            </w:r>
          </w:p>
        </w:tc>
        <w:tc>
          <w:tcPr>
            <w:tcW w:w="1338" w:type="dxa"/>
            <w:vAlign w:val="center"/>
          </w:tcPr>
          <w:p>
            <w:pPr>
              <w:widowControl w:val="0"/>
              <w:rPr>
                <w:rFonts w:cs="Times New Roman"/>
                <w:sz w:val="22"/>
              </w:rPr>
            </w:pPr>
            <w:r>
              <w:rPr>
                <w:rFonts w:cs="Times New Roman"/>
                <w:sz w:val="22"/>
              </w:rPr>
              <w:t>0.012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58" w:type="dxa"/>
            <w:vAlign w:val="center"/>
          </w:tcPr>
          <w:p>
            <w:pPr>
              <w:widowControl w:val="0"/>
              <w:rPr>
                <w:rFonts w:cs="Times New Roman"/>
                <w:sz w:val="22"/>
              </w:rPr>
            </w:pPr>
            <w:r>
              <w:rPr>
                <w:rFonts w:cs="Times New Roman"/>
                <w:sz w:val="22"/>
              </w:rPr>
              <w:t>Delete</w:t>
            </w:r>
          </w:p>
        </w:tc>
        <w:tc>
          <w:tcPr>
            <w:tcW w:w="1100" w:type="dxa"/>
            <w:vAlign w:val="center"/>
          </w:tcPr>
          <w:p>
            <w:pPr>
              <w:widowControl w:val="0"/>
              <w:rPr>
                <w:rFonts w:cs="Times New Roman"/>
                <w:sz w:val="22"/>
              </w:rPr>
            </w:pPr>
            <w:r>
              <w:rPr>
                <w:rFonts w:cs="Times New Roman"/>
                <w:sz w:val="22"/>
              </w:rPr>
              <w:t>0.119</w:t>
            </w:r>
          </w:p>
        </w:tc>
        <w:tc>
          <w:tcPr>
            <w:tcW w:w="1212" w:type="dxa"/>
            <w:vAlign w:val="center"/>
          </w:tcPr>
          <w:p>
            <w:pPr>
              <w:widowControl w:val="0"/>
              <w:rPr>
                <w:rFonts w:cs="Times New Roman"/>
                <w:sz w:val="22"/>
              </w:rPr>
            </w:pPr>
            <w:r>
              <w:rPr>
                <w:rFonts w:cs="Times New Roman"/>
                <w:sz w:val="22"/>
              </w:rPr>
              <w:t>0.047</w:t>
            </w:r>
          </w:p>
        </w:tc>
        <w:tc>
          <w:tcPr>
            <w:tcW w:w="1413" w:type="dxa"/>
            <w:vAlign w:val="center"/>
          </w:tcPr>
          <w:p>
            <w:pPr>
              <w:widowControl w:val="0"/>
              <w:rPr>
                <w:rFonts w:cs="Times New Roman"/>
                <w:sz w:val="22"/>
              </w:rPr>
            </w:pPr>
            <w:r>
              <w:rPr>
                <w:rFonts w:cs="Times New Roman"/>
                <w:sz w:val="22"/>
              </w:rPr>
              <w:t>0.015</w:t>
            </w:r>
          </w:p>
        </w:tc>
        <w:tc>
          <w:tcPr>
            <w:tcW w:w="1362" w:type="dxa"/>
            <w:vAlign w:val="center"/>
          </w:tcPr>
          <w:p>
            <w:pPr>
              <w:widowControl w:val="0"/>
              <w:rPr>
                <w:rFonts w:cs="Times New Roman"/>
                <w:sz w:val="22"/>
              </w:rPr>
            </w:pPr>
            <w:r>
              <w:rPr>
                <w:rFonts w:cs="Times New Roman"/>
                <w:sz w:val="22"/>
              </w:rPr>
              <w:t>0.021</w:t>
            </w:r>
          </w:p>
        </w:tc>
        <w:tc>
          <w:tcPr>
            <w:tcW w:w="1338" w:type="dxa"/>
            <w:vAlign w:val="center"/>
          </w:tcPr>
          <w:p>
            <w:pPr>
              <w:widowControl w:val="0"/>
              <w:rPr>
                <w:rFonts w:cs="Times New Roman"/>
                <w:sz w:val="22"/>
              </w:rPr>
            </w:pPr>
            <w:r>
              <w:rPr>
                <w:rFonts w:cs="Times New Roman"/>
                <w:sz w:val="22"/>
              </w:rPr>
              <w:t>0.018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rFonts w:cs="Times New Roman"/>
                <w:sz w:val="22"/>
              </w:rPr>
            </w:pPr>
            <w:r>
              <w:rPr>
                <w:rFonts w:cs="Times New Roman"/>
                <w:sz w:val="22"/>
              </w:rPr>
              <w:t>Select</w:t>
            </w:r>
          </w:p>
        </w:tc>
        <w:tc>
          <w:tcPr>
            <w:tcW w:w="1100" w:type="dxa"/>
            <w:vAlign w:val="center"/>
          </w:tcPr>
          <w:p>
            <w:pPr>
              <w:widowControl w:val="0"/>
              <w:rPr>
                <w:rFonts w:cs="Times New Roman"/>
                <w:sz w:val="22"/>
              </w:rPr>
            </w:pPr>
            <w:r>
              <w:rPr>
                <w:rFonts w:cs="Times New Roman"/>
                <w:sz w:val="22"/>
              </w:rPr>
              <w:t>0.062</w:t>
            </w:r>
          </w:p>
        </w:tc>
        <w:tc>
          <w:tcPr>
            <w:tcW w:w="1212" w:type="dxa"/>
            <w:vAlign w:val="center"/>
          </w:tcPr>
          <w:p>
            <w:pPr>
              <w:widowControl w:val="0"/>
              <w:rPr>
                <w:rFonts w:cs="Times New Roman"/>
                <w:sz w:val="22"/>
              </w:rPr>
            </w:pPr>
            <w:r>
              <w:rPr>
                <w:rFonts w:cs="Times New Roman"/>
                <w:sz w:val="22"/>
              </w:rPr>
              <w:t>0.067</w:t>
            </w:r>
          </w:p>
        </w:tc>
        <w:tc>
          <w:tcPr>
            <w:tcW w:w="1413" w:type="dxa"/>
            <w:vAlign w:val="center"/>
          </w:tcPr>
          <w:p>
            <w:pPr>
              <w:widowControl w:val="0"/>
              <w:rPr>
                <w:rFonts w:cs="Times New Roman"/>
                <w:sz w:val="22"/>
              </w:rPr>
            </w:pPr>
            <w:r>
              <w:rPr>
                <w:rFonts w:cs="Times New Roman"/>
                <w:sz w:val="22"/>
              </w:rPr>
              <w:t>0.009</w:t>
            </w:r>
          </w:p>
        </w:tc>
        <w:tc>
          <w:tcPr>
            <w:tcW w:w="1362" w:type="dxa"/>
            <w:vAlign w:val="center"/>
          </w:tcPr>
          <w:p>
            <w:pPr>
              <w:widowControl w:val="0"/>
              <w:rPr>
                <w:rFonts w:cs="Times New Roman"/>
                <w:sz w:val="22"/>
              </w:rPr>
            </w:pPr>
            <w:r>
              <w:rPr>
                <w:rFonts w:cs="Times New Roman"/>
                <w:sz w:val="22"/>
              </w:rPr>
              <w:t>0.015</w:t>
            </w:r>
          </w:p>
        </w:tc>
        <w:tc>
          <w:tcPr>
            <w:tcW w:w="1338" w:type="dxa"/>
            <w:vAlign w:val="center"/>
          </w:tcPr>
          <w:p>
            <w:pPr>
              <w:widowControl w:val="0"/>
              <w:rPr>
                <w:rFonts w:cs="Times New Roman"/>
                <w:sz w:val="22"/>
              </w:rPr>
            </w:pPr>
            <w:r>
              <w:rPr>
                <w:rFonts w:cs="Times New Roman"/>
                <w:sz w:val="22"/>
              </w:rPr>
              <w:t>0.011</w:t>
            </w:r>
          </w:p>
        </w:tc>
      </w:tr>
    </w:tbl>
    <w:p>
      <w:pPr>
        <w:rPr>
          <w:rFonts w:cs="Times New Roman"/>
        </w:rPr>
      </w:pPr>
    </w:p>
    <w:p>
      <w:pPr>
        <w:rPr>
          <w:rFonts w:cs="Times New Roman"/>
        </w:rPr>
      </w:pPr>
      <w:ins w:id="1352" w:author="Chung, Joseph" w:date="2020-08-23T17:45:00Z">
        <w:r>
          <w:rPr>
            <w:rFonts w:cs="Times New Roman"/>
          </w:rPr>
          <w:t>O</w:t>
        </w:r>
      </w:ins>
      <w:r>
        <w:rPr>
          <w:rFonts w:cs="Times New Roman"/>
        </w:rPr>
        <w:t xml:space="preserve">f these database systems, Mongo, Redis and GraphQL are non-relational databases. They can be chosen as the non-relational database layer (layer 2) in our search engine system. Searching keywords at layer 2 is very fast, and these keys can be further encoded to reduce storage. </w:t>
      </w:r>
    </w:p>
    <w:p>
      <w:pPr>
        <w:rPr>
          <w:rFonts w:cs="Times New Roman"/>
        </w:rPr>
      </w:pPr>
      <w:r>
        <w:rPr>
          <w:rFonts w:cs="Times New Roman"/>
          <w:lang w:val="en-US" w:eastAsia="en-US"/>
        </w:rPr>
        <w:drawing>
          <wp:inline distT="0" distB="0" distL="114300" distR="114300">
            <wp:extent cx="2043430" cy="2262505"/>
            <wp:effectExtent l="0" t="0" r="13970" b="4445"/>
            <wp:docPr id="20" name="Picture 20" descr="keywords indexes storag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20" descr="keywords indexes storage"/>
                    <pic:cNvPicPr>
                      <a:picLocks noChangeAspect="true"/>
                    </pic:cNvPicPr>
                  </pic:nvPicPr>
                  <pic:blipFill>
                    <a:blip r:embed="rId37"/>
                    <a:stretch>
                      <a:fillRect/>
                    </a:stretch>
                  </pic:blipFill>
                  <pic:spPr>
                    <a:xfrm>
                      <a:off x="0" y="0"/>
                      <a:ext cx="2043430" cy="2262505"/>
                    </a:xfrm>
                    <a:prstGeom prst="rect">
                      <a:avLst/>
                    </a:prstGeom>
                  </pic:spPr>
                </pic:pic>
              </a:graphicData>
            </a:graphic>
          </wp:inline>
        </w:drawing>
      </w:r>
    </w:p>
    <w:p>
      <w:pPr>
        <w:pStyle w:val="38"/>
        <w:rPr>
          <w:rFonts w:cs="Times New Roman"/>
        </w:rPr>
      </w:pPr>
      <w:ins w:id="1353" w:author="devil" w:date="2020-08-23T11:25:00Z">
        <w:r>
          <w:rPr>
            <w:rFonts w:hint="eastAsia" w:cs="Times New Roman"/>
          </w:rPr>
          <w:t>Fig.</w:t>
        </w:r>
      </w:ins>
      <w:r>
        <w:rPr>
          <w:rFonts w:cs="Times New Roman"/>
        </w:rPr>
        <w:t xml:space="preserve"> 16</w:t>
      </w:r>
      <w:ins w:id="1354" w:author="devil" w:date="2020-08-23T11:40:00Z">
        <w:r>
          <w:rPr>
            <w:rFonts w:hint="eastAsia" w:cs="Times New Roman"/>
            <w:lang w:val="en-US"/>
          </w:rPr>
          <w:t>.</w:t>
        </w:r>
      </w:ins>
      <w:r>
        <w:rPr>
          <w:rFonts w:cs="Times New Roman"/>
        </w:rPr>
        <w:t xml:space="preserve"> Non-relational database storage structure in layer 2 in LRV</w:t>
      </w:r>
    </w:p>
    <w:p>
      <w:pPr>
        <w:pStyle w:val="38"/>
        <w:jc w:val="both"/>
        <w:rPr>
          <w:rFonts w:cs="Times New Roman"/>
          <w:i w:val="0"/>
        </w:rPr>
      </w:pPr>
    </w:p>
    <w:p>
      <w:pPr>
        <w:rPr>
          <w:rFonts w:cs="Times New Roman"/>
        </w:rPr>
      </w:pPr>
      <w:ins w:id="1355" w:author="devil" w:date="2020-08-23T11:25:00Z">
        <w:r>
          <w:rPr>
            <w:rFonts w:hint="eastAsia" w:cs="Times New Roman"/>
          </w:rPr>
          <w:t>Fig.</w:t>
        </w:r>
      </w:ins>
      <w:r>
        <w:rPr>
          <w:rFonts w:cs="Times New Roman"/>
        </w:rPr>
        <w:t xml:space="preserve"> 16 shows the ‘key-value’ data structure used to manage data in </w:t>
      </w:r>
      <w:ins w:id="1356" w:author="Chung, Joseph" w:date="2020-08-23T17:46:00Z">
        <w:r>
          <w:rPr>
            <w:rFonts w:cs="Times New Roman"/>
          </w:rPr>
          <w:t xml:space="preserve">the </w:t>
        </w:r>
      </w:ins>
      <w:r>
        <w:rPr>
          <w:rFonts w:cs="Times New Roman"/>
        </w:rPr>
        <w:t>non-relational database. The ‘key-value’ data structure is very common in non-relational database</w:t>
      </w:r>
      <w:ins w:id="1357" w:author="Chung, Joseph" w:date="2020-08-23T17:46:00Z">
        <w:r>
          <w:rPr>
            <w:rFonts w:cs="Times New Roman"/>
          </w:rPr>
          <w:t>s</w:t>
        </w:r>
      </w:ins>
      <w:r>
        <w:rPr>
          <w:rFonts w:cs="Times New Roman"/>
        </w:rPr>
        <w:t xml:space="preserve">, storing “one key to one value”. The ‘key-value’ data structure is stored as “JSON-like” documents with optional schema by </w:t>
      </w:r>
      <w:r>
        <w:rPr>
          <w:rFonts w:cs="Times New Roman"/>
          <w:b/>
          <w:bCs/>
        </w:rPr>
        <w:t>MongoDB</w:t>
      </w:r>
      <w:r>
        <w:rPr>
          <w:rStyle w:val="19"/>
          <w:rFonts w:cs="Times New Roman"/>
          <w:b/>
          <w:bCs/>
        </w:rPr>
        <w:footnoteReference w:id="7"/>
      </w:r>
      <w:r>
        <w:rPr>
          <w:rFonts w:cs="Times New Roman"/>
          <w:b/>
          <w:bCs/>
        </w:rPr>
        <w:t xml:space="preserve"> </w:t>
      </w:r>
      <w:r>
        <w:rPr>
          <w:rFonts w:cs="Times New Roman"/>
        </w:rPr>
        <w:t xml:space="preserve">in the second layer, indexed with </w:t>
      </w:r>
      <w:ins w:id="1358" w:author="Chung, Joseph" w:date="2020-08-23T17:46:00Z">
        <w:r>
          <w:rPr>
            <w:rFonts w:cs="Times New Roman"/>
          </w:rPr>
          <w:t xml:space="preserve">a </w:t>
        </w:r>
      </w:ins>
      <w:r>
        <w:rPr>
          <w:rFonts w:cs="Times New Roman"/>
        </w:rPr>
        <w:t>B-tree</w:t>
      </w:r>
      <w:r>
        <w:rPr>
          <w:rStyle w:val="19"/>
          <w:rFonts w:cs="Times New Roman"/>
        </w:rPr>
        <w:footnoteReference w:id="8"/>
      </w:r>
      <w:r>
        <w:rPr>
          <w:rFonts w:cs="Times New Roman"/>
        </w:rPr>
        <w:t xml:space="preserve">. In this database, the data type format is JSON and the search time complexity of </w:t>
      </w:r>
      <w:ins w:id="1359" w:author="Chung, Joseph" w:date="2020-08-23T17:47:00Z">
        <w:r>
          <w:rPr>
            <w:rFonts w:cs="Times New Roman"/>
          </w:rPr>
          <w:t xml:space="preserve">the </w:t>
        </w:r>
      </w:ins>
      <w:r>
        <w:rPr>
          <w:rFonts w:cs="Times New Roman"/>
        </w:rPr>
        <w:t xml:space="preserve">B-tree is </w:t>
      </w:r>
      <w:r>
        <w:rPr>
          <w:rFonts w:cs="Times New Roman"/>
          <w:i/>
          <w:iCs/>
        </w:rPr>
        <w:t>O(logN)</w:t>
      </w:r>
      <w:r>
        <w:rPr>
          <w:rFonts w:cs="Times New Roman"/>
        </w:rPr>
        <w:t>.</w:t>
      </w:r>
    </w:p>
    <w:p>
      <w:pPr>
        <w:rPr>
          <w:rFonts w:cs="Times New Roman"/>
        </w:rPr>
      </w:pPr>
    </w:p>
    <w:p>
      <w:pPr>
        <w:rPr>
          <w:rFonts w:cs="Times New Roman"/>
        </w:rPr>
      </w:pPr>
      <w:r>
        <w:rPr>
          <w:rFonts w:cs="Times New Roman"/>
        </w:rPr>
        <w:t xml:space="preserve">Because one keyword can map to multiple resources, a keyword will filter out multiple resource entries (as IDs) in </w:t>
      </w:r>
      <w:ins w:id="1360" w:author="Chung, Joseph" w:date="2020-08-23T17:47:00Z">
        <w:r>
          <w:rPr>
            <w:rFonts w:cs="Times New Roman"/>
          </w:rPr>
          <w:t xml:space="preserve">the </w:t>
        </w:r>
      </w:ins>
      <w:r>
        <w:rPr>
          <w:rFonts w:cs="Times New Roman"/>
        </w:rPr>
        <w:t xml:space="preserve">database. In a non-relational database, referring to </w:t>
      </w:r>
      <w:ins w:id="1361" w:author="devil" w:date="2020-08-23T11:25:00Z">
        <w:r>
          <w:rPr>
            <w:rFonts w:hint="eastAsia" w:cs="Times New Roman"/>
          </w:rPr>
          <w:t>Fig.</w:t>
        </w:r>
      </w:ins>
      <w:r>
        <w:rPr>
          <w:rFonts w:cs="Times New Roman"/>
        </w:rPr>
        <w:t xml:space="preserve"> 16, the “key” is a word parsed from </w:t>
      </w:r>
      <w:ins w:id="1362" w:author="Chung, Joseph" w:date="2020-08-23T17:47:00Z">
        <w:r>
          <w:rPr>
            <w:rFonts w:cs="Times New Roman"/>
          </w:rPr>
          <w:t xml:space="preserve">the </w:t>
        </w:r>
      </w:ins>
      <w:r>
        <w:rPr>
          <w:rFonts w:cs="Times New Roman"/>
        </w:rPr>
        <w:t xml:space="preserve">title, tags and description from a resource, and the “value” is a set of resource IDs stored </w:t>
      </w:r>
      <w:ins w:id="1363" w:author="Chung, Joseph" w:date="2020-08-23T17:47:00Z">
        <w:r>
          <w:rPr>
            <w:rFonts w:cs="Times New Roman"/>
          </w:rPr>
          <w:t xml:space="preserve">in an array </w:t>
        </w:r>
      </w:ins>
      <w:r>
        <w:rPr>
          <w:rFonts w:cs="Times New Roman"/>
          <w:i/>
          <w:iCs/>
        </w:rPr>
        <w:t>[id</w:t>
      </w:r>
      <w:r>
        <w:rPr>
          <w:rFonts w:cs="Times New Roman"/>
          <w:i/>
          <w:iCs/>
          <w:vertAlign w:val="subscript"/>
        </w:rPr>
        <w:t>1</w:t>
      </w:r>
      <w:r>
        <w:rPr>
          <w:rFonts w:cs="Times New Roman"/>
          <w:i/>
          <w:iCs/>
        </w:rPr>
        <w:t>, id</w:t>
      </w:r>
      <w:r>
        <w:rPr>
          <w:rFonts w:cs="Times New Roman"/>
          <w:i/>
          <w:iCs/>
          <w:vertAlign w:val="subscript"/>
        </w:rPr>
        <w:t>2</w:t>
      </w:r>
      <w:r>
        <w:rPr>
          <w:rFonts w:cs="Times New Roman"/>
          <w:i/>
          <w:iCs/>
        </w:rPr>
        <w:t>, id</w:t>
      </w:r>
      <w:r>
        <w:rPr>
          <w:rFonts w:cs="Times New Roman"/>
          <w:i/>
          <w:iCs/>
          <w:vertAlign w:val="subscript"/>
        </w:rPr>
        <w:t>3</w:t>
      </w:r>
      <w:r>
        <w:rPr>
          <w:rFonts w:cs="Times New Roman"/>
          <w:i/>
          <w:iCs/>
        </w:rPr>
        <w:t>, …]</w:t>
      </w:r>
      <w:r>
        <w:rPr>
          <w:rFonts w:cs="Times New Roman"/>
        </w:rPr>
        <w:t>.</w:t>
      </w:r>
    </w:p>
    <w:p>
      <w:pPr>
        <w:rPr>
          <w:rFonts w:cs="Times New Roman"/>
        </w:rPr>
      </w:pPr>
    </w:p>
    <w:p>
      <w:pPr>
        <w:rPr>
          <w:rFonts w:cs="Times New Roman"/>
        </w:rPr>
      </w:pPr>
      <w:r>
        <w:rPr>
          <w:rFonts w:cs="Times New Roman"/>
        </w:rPr>
        <w:t xml:space="preserve">Although there may be many resource IDs (value) to a keyword (key) in the non-relational database, the resources IDs can be stored in JSON as an array, which are compatible with most, if not all, mainstream programming languages. An example of storing keywords and resource IDs in the non-relational database can be found in Table 4, where keys are encoded. </w:t>
      </w:r>
    </w:p>
    <w:p>
      <w:pPr>
        <w:rPr>
          <w:rFonts w:cs="Times New Roman"/>
        </w:rPr>
      </w:pPr>
    </w:p>
    <w:p>
      <w:pPr>
        <w:pStyle w:val="38"/>
        <w:rPr>
          <w:rFonts w:cs="Times New Roman"/>
        </w:rPr>
      </w:pPr>
      <w:r>
        <w:rPr>
          <w:rFonts w:cs="Times New Roman"/>
        </w:rPr>
        <w:t>Table 4</w:t>
      </w:r>
      <w:ins w:id="1364" w:author="Chung, Joseph" w:date="2020-08-23T17:49:00Z">
        <w:r>
          <w:rPr>
            <w:rFonts w:cs="Times New Roman"/>
          </w:rPr>
          <w:t>.</w:t>
        </w:r>
      </w:ins>
      <w:r>
        <w:rPr>
          <w:rFonts w:cs="Times New Roman"/>
        </w:rPr>
        <w:t xml:space="preserve"> </w:t>
      </w:r>
      <w:ins w:id="1365" w:author="Chung, Joseph" w:date="2020-08-23T17:49:00Z">
        <w:r>
          <w:rPr>
            <w:rFonts w:cs="Times New Roman"/>
          </w:rPr>
          <w:t>Key</w:t>
        </w:r>
      </w:ins>
      <w:r>
        <w:rPr>
          <w:rFonts w:cs="Times New Roman"/>
        </w:rPr>
        <w:t xml:space="preserve">-value </w:t>
      </w:r>
      <w:ins w:id="1366" w:author="Chung, Joseph" w:date="2020-08-23T17:49:00Z">
        <w:r>
          <w:rPr>
            <w:rFonts w:cs="Times New Roman"/>
          </w:rPr>
          <w:t xml:space="preserve">pairs </w:t>
        </w:r>
      </w:ins>
      <w:r>
        <w:rPr>
          <w:rFonts w:cs="Times New Roman"/>
        </w:rPr>
        <w:t>stored in non-relational database</w:t>
      </w:r>
    </w:p>
    <w:tbl>
      <w:tblPr>
        <w:tblStyle w:val="3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55"/>
        <w:gridCol w:w="3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rPr>
                <w:rFonts w:cs="Times New Roman"/>
                <w:b/>
                <w:bCs/>
              </w:rPr>
            </w:pPr>
            <w:r>
              <w:rPr>
                <w:rFonts w:cs="Times New Roman"/>
                <w:b/>
                <w:bCs/>
              </w:rPr>
              <w:t>Key (keywords, tags)</w:t>
            </w:r>
          </w:p>
        </w:tc>
        <w:tc>
          <w:tcPr>
            <w:tcW w:w="7087" w:type="dxa"/>
            <w:vAlign w:val="center"/>
          </w:tcPr>
          <w:p>
            <w:pPr>
              <w:widowControl w:val="0"/>
              <w:rPr>
                <w:rFonts w:cs="Times New Roman"/>
                <w:b/>
                <w:bCs/>
              </w:rPr>
            </w:pPr>
            <w:r>
              <w:rPr>
                <w:rFonts w:cs="Times New Roman"/>
                <w:b/>
                <w:bCs/>
              </w:rPr>
              <w:t>Value (resource id</w:t>
            </w:r>
            <w:ins w:id="1367" w:author="Chung, Joseph" w:date="2020-08-23T17:52:00Z">
              <w:r>
                <w:rPr>
                  <w:rFonts w:cs="Times New Roman"/>
                  <w:b/>
                  <w:bCs/>
                </w:rPr>
                <w:t>s</w:t>
              </w:r>
            </w:ins>
            <w:r>
              <w:rPr>
                <w:rFonts w:cs="Times New Roman"/>
                <w:b/>
                <w:bCs/>
              </w:rPr>
              <w:t xml:space="preserve"> as an array)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rPr>
                <w:rFonts w:cs="Times New Roman"/>
              </w:rPr>
            </w:pPr>
            <w:r>
              <w:rPr>
                <w:rFonts w:cs="Times New Roman"/>
                <w:lang w:val="en-US"/>
              </w:rPr>
              <w:t>ba0a6ddd94c73698a3658f92ac222f8a</w:t>
            </w:r>
          </w:p>
        </w:tc>
        <w:tc>
          <w:tcPr>
            <w:tcW w:w="7087" w:type="dxa"/>
            <w:vAlign w:val="center"/>
          </w:tcPr>
          <w:p>
            <w:pPr>
              <w:widowControl w:val="0"/>
              <w:rPr>
                <w:rFonts w:cs="Times New Roman"/>
              </w:rPr>
            </w:pPr>
            <w:r>
              <w:rPr>
                <w:rFonts w:cs="Times New Roman"/>
              </w:rPr>
              <w:t>1, 2, 3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rPr>
                <w:rFonts w:cs="Times New Roman"/>
              </w:rPr>
            </w:pPr>
            <w:r>
              <w:rPr>
                <w:rFonts w:cs="Times New Roman"/>
                <w:lang w:val="en-US"/>
              </w:rPr>
              <w:t>c31b32364ce19ca8fcd150a417ecce58</w:t>
            </w:r>
          </w:p>
        </w:tc>
        <w:tc>
          <w:tcPr>
            <w:tcW w:w="7087" w:type="dxa"/>
            <w:vAlign w:val="center"/>
          </w:tcPr>
          <w:p>
            <w:pPr>
              <w:widowControl w:val="0"/>
              <w:rPr>
                <w:rFonts w:cs="Times New Roman"/>
              </w:rPr>
            </w:pPr>
            <w:r>
              <w:rPr>
                <w:rFonts w:cs="Times New Roman"/>
              </w:rPr>
              <w:t>4, 5, 6, 7, 8, 9, 11, 12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087" w:type="dxa"/>
            <w:vAlign w:val="center"/>
          </w:tcPr>
          <w:p>
            <w:pPr>
              <w:widowControl w:val="0"/>
              <w:rPr>
                <w:rFonts w:cs="Times New Roman"/>
              </w:rPr>
            </w:pPr>
            <w:r>
              <w:rPr>
                <w:rFonts w:cs="Times New Roman"/>
                <w:lang w:val="en-US"/>
              </w:rPr>
              <w:t>4dbe9ff7f2742c912b53b9feab9f343e</w:t>
            </w:r>
          </w:p>
        </w:tc>
        <w:tc>
          <w:tcPr>
            <w:tcW w:w="7087" w:type="dxa"/>
            <w:vAlign w:val="center"/>
          </w:tcPr>
          <w:p>
            <w:pPr>
              <w:widowControl w:val="0"/>
              <w:rPr>
                <w:rFonts w:cs="Times New Roman"/>
              </w:rPr>
            </w:pPr>
            <w:r>
              <w:rPr>
                <w:rFonts w:cs="Times New Roman"/>
              </w:rPr>
              <w:t>6</w:t>
            </w:r>
          </w:p>
        </w:tc>
      </w:tr>
    </w:tbl>
    <w:p>
      <w:pPr>
        <w:rPr>
          <w:rFonts w:cs="Times New Roman"/>
        </w:rPr>
      </w:pPr>
    </w:p>
    <w:p>
      <w:pPr>
        <w:rPr>
          <w:rFonts w:cs="Times New Roman"/>
        </w:rPr>
      </w:pPr>
      <w:r>
        <w:rPr>
          <w:rFonts w:cs="Times New Roman"/>
        </w:rPr>
        <w:t xml:space="preserve">When search keywords are received, if there </w:t>
      </w:r>
      <w:ins w:id="1368" w:author="Chung, Joseph" w:date="2020-08-23T17:52:00Z">
        <w:r>
          <w:rPr>
            <w:rFonts w:cs="Times New Roman"/>
          </w:rPr>
          <w:t xml:space="preserve">was </w:t>
        </w:r>
      </w:ins>
      <w:r>
        <w:rPr>
          <w:rFonts w:cs="Times New Roman"/>
        </w:rPr>
        <w:t xml:space="preserve">only </w:t>
      </w:r>
      <w:ins w:id="1369" w:author="Chung, Joseph" w:date="2020-08-23T17:52:00Z">
        <w:r>
          <w:rPr>
            <w:rFonts w:cs="Times New Roman"/>
          </w:rPr>
          <w:t xml:space="preserve">a </w:t>
        </w:r>
      </w:ins>
      <w:r>
        <w:rPr>
          <w:rFonts w:cs="Times New Roman"/>
        </w:rPr>
        <w:t>relational database (layer 1), the search would be directly proces</w:t>
      </w:r>
      <w:ins w:id="1370" w:author="Chung, Joseph" w:date="2020-08-23T17:54:00Z">
        <w:r>
          <w:rPr>
            <w:rFonts w:cs="Times New Roman"/>
          </w:rPr>
          <w:t>sed</w:t>
        </w:r>
      </w:ins>
      <w:r>
        <w:rPr>
          <w:rFonts w:cs="Times New Roman"/>
        </w:rPr>
        <w:t xml:space="preserve"> </w:t>
      </w:r>
      <w:ins w:id="1371" w:author="Chung, Joseph" w:date="2020-08-23T17:54:00Z">
        <w:r>
          <w:rPr>
            <w:rFonts w:cs="Times New Roman"/>
          </w:rPr>
          <w:t>through a</w:t>
        </w:r>
      </w:ins>
      <w:r>
        <w:rPr>
          <w:rFonts w:cs="Times New Roman"/>
        </w:rPr>
        <w:t xml:space="preserve"> scan of rows in the resource table</w:t>
      </w:r>
      <w:r>
        <w:rPr>
          <w:rStyle w:val="19"/>
          <w:rFonts w:cs="Times New Roman"/>
          <w:i/>
          <w:iCs/>
        </w:rPr>
        <w:footnoteReference w:id="9"/>
      </w:r>
      <w:ins w:id="1372" w:author="Chung, Joseph" w:date="2020-08-23T17:53:00Z">
        <w:r>
          <w:rPr>
            <w:rFonts w:cs="Times New Roman"/>
          </w:rPr>
          <w:t>,</w:t>
        </w:r>
      </w:ins>
      <w:r>
        <w:rPr>
          <w:rFonts w:cs="Times New Roman"/>
        </w:rPr>
        <w:t xml:space="preserve"> </w:t>
      </w:r>
      <w:ins w:id="1373" w:author="Chung, Joseph" w:date="2020-08-23T17:53:00Z">
        <w:r>
          <w:rPr>
            <w:rFonts w:cs="Times New Roman"/>
          </w:rPr>
          <w:t>s</w:t>
        </w:r>
      </w:ins>
      <w:r>
        <w:rPr>
          <w:rFonts w:cs="Times New Roman"/>
        </w:rPr>
        <w:t xml:space="preserve">equentially accessing records to find resources matching a keyword, </w:t>
      </w:r>
      <w:ins w:id="1374" w:author="Chung, Joseph" w:date="2020-08-23T17:55:00Z">
        <w:r>
          <w:rPr>
            <w:rFonts w:cs="Times New Roman"/>
          </w:rPr>
          <w:t xml:space="preserve">and </w:t>
        </w:r>
      </w:ins>
      <w:r>
        <w:rPr>
          <w:rFonts w:cs="Times New Roman"/>
        </w:rPr>
        <w:t>compar</w:t>
      </w:r>
      <w:ins w:id="1375" w:author="Chung, Joseph" w:date="2020-08-23T17:54:00Z">
        <w:r>
          <w:rPr>
            <w:rFonts w:cs="Times New Roman"/>
          </w:rPr>
          <w:t>ing</w:t>
        </w:r>
      </w:ins>
      <w:r>
        <w:rPr>
          <w:rFonts w:cs="Times New Roman"/>
        </w:rPr>
        <w:t xml:space="preserve"> with title, tags, descriptions at the same time. </w:t>
      </w:r>
      <w:ins w:id="1376" w:author="Chung, Joseph" w:date="2020-08-23T17:55:00Z">
        <w:r>
          <w:rPr>
            <w:rFonts w:cs="Times New Roman"/>
          </w:rPr>
          <w:t xml:space="preserve">With the addition of </w:t>
        </w:r>
      </w:ins>
      <w:r>
        <w:rPr>
          <w:rFonts w:cs="Times New Roman"/>
        </w:rPr>
        <w:t xml:space="preserve">a non-relational database (layer 2) with an index built in, the search speed can be significantly improved. Here are two steps working together in the simplest scenario considered: </w:t>
      </w:r>
    </w:p>
    <w:p>
      <w:pPr>
        <w:rPr>
          <w:rFonts w:cs="Times New Roman"/>
        </w:rPr>
      </w:pPr>
    </w:p>
    <w:p>
      <w:pPr>
        <w:ind w:firstLine="720"/>
        <w:rPr>
          <w:rFonts w:cs="Times New Roman"/>
        </w:rPr>
      </w:pPr>
      <w:r>
        <w:rPr>
          <w:rFonts w:cs="Times New Roman"/>
        </w:rPr>
        <w:t>(1) Find resource IDs at layer 2.</w:t>
      </w:r>
    </w:p>
    <w:p>
      <w:pPr>
        <w:ind w:firstLine="720"/>
        <w:rPr>
          <w:rFonts w:cs="Times New Roman"/>
        </w:rPr>
      </w:pPr>
      <w:r>
        <w:rPr>
          <w:rFonts w:cs="Times New Roman"/>
        </w:rPr>
        <w:t xml:space="preserve">(2) Find detailed resource information at layer 1. </w:t>
      </w:r>
    </w:p>
    <w:p>
      <w:pPr>
        <w:rPr>
          <w:rFonts w:cs="Times New Roman"/>
        </w:rPr>
      </w:pPr>
    </w:p>
    <w:p>
      <w:pPr>
        <w:rPr>
          <w:rFonts w:cs="Times New Roman"/>
        </w:rPr>
      </w:pPr>
      <w:r>
        <w:rPr>
          <w:rFonts w:cs="Times New Roman"/>
        </w:rPr>
        <w:t xml:space="preserve">In addition, </w:t>
      </w:r>
      <w:r>
        <w:rPr>
          <w:rFonts w:cs="Times New Roman"/>
          <w:b/>
          <w:bCs/>
        </w:rPr>
        <w:t xml:space="preserve">MD5 </w:t>
      </w:r>
      <w:r>
        <w:rPr>
          <w:rFonts w:cs="Times New Roman"/>
        </w:rPr>
        <w:t xml:space="preserve">is used to encode the key in </w:t>
      </w:r>
      <w:ins w:id="1377" w:author="Chung, Joseph" w:date="2020-08-23T18:14:00Z">
        <w:r>
          <w:rPr>
            <w:rFonts w:cs="Times New Roman"/>
          </w:rPr>
          <w:t xml:space="preserve">the </w:t>
        </w:r>
      </w:ins>
      <w:r>
        <w:rPr>
          <w:rFonts w:cs="Times New Roman"/>
        </w:rPr>
        <w:t>“key-value”</w:t>
      </w:r>
      <w:ins w:id="1378" w:author="Chung, Joseph" w:date="2020-08-23T18:14:00Z">
        <w:r>
          <w:rPr>
            <w:rFonts w:cs="Times New Roman"/>
          </w:rPr>
          <w:t xml:space="preserve"> pair</w:t>
        </w:r>
      </w:ins>
      <w:r>
        <w:rPr>
          <w:rFonts w:cs="Times New Roman"/>
        </w:rPr>
        <w:t xml:space="preserve">. </w:t>
      </w:r>
      <w:r>
        <w:rPr>
          <w:rFonts w:cs="Times New Roman"/>
          <w:b/>
          <w:bCs/>
        </w:rPr>
        <w:t xml:space="preserve">MD5 </w:t>
      </w:r>
      <w:r>
        <w:rPr>
          <w:rFonts w:cs="Times New Roman"/>
        </w:rPr>
        <w:t>is an algorithm for inputting variable length information and outputting 128 bits of fixed length, as seen in Table 4. The purpose of storing keywords in this way is to ensure that each key stored is 128 bit</w:t>
      </w:r>
      <w:ins w:id="1379" w:author="Chung, Joseph" w:date="2020-08-23T18:14:00Z">
        <w:r>
          <w:rPr>
            <w:rFonts w:cs="Times New Roman"/>
          </w:rPr>
          <w:t>s</w:t>
        </w:r>
      </w:ins>
      <w:r>
        <w:rPr>
          <w:rFonts w:cs="Times New Roman"/>
        </w:rPr>
        <w:t xml:space="preserve"> long. The advantage is that the storage space for a key is fixed.</w:t>
      </w:r>
      <w:r>
        <w:rPr>
          <w:rFonts w:cs="Times New Roman"/>
          <w:lang w:val="en-US"/>
        </w:rPr>
        <w:t xml:space="preserve"> </w:t>
      </w:r>
      <w:ins w:id="1380" w:author="Chung, Joseph" w:date="2020-08-23T18:14:00Z">
        <w:r>
          <w:rPr>
            <w:rFonts w:cs="Times New Roman"/>
            <w:lang w:val="en-US"/>
          </w:rPr>
          <w:t xml:space="preserve">In </w:t>
        </w:r>
      </w:ins>
      <w:r>
        <w:rPr>
          <w:rFonts w:cs="Times New Roman"/>
        </w:rPr>
        <w:t>Table 4</w:t>
      </w:r>
      <w:ins w:id="1381" w:author="Chung, Joseph" w:date="2020-08-23T18:14:00Z">
        <w:r>
          <w:rPr>
            <w:rFonts w:cs="Times New Roman"/>
          </w:rPr>
          <w:t xml:space="preserve">, </w:t>
        </w:r>
      </w:ins>
      <w:ins w:id="1382" w:author="Chung, Joseph" w:date="2020-08-23T18:15:00Z">
        <w:r>
          <w:rPr>
            <w:rFonts w:cs="Times New Roman"/>
          </w:rPr>
          <w:t>t</w:t>
        </w:r>
      </w:ins>
      <w:r>
        <w:rPr>
          <w:rFonts w:cs="Times New Roman"/>
        </w:rPr>
        <w:t xml:space="preserve">he left column </w:t>
      </w:r>
      <w:ins w:id="1383" w:author="Chung, Joseph" w:date="2020-08-23T18:15:00Z">
        <w:r>
          <w:rPr>
            <w:rFonts w:cs="Times New Roman"/>
          </w:rPr>
          <w:t xml:space="preserve">contains </w:t>
        </w:r>
      </w:ins>
      <w:r>
        <w:rPr>
          <w:rFonts w:cs="Times New Roman"/>
          <w:b/>
          <w:bCs/>
        </w:rPr>
        <w:t>MD5-</w:t>
      </w:r>
      <w:r>
        <w:rPr>
          <w:rFonts w:cs="Times New Roman"/>
        </w:rPr>
        <w:t>encoded</w:t>
      </w:r>
      <w:ins w:id="1384" w:author="Chung, Joseph" w:date="2020-08-23T18:15:00Z">
        <w:r>
          <w:rPr>
            <w:rFonts w:cs="Times New Roman"/>
          </w:rPr>
          <w:t xml:space="preserve"> keys</w:t>
        </w:r>
      </w:ins>
      <w:r>
        <w:rPr>
          <w:rFonts w:cs="Times New Roman"/>
        </w:rPr>
        <w:t>. They can be tags, keywords, titles and any other words parsed from long search</w:t>
      </w:r>
      <w:ins w:id="1385" w:author="Chung, Joseph" w:date="2020-08-23T18:15:00Z">
        <w:r>
          <w:rPr>
            <w:rFonts w:cs="Times New Roman"/>
          </w:rPr>
          <w:t xml:space="preserve"> </w:t>
        </w:r>
      </w:ins>
      <w:r>
        <w:rPr>
          <w:rFonts w:cs="Times New Roman"/>
        </w:rPr>
        <w:t xml:space="preserve">strings submitted by users. The right column </w:t>
      </w:r>
      <w:ins w:id="1386" w:author="Chung, Joseph" w:date="2020-08-23T18:15:00Z">
        <w:r>
          <w:rPr>
            <w:rFonts w:cs="Times New Roman"/>
          </w:rPr>
          <w:t xml:space="preserve">contains </w:t>
        </w:r>
      </w:ins>
      <w:r>
        <w:rPr>
          <w:rFonts w:cs="Times New Roman"/>
        </w:rPr>
        <w:t xml:space="preserve">the list of IDs corresponding </w:t>
      </w:r>
      <w:ins w:id="1387" w:author="Chung, Joseph" w:date="2020-08-23T18:15:00Z">
        <w:r>
          <w:rPr>
            <w:rFonts w:cs="Times New Roman"/>
          </w:rPr>
          <w:t xml:space="preserve">to the </w:t>
        </w:r>
      </w:ins>
      <w:r>
        <w:rPr>
          <w:rFonts w:cs="Times New Roman"/>
        </w:rPr>
        <w:t>resources.</w:t>
      </w:r>
    </w:p>
    <w:p>
      <w:pPr>
        <w:rPr>
          <w:rFonts w:cs="Times New Roman"/>
        </w:rPr>
      </w:pPr>
    </w:p>
    <w:p>
      <w:pPr>
        <w:rPr>
          <w:rFonts w:cs="Times New Roman"/>
        </w:rPr>
      </w:pPr>
      <w:r>
        <w:rPr>
          <w:rFonts w:cs="Times New Roman"/>
        </w:rPr>
        <w:t>The full search process in layer</w:t>
      </w:r>
      <w:ins w:id="1388" w:author="Chung, Joseph" w:date="2020-08-23T18:25:00Z">
        <w:r>
          <w:rPr>
            <w:rFonts w:cs="Times New Roman"/>
          </w:rPr>
          <w:t>s</w:t>
        </w:r>
      </w:ins>
      <w:r>
        <w:rPr>
          <w:rFonts w:cs="Times New Roman"/>
        </w:rPr>
        <w:t xml:space="preserve"> 1 and 2 </w:t>
      </w:r>
      <w:ins w:id="1389" w:author="Chung, Joseph" w:date="2020-08-23T18:25:00Z">
        <w:r>
          <w:rPr>
            <w:rFonts w:cs="Times New Roman"/>
          </w:rPr>
          <w:t xml:space="preserve">as </w:t>
        </w:r>
      </w:ins>
      <w:r>
        <w:rPr>
          <w:rFonts w:cs="Times New Roman"/>
        </w:rPr>
        <w:t xml:space="preserve">displayed in </w:t>
      </w:r>
      <w:ins w:id="1390" w:author="devil" w:date="2020-08-23T11:25:00Z">
        <w:r>
          <w:rPr>
            <w:rFonts w:hint="eastAsia" w:cs="Times New Roman"/>
          </w:rPr>
          <w:t>Fig.</w:t>
        </w:r>
      </w:ins>
      <w:r>
        <w:rPr>
          <w:rFonts w:cs="Times New Roman"/>
        </w:rPr>
        <w:t xml:space="preserve"> 17 </w:t>
      </w:r>
      <w:ins w:id="1391" w:author="Chung, Joseph" w:date="2020-08-23T18:25:00Z">
        <w:r>
          <w:rPr>
            <w:rFonts w:cs="Times New Roman"/>
          </w:rPr>
          <w:t>is as follows</w:t>
        </w:r>
      </w:ins>
      <w:r>
        <w:rPr>
          <w:rFonts w:cs="Times New Roman"/>
        </w:rPr>
        <w:t xml:space="preserve">: first, take a search keyword; then, encode the keyword using </w:t>
      </w:r>
      <w:r>
        <w:rPr>
          <w:rFonts w:cs="Times New Roman"/>
          <w:b/>
          <w:bCs/>
        </w:rPr>
        <w:t xml:space="preserve">MD5 </w:t>
      </w:r>
      <w:r>
        <w:rPr>
          <w:rFonts w:cs="Times New Roman"/>
        </w:rPr>
        <w:t xml:space="preserve">to get the “key”; then, use the “key” to get the IDs of relevant resources; and finally retrieve the resources’ related information according to the ID list. Here, ID is the primary key in the resource table, </w:t>
      </w:r>
      <w:ins w:id="1392" w:author="Chung, Joseph" w:date="2020-08-23T18:27:00Z">
        <w:r>
          <w:rPr>
            <w:rFonts w:cs="Times New Roman"/>
          </w:rPr>
          <w:t>which also serves to speed up the search</w:t>
        </w:r>
      </w:ins>
      <w:r>
        <w:rPr>
          <w:rStyle w:val="19"/>
          <w:rFonts w:cs="Times New Roman"/>
        </w:rPr>
        <w:footnoteReference w:id="10"/>
      </w:r>
      <w:r>
        <w:rPr>
          <w:rFonts w:cs="Times New Roman"/>
        </w:rPr>
        <w:t>.</w:t>
      </w:r>
    </w:p>
    <w:p>
      <w:pPr>
        <w:rPr>
          <w:rFonts w:cs="Times New Roman"/>
        </w:rPr>
      </w:pPr>
    </w:p>
    <w:p>
      <w:pPr>
        <w:rPr>
          <w:rFonts w:cs="Times New Roman"/>
        </w:rPr>
      </w:pPr>
      <w:r>
        <w:rPr>
          <w:rFonts w:cs="Times New Roman"/>
          <w:lang w:val="en-US" w:eastAsia="en-US"/>
        </w:rPr>
        <w:drawing>
          <wp:inline distT="0" distB="0" distL="114300" distR="114300">
            <wp:extent cx="2403475" cy="3422015"/>
            <wp:effectExtent l="0" t="0" r="15875" b="6985"/>
            <wp:docPr id="21" name="Picture 21" descr="search proces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21" descr="search process"/>
                    <pic:cNvPicPr>
                      <a:picLocks noChangeAspect="true"/>
                    </pic:cNvPicPr>
                  </pic:nvPicPr>
                  <pic:blipFill>
                    <a:blip r:embed="rId38"/>
                    <a:stretch>
                      <a:fillRect/>
                    </a:stretch>
                  </pic:blipFill>
                  <pic:spPr>
                    <a:xfrm>
                      <a:off x="0" y="0"/>
                      <a:ext cx="2403475" cy="3422015"/>
                    </a:xfrm>
                    <a:prstGeom prst="rect">
                      <a:avLst/>
                    </a:prstGeom>
                  </pic:spPr>
                </pic:pic>
              </a:graphicData>
            </a:graphic>
          </wp:inline>
        </w:drawing>
      </w:r>
    </w:p>
    <w:p>
      <w:pPr>
        <w:pStyle w:val="38"/>
        <w:rPr>
          <w:rFonts w:cs="Times New Roman"/>
        </w:rPr>
      </w:pPr>
      <w:ins w:id="1393" w:author="devil" w:date="2020-08-23T11:25:00Z">
        <w:r>
          <w:rPr>
            <w:rFonts w:hint="eastAsia" w:cs="Times New Roman"/>
          </w:rPr>
          <w:t>Fig.</w:t>
        </w:r>
      </w:ins>
      <w:r>
        <w:rPr>
          <w:rFonts w:cs="Times New Roman"/>
        </w:rPr>
        <w:t xml:space="preserve"> 17</w:t>
      </w:r>
      <w:ins w:id="1394" w:author="devil" w:date="2020-08-23T11:40:00Z">
        <w:r>
          <w:rPr>
            <w:rFonts w:hint="eastAsia" w:cs="Times New Roman"/>
            <w:lang w:val="en-US"/>
          </w:rPr>
          <w:t>.</w:t>
        </w:r>
      </w:ins>
      <w:r>
        <w:rPr>
          <w:rFonts w:cs="Times New Roman"/>
        </w:rPr>
        <w:t xml:space="preserve"> The search process from layer 2 to layer 1</w:t>
      </w:r>
    </w:p>
    <w:p>
      <w:pPr>
        <w:pStyle w:val="23"/>
        <w:rPr>
          <w:rFonts w:cs="Times New Roman"/>
          <w:i/>
          <w:sz w:val="20"/>
        </w:rPr>
      </w:pPr>
    </w:p>
    <w:p>
      <w:pPr>
        <w:pStyle w:val="23"/>
        <w:rPr>
          <w:rFonts w:cs="Times New Roman"/>
        </w:rPr>
      </w:pPr>
      <w:r>
        <w:rPr>
          <w:rFonts w:cs="Times New Roman"/>
        </w:rPr>
        <w:t>As explained earlier, non-relational database (layer 2) only stores the correspondence between keywords and resource IDs. The advantage is from the simple structure and fast search process in layer 2. However, a non-relational database must rely on the data center of the relational database (layer 1) to achieve the resource details. The core effect of second layer is saving the time to find matching keywords.</w:t>
      </w:r>
      <w:ins w:id="1395" w:author="Chung, Joseph" w:date="2020-08-23T18:28:00Z">
        <w:r>
          <w:rPr>
            <w:rFonts w:cs="Times New Roman"/>
          </w:rPr>
          <w:t xml:space="preserve"> It should be noted that </w:t>
        </w:r>
      </w:ins>
      <w:r>
        <w:rPr>
          <w:rFonts w:cs="Times New Roman"/>
        </w:rPr>
        <w:t xml:space="preserve">non-relational database typically has advantage when data can be simply represented, so it is </w:t>
      </w:r>
      <w:ins w:id="1396" w:author="Chung, Joseph" w:date="2020-08-23T18:28:00Z">
        <w:r>
          <w:rPr>
            <w:rFonts w:cs="Times New Roman"/>
          </w:rPr>
          <w:t>a</w:t>
        </w:r>
      </w:ins>
      <w:r>
        <w:rPr>
          <w:rFonts w:cs="Times New Roman"/>
        </w:rPr>
        <w:t xml:space="preserve"> best </w:t>
      </w:r>
      <w:ins w:id="1397" w:author="Chung, Joseph" w:date="2020-08-23T18:29:00Z">
        <w:r>
          <w:rPr>
            <w:rFonts w:cs="Times New Roman"/>
          </w:rPr>
          <w:t xml:space="preserve">practice </w:t>
        </w:r>
      </w:ins>
      <w:r>
        <w:rPr>
          <w:rFonts w:cs="Times New Roman"/>
        </w:rPr>
        <w:t>to hold the whole database as non-relational. Further, non-relational database does not support fuzzy search very well because of possible “result loss”. Therefore, in our design, the complete data are stored in a relational database</w:t>
      </w:r>
      <w:ins w:id="1398" w:author="Chung, Joseph" w:date="2020-08-23T18:29:00Z">
        <w:r>
          <w:rPr>
            <w:rFonts w:cs="Times New Roman"/>
          </w:rPr>
          <w:t xml:space="preserve"> in</w:t>
        </w:r>
      </w:ins>
      <w:r>
        <w:rPr>
          <w:rFonts w:cs="Times New Roman"/>
        </w:rPr>
        <w:t xml:space="preserve"> layer 1 to ensure data integrity.</w:t>
      </w:r>
    </w:p>
    <w:p>
      <w:pPr>
        <w:pStyle w:val="4"/>
        <w:rPr>
          <w:rFonts w:cs="Times New Roman"/>
        </w:rPr>
      </w:pPr>
      <w:bookmarkStart w:id="201" w:name="_Toc1433862258"/>
      <w:bookmarkStart w:id="202" w:name="_Toc963"/>
      <w:bookmarkStart w:id="203" w:name="_Toc26049"/>
      <w:bookmarkStart w:id="204" w:name="_Toc5093"/>
      <w:bookmarkStart w:id="205" w:name="_Toc1066932479"/>
      <w:bookmarkStart w:id="206" w:name="_Toc1560916720"/>
      <w:r>
        <w:rPr>
          <w:rFonts w:cs="Times New Roman"/>
        </w:rPr>
        <w:t xml:space="preserve">5.2.3 Non-Relational Database </w:t>
      </w:r>
      <w:bookmarkEnd w:id="201"/>
      <w:r>
        <w:rPr>
          <w:rFonts w:cs="Times New Roman"/>
        </w:rPr>
        <w:t>for Cache</w:t>
      </w:r>
      <w:bookmarkEnd w:id="202"/>
      <w:bookmarkEnd w:id="203"/>
      <w:bookmarkEnd w:id="204"/>
      <w:bookmarkEnd w:id="205"/>
      <w:bookmarkEnd w:id="206"/>
    </w:p>
    <w:p>
      <w:pPr>
        <w:rPr>
          <w:rFonts w:cs="Times New Roman"/>
        </w:rPr>
      </w:pPr>
      <w:r>
        <w:rPr>
          <w:rFonts w:cs="Times New Roman"/>
        </w:rPr>
        <w:t xml:space="preserve">Cache database is often used to speed up searches. Our system adopts </w:t>
      </w:r>
      <w:r>
        <w:rPr>
          <w:rFonts w:cs="Times New Roman"/>
          <w:b/>
          <w:bCs/>
        </w:rPr>
        <w:t>Redis</w:t>
      </w:r>
      <w:r>
        <w:rPr>
          <w:rFonts w:cs="Times New Roman"/>
        </w:rPr>
        <w:t>, which is a</w:t>
      </w:r>
      <w:ins w:id="1399" w:author="Chung, Joseph" w:date="2020-08-23T18:31:00Z">
        <w:r>
          <w:rPr>
            <w:rFonts w:cs="Times New Roman"/>
          </w:rPr>
          <w:t>n in-memory</w:t>
        </w:r>
      </w:ins>
      <w:r>
        <w:rPr>
          <w:rFonts w:cs="Times New Roman"/>
        </w:rPr>
        <w:t xml:space="preserve"> database system. Redis has several advantages:</w:t>
      </w:r>
    </w:p>
    <w:p>
      <w:pPr>
        <w:rPr>
          <w:rFonts w:cs="Times New Roman"/>
        </w:rPr>
      </w:pPr>
    </w:p>
    <w:p>
      <w:pPr>
        <w:pStyle w:val="39"/>
        <w:numPr>
          <w:ilvl w:val="0"/>
          <w:numId w:val="14"/>
        </w:numPr>
        <w:rPr>
          <w:rFonts w:cs="Times New Roman"/>
        </w:rPr>
      </w:pPr>
      <w:r>
        <w:rPr>
          <w:rFonts w:cs="Times New Roman"/>
        </w:rPr>
        <w:t>Redis can store a large amount of data. It supports the 2^32 keys in hash map, and the maximum size of each key or value is 512M.</w:t>
      </w:r>
    </w:p>
    <w:p>
      <w:pPr>
        <w:pStyle w:val="39"/>
        <w:numPr>
          <w:ilvl w:val="0"/>
          <w:numId w:val="14"/>
        </w:numPr>
        <w:rPr>
          <w:rFonts w:cs="Times New Roman"/>
        </w:rPr>
      </w:pPr>
      <w:r>
        <w:rPr>
          <w:rFonts w:cs="Times New Roman"/>
        </w:rPr>
        <w:t>Redis can be scalable and distributed.</w:t>
      </w:r>
    </w:p>
    <w:p>
      <w:pPr>
        <w:pStyle w:val="38"/>
        <w:jc w:val="both"/>
        <w:rPr>
          <w:rFonts w:cs="Times New Roman"/>
          <w:i w:val="0"/>
        </w:rPr>
      </w:pPr>
    </w:p>
    <w:p>
      <w:pPr>
        <w:rPr>
          <w:rFonts w:cs="Times New Roman"/>
        </w:rPr>
      </w:pPr>
      <w:ins w:id="1400" w:author="Chung, Joseph" w:date="2020-08-23T18:32:00Z">
        <w:r>
          <w:rPr>
            <w:rFonts w:cs="Times New Roman"/>
          </w:rPr>
          <w:t xml:space="preserve">The purpose of using a </w:t>
        </w:r>
      </w:ins>
      <w:r>
        <w:rPr>
          <w:rFonts w:cs="Times New Roman"/>
        </w:rPr>
        <w:t xml:space="preserve">cache non-relational database is to further improve search performance gained from layer 2. At layer 2, when the amount of data reaches millions </w:t>
      </w:r>
      <w:ins w:id="1401" w:author="Chung, Joseph" w:date="2020-08-23T18:32:00Z">
        <w:r>
          <w:rPr>
            <w:rFonts w:cs="Times New Roman"/>
          </w:rPr>
          <w:t xml:space="preserve">of </w:t>
        </w:r>
      </w:ins>
      <w:r>
        <w:rPr>
          <w:rFonts w:cs="Times New Roman"/>
        </w:rPr>
        <w:t xml:space="preserve">rows </w:t>
      </w:r>
      <w:ins w:id="1402" w:author="Chung, Joseph" w:date="2020-08-23T18:32:00Z">
        <w:r>
          <w:rPr>
            <w:rFonts w:cs="Times New Roman"/>
          </w:rPr>
          <w:t xml:space="preserve">of </w:t>
        </w:r>
      </w:ins>
      <w:r>
        <w:rPr>
          <w:rFonts w:cs="Times New Roman"/>
        </w:rPr>
        <w:t xml:space="preserve">storage each day, the storage space will become insufficient, and the query speed via B-tree will be significantly slowed. </w:t>
      </w:r>
      <w:ins w:id="1403" w:author="Chung, Joseph" w:date="2020-08-23T18:33:00Z">
        <w:r>
          <w:rPr>
            <w:rFonts w:cs="Times New Roman"/>
          </w:rPr>
          <w:t>T</w:t>
        </w:r>
      </w:ins>
      <w:r>
        <w:rPr>
          <w:rFonts w:cs="Times New Roman"/>
        </w:rPr>
        <w:t xml:space="preserve">he cache </w:t>
      </w:r>
      <w:ins w:id="1404" w:author="Chung, Joseph" w:date="2020-08-23T18:32:00Z">
        <w:r>
          <w:rPr>
            <w:rFonts w:cs="Times New Roman"/>
          </w:rPr>
          <w:t xml:space="preserve">database </w:t>
        </w:r>
      </w:ins>
      <w:r>
        <w:rPr>
          <w:rFonts w:cs="Times New Roman"/>
        </w:rPr>
        <w:t xml:space="preserve">can take advantage of the hashing structure supported in Redis, whose search time complexity is </w:t>
      </w:r>
      <w:r>
        <w:rPr>
          <w:rFonts w:cs="Times New Roman"/>
          <w:i/>
          <w:iCs/>
        </w:rPr>
        <w:t>O(1)</w:t>
      </w:r>
      <w:r>
        <w:rPr>
          <w:rFonts w:cs="Times New Roman"/>
        </w:rPr>
        <w:t>. So, layer 3 is the fastest layer.</w:t>
      </w:r>
    </w:p>
    <w:p>
      <w:pPr>
        <w:rPr>
          <w:rFonts w:cs="Times New Roman"/>
        </w:rPr>
      </w:pPr>
    </w:p>
    <w:p>
      <w:pPr>
        <w:rPr>
          <w:rFonts w:cs="Times New Roman"/>
        </w:rPr>
      </w:pPr>
      <w:r>
        <w:rPr>
          <w:rFonts w:cs="Times New Roman"/>
        </w:rPr>
        <w:t xml:space="preserve">The benefits of using </w:t>
      </w:r>
      <w:ins w:id="1405" w:author="Chung, Joseph" w:date="2020-08-23T18:33:00Z">
        <w:r>
          <w:rPr>
            <w:rFonts w:cs="Times New Roman"/>
          </w:rPr>
          <w:t xml:space="preserve">a </w:t>
        </w:r>
      </w:ins>
      <w:r>
        <w:rPr>
          <w:rFonts w:cs="Times New Roman"/>
        </w:rPr>
        <w:t>cache database like Redis include the following:</w:t>
      </w:r>
    </w:p>
    <w:p>
      <w:pPr>
        <w:rPr>
          <w:rFonts w:cs="Times New Roman"/>
        </w:rPr>
      </w:pPr>
    </w:p>
    <w:p>
      <w:pPr>
        <w:pStyle w:val="39"/>
        <w:numPr>
          <w:ilvl w:val="0"/>
          <w:numId w:val="14"/>
        </w:numPr>
        <w:tabs>
          <w:tab w:val="left" w:pos="420"/>
        </w:tabs>
        <w:rPr>
          <w:rFonts w:cs="Times New Roman"/>
        </w:rPr>
      </w:pPr>
      <w:r>
        <w:rPr>
          <w:rFonts w:cs="Times New Roman"/>
        </w:rPr>
        <w:t xml:space="preserve">Using distributed storage allows dividing data </w:t>
      </w:r>
      <w:ins w:id="1406" w:author="Chung, Joseph" w:date="2020-08-23T18:33:00Z">
        <w:r>
          <w:rPr>
            <w:rFonts w:cs="Times New Roman"/>
          </w:rPr>
          <w:t>on</w:t>
        </w:r>
      </w:ins>
      <w:r>
        <w:rPr>
          <w:rFonts w:cs="Times New Roman"/>
        </w:rPr>
        <w:t>to several servers, to balance the storage pressure.</w:t>
      </w:r>
    </w:p>
    <w:p>
      <w:pPr>
        <w:pStyle w:val="39"/>
        <w:numPr>
          <w:ilvl w:val="0"/>
          <w:numId w:val="14"/>
        </w:numPr>
        <w:tabs>
          <w:tab w:val="left" w:pos="420"/>
        </w:tabs>
        <w:rPr>
          <w:rFonts w:cs="Times New Roman"/>
        </w:rPr>
      </w:pPr>
      <w:r>
        <w:rPr>
          <w:rFonts w:cs="Times New Roman"/>
        </w:rPr>
        <w:t xml:space="preserve">The speed of reading and writing </w:t>
      </w:r>
      <w:ins w:id="1407" w:author="Chung, Joseph" w:date="2020-08-23T18:34:00Z">
        <w:r>
          <w:rPr>
            <w:rFonts w:cs="Times New Roman"/>
          </w:rPr>
          <w:t xml:space="preserve">in </w:t>
        </w:r>
      </w:ins>
      <w:r>
        <w:rPr>
          <w:rFonts w:cs="Times New Roman"/>
        </w:rPr>
        <w:t xml:space="preserve">memory is far higher than that of hard disk, </w:t>
      </w:r>
      <w:ins w:id="1408" w:author="Chung, Joseph" w:date="2020-08-23T18:34:00Z">
        <w:r>
          <w:rPr>
            <w:rFonts w:cs="Times New Roman"/>
          </w:rPr>
          <w:t xml:space="preserve">which is </w:t>
        </w:r>
      </w:ins>
      <w:r>
        <w:rPr>
          <w:rFonts w:cs="Times New Roman"/>
        </w:rPr>
        <w:t xml:space="preserve">especially beneficial for frequently </w:t>
      </w:r>
      <w:ins w:id="1409" w:author="Chung, Joseph" w:date="2020-08-23T18:34:00Z">
        <w:r>
          <w:rPr>
            <w:rFonts w:cs="Times New Roman"/>
          </w:rPr>
          <w:t xml:space="preserve">accessed </w:t>
        </w:r>
      </w:ins>
      <w:r>
        <w:rPr>
          <w:rFonts w:cs="Times New Roman"/>
        </w:rPr>
        <w:t>data.</w:t>
      </w:r>
    </w:p>
    <w:p>
      <w:pPr>
        <w:rPr>
          <w:rFonts w:cs="Times New Roman"/>
          <w:color w:val="FF0000"/>
        </w:rPr>
      </w:pPr>
    </w:p>
    <w:p>
      <w:pPr>
        <w:rPr>
          <w:rFonts w:cs="Times New Roman"/>
        </w:rPr>
      </w:pPr>
      <w:r>
        <w:rPr>
          <w:rFonts w:cs="Times New Roman"/>
        </w:rPr>
        <w:t>However, layer 3 has its own limitation</w:t>
      </w:r>
      <w:ins w:id="1410" w:author="Chung, Joseph" w:date="2020-08-23T18:34:00Z">
        <w:r>
          <w:rPr>
            <w:rFonts w:cs="Times New Roman"/>
          </w:rPr>
          <w:t>s</w:t>
        </w:r>
      </w:ins>
      <w:r>
        <w:rPr>
          <w:rFonts w:cs="Times New Roman"/>
        </w:rPr>
        <w:t xml:space="preserve">. Although the memory speed is much faster than the hard disk, its storage </w:t>
      </w:r>
      <w:ins w:id="1411" w:author="Chung, Joseph" w:date="2020-08-23T18:34:00Z">
        <w:r>
          <w:rPr>
            <w:rFonts w:cs="Times New Roman"/>
          </w:rPr>
          <w:t xml:space="preserve">capacity </w:t>
        </w:r>
      </w:ins>
      <w:r>
        <w:rPr>
          <w:rFonts w:cs="Times New Roman"/>
        </w:rPr>
        <w:t>is far less. Take a personal computer with 16GB memory and 1TB hard disk as an example</w:t>
      </w:r>
      <w:ins w:id="1412" w:author="Chung, Joseph" w:date="2020-08-23T18:35:00Z">
        <w:r>
          <w:rPr>
            <w:rFonts w:cs="Times New Roman"/>
          </w:rPr>
          <w:t xml:space="preserve">. The </w:t>
        </w:r>
      </w:ins>
      <w:r>
        <w:rPr>
          <w:rFonts w:cs="Times New Roman"/>
        </w:rPr>
        <w:t xml:space="preserve">memory </w:t>
      </w:r>
      <w:ins w:id="1413" w:author="Chung, Joseph" w:date="2020-08-23T18:35:00Z">
        <w:r>
          <w:rPr>
            <w:rFonts w:cs="Times New Roman"/>
          </w:rPr>
          <w:t xml:space="preserve">capacity </w:t>
        </w:r>
      </w:ins>
      <w:r>
        <w:rPr>
          <w:rFonts w:cs="Times New Roman"/>
        </w:rPr>
        <w:t>is only 1% of the hard disk</w:t>
      </w:r>
      <w:ins w:id="1414" w:author="Chung, Joseph" w:date="2020-08-23T18:35:00Z">
        <w:r>
          <w:rPr>
            <w:rFonts w:cs="Times New Roman"/>
          </w:rPr>
          <w:t xml:space="preserve"> capacity</w:t>
        </w:r>
      </w:ins>
      <w:r>
        <w:rPr>
          <w:rFonts w:cs="Times New Roman"/>
        </w:rPr>
        <w:t>. What</w:t>
      </w:r>
      <w:ins w:id="1415" w:author="Chung, Joseph" w:date="2020-08-23T18:35:00Z">
        <w:r>
          <w:rPr>
            <w:rFonts w:cs="Times New Roman"/>
          </w:rPr>
          <w:t xml:space="preserve"> i</w:t>
        </w:r>
      </w:ins>
      <w:r>
        <w:rPr>
          <w:rFonts w:cs="Times New Roman"/>
        </w:rPr>
        <w:t xml:space="preserve">s more, the price of memory is much higher than that of hard disk. Therefore, we store </w:t>
      </w:r>
      <w:ins w:id="1416" w:author="Chung, Joseph" w:date="2020-08-23T18:35:00Z">
        <w:r>
          <w:rPr>
            <w:rFonts w:cs="Times New Roman"/>
          </w:rPr>
          <w:t xml:space="preserve">less </w:t>
        </w:r>
      </w:ins>
      <w:r>
        <w:rPr>
          <w:rFonts w:cs="Times New Roman"/>
        </w:rPr>
        <w:t xml:space="preserve">data in the third layer than in the second layer, which indicates that the query loss rate of layer 3 is higher. </w:t>
      </w:r>
      <w:ins w:id="1417" w:author="Chung, Joseph" w:date="2020-08-23T18:35:00Z">
        <w:r>
          <w:rPr>
            <w:rFonts w:cs="Times New Roman"/>
          </w:rPr>
          <w:t xml:space="preserve">Ways to work around this limitation are </w:t>
        </w:r>
      </w:ins>
      <w:r>
        <w:rPr>
          <w:rFonts w:cs="Times New Roman"/>
        </w:rPr>
        <w:t xml:space="preserve">presented in Sections 5.2.4 and 5.2.5. </w:t>
      </w:r>
    </w:p>
    <w:p>
      <w:pPr>
        <w:pStyle w:val="4"/>
        <w:rPr>
          <w:rFonts w:cs="Times New Roman"/>
        </w:rPr>
      </w:pPr>
      <w:bookmarkStart w:id="207" w:name="_Toc29983"/>
      <w:bookmarkStart w:id="208" w:name="_Toc6856"/>
      <w:bookmarkStart w:id="209" w:name="_Toc17810"/>
      <w:bookmarkStart w:id="210" w:name="_Toc935123689"/>
      <w:bookmarkStart w:id="211" w:name="_Toc155829331"/>
      <w:bookmarkStart w:id="212" w:name="_Toc833981356"/>
      <w:r>
        <w:rPr>
          <w:rFonts w:cs="Times New Roman"/>
        </w:rPr>
        <w:t>5.2.4 Three</w:t>
      </w:r>
      <w:ins w:id="1418" w:author="Chung, Joseph" w:date="2020-08-23T18:36:00Z">
        <w:r>
          <w:rPr>
            <w:rFonts w:cs="Times New Roman"/>
          </w:rPr>
          <w:t>-</w:t>
        </w:r>
      </w:ins>
      <w:r>
        <w:rPr>
          <w:rFonts w:cs="Times New Roman"/>
        </w:rPr>
        <w:t>Layered Search</w:t>
      </w:r>
      <w:bookmarkEnd w:id="207"/>
      <w:bookmarkEnd w:id="208"/>
      <w:bookmarkEnd w:id="209"/>
      <w:bookmarkEnd w:id="210"/>
      <w:bookmarkEnd w:id="211"/>
      <w:bookmarkEnd w:id="212"/>
    </w:p>
    <w:p>
      <w:pPr>
        <w:rPr>
          <w:rFonts w:cs="Times New Roman"/>
        </w:rPr>
      </w:pPr>
      <w:r>
        <w:rPr>
          <w:rFonts w:cs="Times New Roman"/>
        </w:rPr>
        <w:t xml:space="preserve">The data storage system of the search engine is implemented with three layers, as shown in </w:t>
      </w:r>
      <w:del w:id="1419" w:author="devil" w:date="2020-08-23T11:25:00Z">
        <w:r>
          <w:rPr>
            <w:rFonts w:cs="Times New Roman"/>
          </w:rPr>
          <w:delText>Figure</w:delText>
        </w:r>
      </w:del>
      <w:ins w:id="1420" w:author="devil" w:date="2020-08-23T11:25:00Z">
        <w:r>
          <w:rPr>
            <w:rFonts w:hint="eastAsia" w:cs="Times New Roman"/>
          </w:rPr>
          <w:t>Fig.</w:t>
        </w:r>
      </w:ins>
      <w:r>
        <w:rPr>
          <w:rFonts w:cs="Times New Roman"/>
        </w:rPr>
        <w:t xml:space="preserve"> 18. Each layer has its own feature</w:t>
      </w:r>
      <w:ins w:id="1421" w:author="Chung, Joseph" w:date="2020-08-23T18:38:00Z">
        <w:r>
          <w:rPr>
            <w:rFonts w:cs="Times New Roman"/>
          </w:rPr>
          <w:t>s</w:t>
        </w:r>
      </w:ins>
      <w:r>
        <w:rPr>
          <w:rFonts w:cs="Times New Roman"/>
        </w:rPr>
        <w:t xml:space="preserve"> and purpose, working together to improve the speed of keyword search. To sum up, the data stored in memory, layer 3, are the keywords with high search frequency. These keywords </w:t>
      </w:r>
      <w:ins w:id="1422" w:author="Chung, Joseph" w:date="2020-08-23T18:39:00Z">
        <w:r>
          <w:rPr>
            <w:rFonts w:cs="Times New Roman"/>
          </w:rPr>
          <w:t>(</w:t>
        </w:r>
      </w:ins>
      <w:r>
        <w:rPr>
          <w:rFonts w:cs="Times New Roman"/>
        </w:rPr>
        <w:t>keys</w:t>
      </w:r>
      <w:ins w:id="1423" w:author="Chung, Joseph" w:date="2020-08-23T18:39:00Z">
        <w:r>
          <w:rPr>
            <w:rFonts w:cs="Times New Roman"/>
          </w:rPr>
          <w:t>)</w:t>
        </w:r>
      </w:ins>
      <w:r>
        <w:rPr>
          <w:rFonts w:cs="Times New Roman"/>
        </w:rPr>
        <w:t xml:space="preserve"> and the IDs of the corresponding resources </w:t>
      </w:r>
      <w:ins w:id="1424" w:author="Chung, Joseph" w:date="2020-08-23T18:39:00Z">
        <w:r>
          <w:rPr>
            <w:rFonts w:cs="Times New Roman"/>
          </w:rPr>
          <w:t>(</w:t>
        </w:r>
      </w:ins>
      <w:r>
        <w:rPr>
          <w:rFonts w:cs="Times New Roman"/>
        </w:rPr>
        <w:t>values</w:t>
      </w:r>
      <w:ins w:id="1425" w:author="Chung, Joseph" w:date="2020-08-23T18:39:00Z">
        <w:r>
          <w:rPr>
            <w:rFonts w:cs="Times New Roman"/>
          </w:rPr>
          <w:t>)</w:t>
        </w:r>
      </w:ins>
      <w:r>
        <w:rPr>
          <w:rFonts w:cs="Times New Roman"/>
        </w:rPr>
        <w:t xml:space="preserve"> are saved </w:t>
      </w:r>
      <w:ins w:id="1426" w:author="Chung, Joseph" w:date="2020-08-23T18:40:00Z">
        <w:r>
          <w:rPr>
            <w:rFonts w:cs="Times New Roman"/>
          </w:rPr>
          <w:t xml:space="preserve">in </w:t>
        </w:r>
      </w:ins>
      <w:r>
        <w:rPr>
          <w:rFonts w:cs="Times New Roman"/>
        </w:rPr>
        <w:t xml:space="preserve">“key-value” </w:t>
      </w:r>
      <w:ins w:id="1427" w:author="Chung, Joseph" w:date="2020-08-23T18:40:00Z">
        <w:r>
          <w:rPr>
            <w:rFonts w:cs="Times New Roman"/>
          </w:rPr>
          <w:t>form</w:t>
        </w:r>
      </w:ins>
      <w:r>
        <w:rPr>
          <w:rFonts w:cs="Times New Roman"/>
        </w:rPr>
        <w:t xml:space="preserve">, just like those stored in layer 2. But the differences between layer 2 (B-tree) and layer 3 (Hash) causes </w:t>
      </w:r>
      <w:ins w:id="1428" w:author="Chung, Joseph" w:date="2020-08-23T18:40:00Z">
        <w:r>
          <w:rPr>
            <w:rFonts w:cs="Times New Roman"/>
          </w:rPr>
          <w:t xml:space="preserve">a large </w:t>
        </w:r>
      </w:ins>
      <w:r>
        <w:rPr>
          <w:rFonts w:cs="Times New Roman"/>
        </w:rPr>
        <w:t>speed gap between them.</w:t>
      </w:r>
    </w:p>
    <w:p>
      <w:pPr>
        <w:rPr>
          <w:rFonts w:cs="Times New Roman"/>
        </w:rPr>
      </w:pPr>
    </w:p>
    <w:p>
      <w:pPr>
        <w:rPr>
          <w:rFonts w:cs="Times New Roman"/>
        </w:rPr>
      </w:pPr>
    </w:p>
    <w:p>
      <w:pPr>
        <w:rPr>
          <w:rFonts w:cs="Times New Roman"/>
        </w:rPr>
      </w:pPr>
      <w:r>
        <w:rPr>
          <w:rFonts w:cs="Times New Roman"/>
          <w:lang w:val="en-US" w:eastAsia="en-US"/>
        </w:rPr>
        <w:drawing>
          <wp:inline distT="0" distB="0" distL="114300" distR="114300">
            <wp:extent cx="5292725" cy="4962525"/>
            <wp:effectExtent l="0" t="0" r="3175" b="9525"/>
            <wp:docPr id="23" name="Picture 23" descr="Concurrent search"/>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23" descr="Concurrent search"/>
                    <pic:cNvPicPr>
                      <a:picLocks noChangeAspect="true"/>
                    </pic:cNvPicPr>
                  </pic:nvPicPr>
                  <pic:blipFill>
                    <a:blip r:embed="rId39"/>
                    <a:stretch>
                      <a:fillRect/>
                    </a:stretch>
                  </pic:blipFill>
                  <pic:spPr>
                    <a:xfrm>
                      <a:off x="0" y="0"/>
                      <a:ext cx="5292725" cy="4962525"/>
                    </a:xfrm>
                    <a:prstGeom prst="rect">
                      <a:avLst/>
                    </a:prstGeom>
                  </pic:spPr>
                </pic:pic>
              </a:graphicData>
            </a:graphic>
          </wp:inline>
        </w:drawing>
      </w:r>
    </w:p>
    <w:p>
      <w:pPr>
        <w:pStyle w:val="38"/>
        <w:rPr>
          <w:rFonts w:cs="Times New Roman"/>
        </w:rPr>
      </w:pPr>
      <w:ins w:id="1429" w:author="devil" w:date="2020-08-23T11:25:00Z">
        <w:r>
          <w:rPr>
            <w:rFonts w:hint="eastAsia" w:cs="Times New Roman"/>
          </w:rPr>
          <w:t>Fig.</w:t>
        </w:r>
      </w:ins>
      <w:r>
        <w:rPr>
          <w:rFonts w:cs="Times New Roman"/>
        </w:rPr>
        <w:t xml:space="preserve"> 18</w:t>
      </w:r>
      <w:ins w:id="1430" w:author="devil" w:date="2020-08-23T11:40:00Z">
        <w:r>
          <w:rPr>
            <w:rFonts w:hint="eastAsia" w:cs="Times New Roman"/>
            <w:lang w:val="en-US"/>
          </w:rPr>
          <w:t>.</w:t>
        </w:r>
      </w:ins>
      <w:r>
        <w:rPr>
          <w:rFonts w:cs="Times New Roman"/>
        </w:rPr>
        <w:t xml:space="preserve"> </w:t>
      </w:r>
      <w:ins w:id="1431" w:author="Chung, Joseph" w:date="2020-08-23T18:41:00Z">
        <w:r>
          <w:rPr>
            <w:rFonts w:cs="Times New Roman"/>
          </w:rPr>
          <w:t>Three</w:t>
        </w:r>
      </w:ins>
      <w:r>
        <w:rPr>
          <w:rFonts w:cs="Times New Roman"/>
        </w:rPr>
        <w:t>-layer storage system with different speeds</w:t>
      </w:r>
    </w:p>
    <w:p>
      <w:pPr>
        <w:rPr>
          <w:rFonts w:cs="Times New Roman"/>
        </w:rPr>
      </w:pPr>
    </w:p>
    <w:p>
      <w:pPr>
        <w:rPr>
          <w:rFonts w:cs="Times New Roman"/>
        </w:rPr>
      </w:pPr>
      <w:r>
        <w:rPr>
          <w:rFonts w:cs="Times New Roman"/>
        </w:rPr>
        <w:t xml:space="preserve">As shown in </w:t>
      </w:r>
      <w:ins w:id="1432" w:author="devil" w:date="2020-08-23T11:25:00Z">
        <w:r>
          <w:rPr>
            <w:rFonts w:hint="eastAsia" w:cs="Times New Roman"/>
          </w:rPr>
          <w:t>Fig.</w:t>
        </w:r>
      </w:ins>
      <w:r>
        <w:rPr>
          <w:rFonts w:cs="Times New Roman"/>
        </w:rPr>
        <w:t xml:space="preserve"> 19, when a user searches for resources, the input keywords first reach the non-relational cache database to find the IDs of the relevant resources. If found, the search </w:t>
      </w:r>
      <w:ins w:id="1433" w:author="Chung, Joseph" w:date="2020-08-23T18:42:00Z">
        <w:r>
          <w:rPr>
            <w:rFonts w:cs="Times New Roman"/>
          </w:rPr>
          <w:t xml:space="preserve">goes </w:t>
        </w:r>
      </w:ins>
      <w:r>
        <w:rPr>
          <w:rFonts w:cs="Times New Roman"/>
        </w:rPr>
        <w:t>to the relational database for whole resource information</w:t>
      </w:r>
      <w:ins w:id="1434" w:author="Chung, Joseph" w:date="2020-08-23T18:42:00Z">
        <w:r>
          <w:rPr>
            <w:rFonts w:cs="Times New Roman"/>
          </w:rPr>
          <w:t xml:space="preserve"> retrieval.</w:t>
        </w:r>
      </w:ins>
      <w:r>
        <w:rPr>
          <w:rFonts w:cs="Times New Roman"/>
        </w:rPr>
        <w:t xml:space="preserve"> </w:t>
      </w:r>
      <w:ins w:id="1435" w:author="Chung, Joseph" w:date="2020-08-23T18:42:00Z">
        <w:r>
          <w:rPr>
            <w:rFonts w:cs="Times New Roman"/>
          </w:rPr>
          <w:t>Otherwise</w:t>
        </w:r>
      </w:ins>
      <w:r>
        <w:rPr>
          <w:rFonts w:cs="Times New Roman"/>
        </w:rPr>
        <w:t>, the search take</w:t>
      </w:r>
      <w:ins w:id="1436" w:author="Chung, Joseph" w:date="2020-08-23T18:42:00Z">
        <w:r>
          <w:rPr>
            <w:rFonts w:cs="Times New Roman"/>
          </w:rPr>
          <w:t>s</w:t>
        </w:r>
      </w:ins>
      <w:r>
        <w:rPr>
          <w:rFonts w:cs="Times New Roman"/>
        </w:rPr>
        <w:t xml:space="preserve"> a detour to the non-relational disk database. </w:t>
      </w:r>
      <w:ins w:id="1437" w:author="Chung, Joseph" w:date="2020-08-23T18:43:00Z">
        <w:r>
          <w:rPr>
            <w:rFonts w:cs="Times New Roman"/>
          </w:rPr>
          <w:t>It should be noted that</w:t>
        </w:r>
      </w:ins>
      <w:r>
        <w:rPr>
          <w:rFonts w:cs="Times New Roman"/>
        </w:rPr>
        <w:t xml:space="preserve"> the non-relational disk database tries to hold all possible keywords and tags, but there is no guarantee</w:t>
      </w:r>
      <w:ins w:id="1438" w:author="Chung, Joseph" w:date="2020-08-23T18:43:00Z">
        <w:r>
          <w:rPr>
            <w:rFonts w:cs="Times New Roman"/>
          </w:rPr>
          <w:t xml:space="preserve"> that it will contain them</w:t>
        </w:r>
      </w:ins>
      <w:r>
        <w:rPr>
          <w:rFonts w:cs="Times New Roman"/>
        </w:rPr>
        <w:t>. In rare cases, if the controller still can</w:t>
      </w:r>
      <w:ins w:id="1439" w:author="Chung, Joseph" w:date="2020-08-23T18:44:00Z">
        <w:r>
          <w:rPr>
            <w:rFonts w:cs="Times New Roman"/>
          </w:rPr>
          <w:t>no</w:t>
        </w:r>
      </w:ins>
      <w:r>
        <w:rPr>
          <w:rFonts w:cs="Times New Roman"/>
        </w:rPr>
        <w:t>t find the keywords in non-relational disk database, the search will have to be done in the relational database directly.</w:t>
      </w:r>
    </w:p>
    <w:p>
      <w:pPr>
        <w:rPr>
          <w:rFonts w:cs="Times New Roman"/>
        </w:rPr>
      </w:pPr>
    </w:p>
    <w:p>
      <w:pPr>
        <w:rPr>
          <w:rFonts w:cs="Times New Roman"/>
        </w:rPr>
      </w:pPr>
      <w:r>
        <w:rPr>
          <w:rFonts w:cs="Times New Roman"/>
          <w:lang w:val="en-US" w:eastAsia="en-US"/>
        </w:rPr>
        <w:drawing>
          <wp:inline distT="0" distB="0" distL="114300" distR="114300">
            <wp:extent cx="4309110" cy="8162925"/>
            <wp:effectExtent l="0" t="0" r="15240" b="9525"/>
            <wp:docPr id="22" name="Picture 22" descr="SearchProces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22" descr="SearchProcess"/>
                    <pic:cNvPicPr>
                      <a:picLocks noChangeAspect="true"/>
                    </pic:cNvPicPr>
                  </pic:nvPicPr>
                  <pic:blipFill>
                    <a:blip r:embed="rId40"/>
                    <a:stretch>
                      <a:fillRect/>
                    </a:stretch>
                  </pic:blipFill>
                  <pic:spPr>
                    <a:xfrm>
                      <a:off x="0" y="0"/>
                      <a:ext cx="4309110" cy="8162925"/>
                    </a:xfrm>
                    <a:prstGeom prst="rect">
                      <a:avLst/>
                    </a:prstGeom>
                  </pic:spPr>
                </pic:pic>
              </a:graphicData>
            </a:graphic>
          </wp:inline>
        </w:drawing>
      </w:r>
    </w:p>
    <w:p>
      <w:pPr>
        <w:pStyle w:val="38"/>
        <w:rPr>
          <w:rFonts w:cs="Times New Roman"/>
        </w:rPr>
      </w:pPr>
      <w:ins w:id="1440" w:author="devil" w:date="2020-08-23T11:25:00Z">
        <w:r>
          <w:rPr>
            <w:rFonts w:hint="eastAsia" w:cs="Times New Roman"/>
          </w:rPr>
          <w:t>Fig.</w:t>
        </w:r>
      </w:ins>
      <w:r>
        <w:rPr>
          <w:rFonts w:cs="Times New Roman"/>
        </w:rPr>
        <w:t xml:space="preserve"> 19</w:t>
      </w:r>
      <w:ins w:id="1441" w:author="devil" w:date="2020-08-23T11:40:00Z">
        <w:r>
          <w:rPr>
            <w:rFonts w:hint="eastAsia" w:cs="Times New Roman"/>
            <w:lang w:val="en-US"/>
          </w:rPr>
          <w:t>.</w:t>
        </w:r>
      </w:ins>
      <w:r>
        <w:rPr>
          <w:rFonts w:cs="Times New Roman"/>
        </w:rPr>
        <w:t xml:space="preserve"> </w:t>
      </w:r>
      <w:ins w:id="1442" w:author="Chung, Joseph" w:date="2020-08-23T18:44:00Z">
        <w:r>
          <w:rPr>
            <w:rFonts w:cs="Times New Roman"/>
          </w:rPr>
          <w:t>Three</w:t>
        </w:r>
      </w:ins>
      <w:r>
        <w:rPr>
          <w:rFonts w:cs="Times New Roman"/>
        </w:rPr>
        <w:t>-layer search process</w:t>
      </w:r>
    </w:p>
    <w:p>
      <w:pPr>
        <w:pStyle w:val="4"/>
        <w:rPr>
          <w:rFonts w:cs="Times New Roman"/>
        </w:rPr>
      </w:pPr>
      <w:bookmarkStart w:id="213" w:name="_Toc597920457"/>
      <w:bookmarkStart w:id="214" w:name="_Toc22988"/>
      <w:bookmarkStart w:id="215" w:name="_Toc11378"/>
      <w:bookmarkStart w:id="216" w:name="_Toc4005"/>
      <w:bookmarkStart w:id="217" w:name="_Toc1634353965"/>
      <w:bookmarkStart w:id="218" w:name="_Toc531844896"/>
      <w:r>
        <w:rPr>
          <w:rFonts w:cs="Times New Roman"/>
        </w:rPr>
        <w:t>5.2.5 Cache Switch</w:t>
      </w:r>
      <w:bookmarkEnd w:id="213"/>
      <w:bookmarkEnd w:id="214"/>
      <w:bookmarkEnd w:id="215"/>
      <w:bookmarkEnd w:id="216"/>
      <w:bookmarkEnd w:id="217"/>
      <w:bookmarkEnd w:id="218"/>
    </w:p>
    <w:p>
      <w:pPr>
        <w:rPr>
          <w:rFonts w:cs="Times New Roman"/>
        </w:rPr>
      </w:pPr>
      <w:r>
        <w:rPr>
          <w:rFonts w:cs="Times New Roman"/>
        </w:rPr>
        <w:t xml:space="preserve">Memory size is limited, even </w:t>
      </w:r>
      <w:ins w:id="1443" w:author="Chung, Joseph" w:date="2020-08-23T18:45:00Z">
        <w:r>
          <w:rPr>
            <w:rFonts w:cs="Times New Roman"/>
          </w:rPr>
          <w:t xml:space="preserve">taking </w:t>
        </w:r>
      </w:ins>
      <w:r>
        <w:rPr>
          <w:rFonts w:cs="Times New Roman"/>
        </w:rPr>
        <w:t>distributed storage in</w:t>
      </w:r>
      <w:ins w:id="1444" w:author="Chung, Joseph" w:date="2020-08-23T18:45:00Z">
        <w:r>
          <w:rPr>
            <w:rFonts w:cs="Times New Roman"/>
          </w:rPr>
          <w:t>to</w:t>
        </w:r>
      </w:ins>
      <w:r>
        <w:rPr>
          <w:rFonts w:cs="Times New Roman"/>
        </w:rPr>
        <w:t xml:space="preserve"> consideration. It is important to reserve sufficient memory space for smooth operating system </w:t>
      </w:r>
      <w:ins w:id="1445" w:author="Chung, Joseph" w:date="2020-08-23T18:45:00Z">
        <w:r>
          <w:rPr>
            <w:rFonts w:cs="Times New Roman"/>
          </w:rPr>
          <w:t>function</w:t>
        </w:r>
      </w:ins>
      <w:r>
        <w:rPr>
          <w:rFonts w:cs="Times New Roman"/>
        </w:rPr>
        <w:t>. Special care via algorithms</w:t>
      </w:r>
      <w:ins w:id="1446" w:author="Chung, Joseph" w:date="2020-08-23T18:45:00Z">
        <w:r>
          <w:rPr>
            <w:rFonts w:cs="Times New Roman"/>
          </w:rPr>
          <w:t xml:space="preserve"> and </w:t>
        </w:r>
      </w:ins>
      <w:r>
        <w:rPr>
          <w:rFonts w:cs="Times New Roman"/>
        </w:rPr>
        <w:t>methods is needed to keep the size of the non-relational database cache within a reasonable range. As a result, it is impossible to index all the keywords in the non-relational cache database, considering the growing amount of data. Exploiting the idea of page switching in operating system</w:t>
      </w:r>
      <w:ins w:id="1447" w:author="Chung, Joseph" w:date="2020-08-23T18:46:00Z">
        <w:r>
          <w:rPr>
            <w:rFonts w:cs="Times New Roman"/>
          </w:rPr>
          <w:t>s</w:t>
        </w:r>
      </w:ins>
      <w:r>
        <w:rPr>
          <w:rFonts w:cs="Times New Roman"/>
        </w:rPr>
        <w:t xml:space="preserve">, similar strategies are proposed to </w:t>
      </w:r>
      <w:ins w:id="1448" w:author="Chung, Joseph" w:date="2020-08-23T18:47:00Z">
        <w:r>
          <w:rPr>
            <w:rFonts w:cs="Times New Roman"/>
          </w:rPr>
          <w:t>manage the non-relational database cache.</w:t>
        </w:r>
      </w:ins>
    </w:p>
    <w:p>
      <w:pPr>
        <w:rPr>
          <w:rFonts w:cs="Times New Roman"/>
        </w:rPr>
      </w:pPr>
    </w:p>
    <w:p>
      <w:pPr>
        <w:rPr>
          <w:rFonts w:cs="Times New Roman"/>
        </w:rPr>
      </w:pPr>
      <w:r>
        <w:rPr>
          <w:rFonts w:cs="Times New Roman"/>
        </w:rPr>
        <w:t xml:space="preserve">Paging is </w:t>
      </w:r>
      <w:ins w:id="1449" w:author="Chung, Joseph" w:date="2020-08-23T18:47:00Z">
        <w:r>
          <w:rPr>
            <w:rFonts w:cs="Times New Roman"/>
          </w:rPr>
          <w:t xml:space="preserve">a </w:t>
        </w:r>
      </w:ins>
      <w:r>
        <w:rPr>
          <w:rFonts w:cs="Times New Roman"/>
        </w:rPr>
        <w:t xml:space="preserve">concept used in memory management of traditional operating systems. It enables the main memory of a computer to effectively manage data stored in auxiliary memory, typically hard disk. Page is the unit that </w:t>
      </w:r>
      <w:ins w:id="1450" w:author="Chung, Joseph" w:date="2020-08-23T18:48:00Z">
        <w:r>
          <w:rPr>
            <w:rFonts w:cs="Times New Roman"/>
          </w:rPr>
          <w:t xml:space="preserve">the </w:t>
        </w:r>
      </w:ins>
      <w:r>
        <w:rPr>
          <w:rFonts w:cs="Times New Roman"/>
        </w:rPr>
        <w:t>operati</w:t>
      </w:r>
      <w:ins w:id="1451" w:author="Chung, Joseph" w:date="2020-08-23T18:48:00Z">
        <w:r>
          <w:rPr>
            <w:rFonts w:cs="Times New Roman"/>
          </w:rPr>
          <w:t>ng</w:t>
        </w:r>
      </w:ins>
      <w:r>
        <w:rPr>
          <w:rFonts w:cs="Times New Roman"/>
        </w:rPr>
        <w:t xml:space="preserve"> system set</w:t>
      </w:r>
      <w:ins w:id="1452" w:author="Chung, Joseph" w:date="2020-08-23T18:48:00Z">
        <w:r>
          <w:rPr>
            <w:rFonts w:cs="Times New Roman"/>
          </w:rPr>
          <w:t>s</w:t>
        </w:r>
      </w:ins>
      <w:r>
        <w:rPr>
          <w:rFonts w:cs="Times New Roman"/>
        </w:rPr>
        <w:t xml:space="preserve"> as fixed numbers of blocks for transferring </w:t>
      </w:r>
      <w:ins w:id="1453" w:author="Chung, Joseph" w:date="2020-08-23T18:48:00Z">
        <w:r>
          <w:rPr>
            <w:rFonts w:cs="Times New Roman"/>
          </w:rPr>
          <w:t xml:space="preserve">data </w:t>
        </w:r>
      </w:ins>
      <w:r>
        <w:rPr>
          <w:rFonts w:cs="Times New Roman"/>
        </w:rPr>
        <w:t>between memory and disk</w:t>
      </w:r>
      <w:r>
        <w:rPr>
          <w:rStyle w:val="18"/>
          <w:rFonts w:cs="Times New Roman"/>
        </w:rPr>
        <w:t>[</w:t>
      </w:r>
      <w:r>
        <w:rPr>
          <w:rStyle w:val="18"/>
          <w:rFonts w:cs="Times New Roman"/>
        </w:rPr>
        <w:endnoteReference w:id="19"/>
      </w:r>
      <w:r>
        <w:rPr>
          <w:rStyle w:val="18"/>
          <w:rFonts w:cs="Times New Roman"/>
        </w:rPr>
        <w:t>]</w:t>
      </w:r>
      <w:r>
        <w:rPr>
          <w:rFonts w:cs="Times New Roman"/>
        </w:rPr>
        <w:t xml:space="preserve">. In our search engine system, one “page” is a unit with the </w:t>
      </w:r>
      <w:r>
        <w:rPr>
          <w:rFonts w:cs="Times New Roman"/>
          <w:i/>
          <w:iCs/>
        </w:rPr>
        <w:t>&lt;key, ids&gt;</w:t>
      </w:r>
      <w:r>
        <w:rPr>
          <w:rFonts w:cs="Times New Roman"/>
        </w:rPr>
        <w:t xml:space="preserve"> entries in Redis. In Redis, one hashing file can store up to more than 4 billion entries.</w:t>
      </w:r>
      <w:r>
        <w:rPr>
          <w:rStyle w:val="19"/>
          <w:rFonts w:cs="Times New Roman"/>
        </w:rPr>
        <w:footnoteReference w:id="11"/>
      </w:r>
      <w:r>
        <w:rPr>
          <w:rFonts w:cs="Times New Roman"/>
        </w:rPr>
        <w:t xml:space="preserve"> </w:t>
      </w:r>
      <w:ins w:id="1454" w:author="Chung, Joseph" w:date="2020-08-23T18:49:00Z">
        <w:r>
          <w:rPr>
            <w:rFonts w:cs="Times New Roman"/>
          </w:rPr>
          <w:t xml:space="preserve">As an example, when </w:t>
        </w:r>
      </w:ins>
      <w:r>
        <w:rPr>
          <w:rFonts w:cs="Times New Roman"/>
        </w:rPr>
        <w:t>searching “1” on Google, there are more than 25 billion result</w:t>
      </w:r>
      <w:ins w:id="1455" w:author="Chung, Joseph" w:date="2020-08-23T18:49:00Z">
        <w:r>
          <w:rPr>
            <w:rFonts w:cs="Times New Roman"/>
          </w:rPr>
          <w:t>s</w:t>
        </w:r>
      </w:ins>
      <w:r>
        <w:rPr>
          <w:rFonts w:cs="Times New Roman"/>
        </w:rPr>
        <w:t>. If we take this number as the max search results in our system, a &lt;</w:t>
      </w:r>
      <w:r>
        <w:rPr>
          <w:rFonts w:cs="Times New Roman"/>
          <w:i/>
        </w:rPr>
        <w:t>key</w:t>
      </w:r>
      <w:r>
        <w:rPr>
          <w:rFonts w:cs="Times New Roman"/>
        </w:rPr>
        <w:t>, i</w:t>
      </w:r>
      <w:r>
        <w:rPr>
          <w:rFonts w:cs="Times New Roman"/>
          <w:i/>
        </w:rPr>
        <w:t>ds</w:t>
      </w:r>
      <w:r>
        <w:rPr>
          <w:rFonts w:cs="Times New Roman"/>
        </w:rPr>
        <w:t>&gt; entry can store up to 25 billion IDs</w:t>
      </w:r>
      <w:ins w:id="1456" w:author="Chung, Joseph" w:date="2020-08-23T18:49:00Z">
        <w:r>
          <w:rPr>
            <w:rFonts w:cs="Times New Roman"/>
          </w:rPr>
          <w:t>, which</w:t>
        </w:r>
      </w:ins>
      <w:r>
        <w:rPr>
          <w:rFonts w:cs="Times New Roman"/>
        </w:rPr>
        <w:t xml:space="preserve"> Redis can</w:t>
      </w:r>
      <w:ins w:id="1457" w:author="Chung, Joseph" w:date="2020-08-23T18:50:00Z">
        <w:r>
          <w:rPr>
            <w:rFonts w:cs="Times New Roman"/>
          </w:rPr>
          <w:t>not</w:t>
        </w:r>
      </w:ins>
      <w:r>
        <w:rPr>
          <w:rFonts w:cs="Times New Roman"/>
        </w:rPr>
        <w:t xml:space="preserve"> </w:t>
      </w:r>
      <w:ins w:id="1458" w:author="Chung, Joseph" w:date="2020-08-23T18:50:00Z">
        <w:r>
          <w:rPr>
            <w:rFonts w:cs="Times New Roman"/>
          </w:rPr>
          <w:t xml:space="preserve">normally </w:t>
        </w:r>
      </w:ins>
      <w:r>
        <w:rPr>
          <w:rFonts w:cs="Times New Roman"/>
        </w:rPr>
        <w:t xml:space="preserve">handle. Therefore, the third layer only allows the system to store limited IDs of a keyword, </w:t>
      </w:r>
      <w:ins w:id="1459" w:author="Chung, Joseph" w:date="2020-08-23T18:50:00Z">
        <w:r>
          <w:rPr>
            <w:rFonts w:cs="Times New Roman"/>
          </w:rPr>
          <w:t xml:space="preserve">and </w:t>
        </w:r>
      </w:ins>
      <w:r>
        <w:rPr>
          <w:rFonts w:cs="Times New Roman"/>
        </w:rPr>
        <w:t xml:space="preserve">the rest of </w:t>
      </w:r>
      <w:ins w:id="1460" w:author="Chung, Joseph" w:date="2020-08-23T18:50:00Z">
        <w:r>
          <w:rPr>
            <w:rFonts w:cs="Times New Roman"/>
          </w:rPr>
          <w:t xml:space="preserve">the </w:t>
        </w:r>
      </w:ins>
      <w:r>
        <w:rPr>
          <w:rFonts w:cs="Times New Roman"/>
        </w:rPr>
        <w:t xml:space="preserve">IDs are stored in layer 2 on the disk. Actually, it is not just the limitation of Redis itself, </w:t>
      </w:r>
      <w:ins w:id="1461" w:author="Chung, Joseph" w:date="2020-08-23T18:50:00Z">
        <w:r>
          <w:rPr>
            <w:rFonts w:cs="Times New Roman"/>
          </w:rPr>
          <w:t xml:space="preserve">but </w:t>
        </w:r>
      </w:ins>
      <w:r>
        <w:rPr>
          <w:rFonts w:cs="Times New Roman"/>
        </w:rPr>
        <w:t xml:space="preserve">rather the real memory size on a server also limits the size of all IDs. To solve </w:t>
      </w:r>
      <w:ins w:id="1462" w:author="Chung, Joseph" w:date="2020-08-23T18:51:00Z">
        <w:r>
          <w:rPr>
            <w:rFonts w:cs="Times New Roman"/>
          </w:rPr>
          <w:t>this problem</w:t>
        </w:r>
      </w:ins>
      <w:r>
        <w:rPr>
          <w:rFonts w:cs="Times New Roman"/>
        </w:rPr>
        <w:t>, paging is used between layer 2 and layer 3.</w:t>
      </w:r>
    </w:p>
    <w:p>
      <w:pPr>
        <w:rPr>
          <w:rFonts w:cs="Times New Roman"/>
        </w:rPr>
      </w:pPr>
    </w:p>
    <w:p>
      <w:pPr>
        <w:rPr>
          <w:rFonts w:cs="Times New Roman"/>
        </w:rPr>
      </w:pPr>
      <w:r>
        <w:rPr>
          <w:rFonts w:cs="Times New Roman"/>
        </w:rPr>
        <w:t xml:space="preserve">In order to achieve effective page switching (key-ids unit switching), we exploit the common replacement policies like </w:t>
      </w:r>
      <w:r>
        <w:rPr>
          <w:rFonts w:cs="Times New Roman"/>
          <w:b/>
          <w:bCs/>
        </w:rPr>
        <w:t xml:space="preserve">LFU </w:t>
      </w:r>
      <w:r>
        <w:rPr>
          <w:rFonts w:cs="Times New Roman"/>
          <w:lang w:val="en-US"/>
        </w:rPr>
        <w:t>(Least Frequently Used)</w:t>
      </w:r>
      <w:r>
        <w:rPr>
          <w:rFonts w:cs="Times New Roman"/>
        </w:rPr>
        <w:t xml:space="preserve">, </w:t>
      </w:r>
      <w:r>
        <w:rPr>
          <w:rFonts w:cs="Times New Roman"/>
          <w:b/>
          <w:bCs/>
        </w:rPr>
        <w:t xml:space="preserve">LRU </w:t>
      </w:r>
      <w:r>
        <w:rPr>
          <w:rFonts w:cs="Times New Roman"/>
        </w:rPr>
        <w:t>(Least Recently Used)</w:t>
      </w:r>
      <w:r>
        <w:rPr>
          <w:rStyle w:val="18"/>
          <w:rFonts w:cs="Times New Roman" w:eastAsiaTheme="minorEastAsia"/>
        </w:rPr>
        <w:t>[</w:t>
      </w:r>
      <w:r>
        <w:rPr>
          <w:rStyle w:val="18"/>
          <w:rFonts w:cs="Times New Roman" w:eastAsiaTheme="minorEastAsia"/>
        </w:rPr>
        <w:endnoteReference w:id="20"/>
      </w:r>
      <w:r>
        <w:rPr>
          <w:rStyle w:val="18"/>
          <w:rFonts w:cs="Times New Roman" w:eastAsiaTheme="minorEastAsia"/>
        </w:rPr>
        <w:t>]</w:t>
      </w:r>
      <w:r>
        <w:rPr>
          <w:rFonts w:cs="Times New Roman"/>
        </w:rPr>
        <w:t xml:space="preserve">, </w:t>
      </w:r>
      <w:r>
        <w:rPr>
          <w:rFonts w:cs="Times New Roman"/>
          <w:b/>
          <w:bCs/>
        </w:rPr>
        <w:t xml:space="preserve">FIFO </w:t>
      </w:r>
      <w:r>
        <w:rPr>
          <w:rFonts w:cs="Times New Roman"/>
        </w:rPr>
        <w:t xml:space="preserve">(First In First Out) and </w:t>
      </w:r>
      <w:r>
        <w:rPr>
          <w:rFonts w:cs="Times New Roman"/>
          <w:b/>
          <w:bCs/>
        </w:rPr>
        <w:t>Clock</w:t>
      </w:r>
      <w:r>
        <w:rPr>
          <w:rFonts w:cs="Times New Roman"/>
        </w:rPr>
        <w:t xml:space="preserve">. </w:t>
      </w:r>
      <w:r>
        <w:rPr>
          <w:rFonts w:cs="Times New Roman"/>
          <w:b/>
          <w:bCs/>
        </w:rPr>
        <w:t xml:space="preserve">LFU </w:t>
      </w:r>
      <w:ins w:id="1463" w:author="Chung, Joseph" w:date="2020-08-23T18:52:00Z">
        <w:r>
          <w:rPr>
            <w:rFonts w:cs="Times New Roman"/>
          </w:rPr>
          <w:t>was</w:t>
        </w:r>
      </w:ins>
      <w:r>
        <w:rPr>
          <w:rFonts w:cs="Times New Roman"/>
        </w:rPr>
        <w:t xml:space="preserve"> found </w:t>
      </w:r>
      <w:ins w:id="1464" w:author="Chung, Joseph" w:date="2020-08-23T18:52:00Z">
        <w:r>
          <w:rPr>
            <w:rFonts w:cs="Times New Roman"/>
          </w:rPr>
          <w:t xml:space="preserve">to be </w:t>
        </w:r>
      </w:ins>
      <w:r>
        <w:rPr>
          <w:rFonts w:cs="Times New Roman"/>
        </w:rPr>
        <w:t xml:space="preserve">most suitable for the proposed search engine system. Following </w:t>
      </w:r>
      <w:ins w:id="1465" w:author="Chung, Joseph" w:date="2020-08-23T18:52:00Z">
        <w:r>
          <w:rPr>
            <w:rFonts w:cs="Times New Roman"/>
          </w:rPr>
          <w:t xml:space="preserve">the </w:t>
        </w:r>
      </w:ins>
      <w:r>
        <w:rPr>
          <w:rFonts w:cs="Times New Roman"/>
          <w:b/>
          <w:bCs/>
        </w:rPr>
        <w:t xml:space="preserve">LFU </w:t>
      </w:r>
      <w:r>
        <w:rPr>
          <w:rFonts w:cs="Times New Roman"/>
        </w:rPr>
        <w:t xml:space="preserve">rule, in non-relational cache database, the page with the </w:t>
      </w:r>
      <w:r>
        <w:rPr>
          <w:rFonts w:cs="Times New Roman"/>
          <w:i/>
          <w:iCs/>
        </w:rPr>
        <w:t>&lt;key, ids&gt;</w:t>
      </w:r>
      <w:r>
        <w:rPr>
          <w:rFonts w:cs="Times New Roman"/>
        </w:rPr>
        <w:t xml:space="preserve"> with lowest search frequency is next to </w:t>
      </w:r>
      <w:ins w:id="1466" w:author="Chung, Joseph" w:date="2020-08-23T18:52:00Z">
        <w:r>
          <w:rPr>
            <w:rFonts w:cs="Times New Roman"/>
          </w:rPr>
          <w:t xml:space="preserve">be </w:t>
        </w:r>
      </w:ins>
      <w:r>
        <w:rPr>
          <w:rFonts w:cs="Times New Roman"/>
        </w:rPr>
        <w:t xml:space="preserve">moved out </w:t>
      </w:r>
      <w:ins w:id="1467" w:author="Chung, Joseph" w:date="2020-08-23T18:52:00Z">
        <w:r>
          <w:rPr>
            <w:rFonts w:cs="Times New Roman"/>
          </w:rPr>
          <w:t xml:space="preserve">of </w:t>
        </w:r>
      </w:ins>
      <w:r>
        <w:rPr>
          <w:rFonts w:cs="Times New Roman"/>
        </w:rPr>
        <w:t xml:space="preserve">cache. Table 5 shows an example of keywords, IDs and frequency in </w:t>
      </w:r>
      <w:ins w:id="1468" w:author="Chung, Joseph" w:date="2020-08-23T18:53:00Z">
        <w:r>
          <w:rPr>
            <w:rFonts w:cs="Times New Roman"/>
          </w:rPr>
          <w:t xml:space="preserve">the </w:t>
        </w:r>
      </w:ins>
      <w:r>
        <w:rPr>
          <w:rFonts w:cs="Times New Roman"/>
        </w:rPr>
        <w:t>cache database.</w:t>
      </w:r>
    </w:p>
    <w:p>
      <w:pPr>
        <w:rPr>
          <w:rFonts w:cs="Times New Roman"/>
        </w:rPr>
      </w:pPr>
    </w:p>
    <w:p>
      <w:pPr>
        <w:pStyle w:val="38"/>
        <w:rPr>
          <w:rFonts w:cs="Times New Roman"/>
        </w:rPr>
      </w:pPr>
      <w:r>
        <w:rPr>
          <w:rFonts w:cs="Times New Roman"/>
        </w:rPr>
        <w:t xml:space="preserve">Table 5. </w:t>
      </w:r>
      <w:ins w:id="1469" w:author="Chung, Joseph" w:date="2020-08-23T18:53:00Z">
        <w:r>
          <w:rPr>
            <w:rFonts w:cs="Times New Roman"/>
          </w:rPr>
          <w:t xml:space="preserve">Keys, values </w:t>
        </w:r>
      </w:ins>
      <w:r>
        <w:rPr>
          <w:rFonts w:cs="Times New Roman"/>
        </w:rPr>
        <w:t xml:space="preserve">and </w:t>
      </w:r>
      <w:ins w:id="1470" w:author="Chung, Joseph" w:date="2020-08-23T18:53:00Z">
        <w:r>
          <w:rPr>
            <w:rFonts w:cs="Times New Roman"/>
          </w:rPr>
          <w:t xml:space="preserve">frequency </w:t>
        </w:r>
      </w:ins>
      <w:r>
        <w:rPr>
          <w:rFonts w:cs="Times New Roman"/>
        </w:rPr>
        <w:t xml:space="preserve">in </w:t>
      </w:r>
      <w:ins w:id="1471" w:author="Chung, Joseph" w:date="2020-08-23T18:53:00Z">
        <w:r>
          <w:rPr>
            <w:rFonts w:cs="Times New Roman"/>
          </w:rPr>
          <w:t xml:space="preserve">the </w:t>
        </w:r>
      </w:ins>
      <w:r>
        <w:rPr>
          <w:rFonts w:cs="Times New Roman"/>
        </w:rPr>
        <w:t>cache non-relational database</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9"/>
        <w:gridCol w:w="3316"/>
        <w:gridCol w:w="1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cs="Times New Roman"/>
                <w:b/>
                <w:bCs/>
              </w:rPr>
            </w:pPr>
            <w:r>
              <w:rPr>
                <w:rFonts w:cs="Times New Roman"/>
                <w:b/>
                <w:bCs/>
              </w:rPr>
              <w:t>Key</w:t>
            </w:r>
          </w:p>
        </w:tc>
        <w:tc>
          <w:tcPr>
            <w:tcW w:w="3316" w:type="dxa"/>
          </w:tcPr>
          <w:p>
            <w:pPr>
              <w:widowControl w:val="0"/>
              <w:rPr>
                <w:rFonts w:cs="Times New Roman"/>
                <w:b/>
                <w:bCs/>
              </w:rPr>
            </w:pPr>
            <w:r>
              <w:rPr>
                <w:rFonts w:cs="Times New Roman"/>
                <w:b/>
                <w:bCs/>
              </w:rPr>
              <w:t>ID</w:t>
            </w:r>
          </w:p>
        </w:tc>
        <w:tc>
          <w:tcPr>
            <w:tcW w:w="1350" w:type="dxa"/>
          </w:tcPr>
          <w:p>
            <w:pPr>
              <w:widowControl w:val="0"/>
              <w:rPr>
                <w:rFonts w:cs="Times New Roman"/>
                <w:b/>
                <w:bCs/>
              </w:rPr>
            </w:pPr>
            <w:r>
              <w:rPr>
                <w:rFonts w:cs="Times New Roman"/>
                <w:b/>
                <w:bCs/>
              </w:rPr>
              <w:t>Frequency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cs="Times New Roman"/>
                <w:i/>
                <w:sz w:val="22"/>
              </w:rPr>
            </w:pPr>
            <w:r>
              <w:rPr>
                <w:rFonts w:cs="Times New Roman"/>
                <w:i/>
                <w:sz w:val="22"/>
              </w:rPr>
              <w:t>Key1</w:t>
            </w:r>
          </w:p>
        </w:tc>
        <w:tc>
          <w:tcPr>
            <w:tcW w:w="3316" w:type="dxa"/>
          </w:tcPr>
          <w:p>
            <w:pPr>
              <w:widowControl w:val="0"/>
              <w:rPr>
                <w:rFonts w:cs="Times New Roman"/>
                <w:i/>
                <w:sz w:val="22"/>
              </w:rPr>
            </w:pPr>
            <w:r>
              <w:rPr>
                <w:rFonts w:cs="Times New Roman"/>
                <w:i/>
                <w:sz w:val="22"/>
              </w:rPr>
              <w:t>1,2,3,4,5</w:t>
            </w:r>
          </w:p>
        </w:tc>
        <w:tc>
          <w:tcPr>
            <w:tcW w:w="1350" w:type="dxa"/>
          </w:tcPr>
          <w:p>
            <w:pPr>
              <w:widowControl w:val="0"/>
              <w:rPr>
                <w:rFonts w:cs="Times New Roman"/>
                <w:sz w:val="22"/>
              </w:rPr>
            </w:pPr>
            <w:r>
              <w:rPr>
                <w:rFonts w:cs="Times New Roman"/>
                <w:sz w:val="22"/>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cs="Times New Roman"/>
                <w:i/>
                <w:sz w:val="22"/>
              </w:rPr>
            </w:pPr>
            <w:r>
              <w:rPr>
                <w:rFonts w:cs="Times New Roman"/>
                <w:i/>
                <w:sz w:val="22"/>
              </w:rPr>
              <w:t>Key2</w:t>
            </w:r>
          </w:p>
        </w:tc>
        <w:tc>
          <w:tcPr>
            <w:tcW w:w="3316" w:type="dxa"/>
          </w:tcPr>
          <w:p>
            <w:pPr>
              <w:widowControl w:val="0"/>
              <w:rPr>
                <w:rFonts w:cs="Times New Roman"/>
                <w:i/>
                <w:sz w:val="22"/>
              </w:rPr>
            </w:pPr>
            <w:r>
              <w:rPr>
                <w:rFonts w:cs="Times New Roman"/>
                <w:i/>
                <w:sz w:val="22"/>
              </w:rPr>
              <w:t>6,7,8,9,10</w:t>
            </w:r>
          </w:p>
        </w:tc>
        <w:tc>
          <w:tcPr>
            <w:tcW w:w="1350" w:type="dxa"/>
          </w:tcPr>
          <w:p>
            <w:pPr>
              <w:widowControl w:val="0"/>
              <w:rPr>
                <w:rFonts w:cs="Times New Roman"/>
                <w:sz w:val="22"/>
              </w:rPr>
            </w:pPr>
            <w:r>
              <w:rPr>
                <w:rFonts w:cs="Times New Roman"/>
                <w:sz w:val="22"/>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39" w:type="dxa"/>
          </w:tcPr>
          <w:p>
            <w:pPr>
              <w:widowControl w:val="0"/>
              <w:rPr>
                <w:rFonts w:cs="Times New Roman"/>
                <w:i/>
                <w:sz w:val="22"/>
              </w:rPr>
            </w:pPr>
            <w:r>
              <w:rPr>
                <w:rFonts w:cs="Times New Roman"/>
                <w:i/>
                <w:sz w:val="22"/>
              </w:rPr>
              <w:t>Key3</w:t>
            </w:r>
          </w:p>
        </w:tc>
        <w:tc>
          <w:tcPr>
            <w:tcW w:w="3316" w:type="dxa"/>
          </w:tcPr>
          <w:p>
            <w:pPr>
              <w:widowControl w:val="0"/>
              <w:rPr>
                <w:rFonts w:cs="Times New Roman"/>
                <w:i/>
                <w:sz w:val="22"/>
              </w:rPr>
            </w:pPr>
            <w:r>
              <w:rPr>
                <w:rFonts w:cs="Times New Roman"/>
                <w:i/>
                <w:sz w:val="22"/>
              </w:rPr>
              <w:t>1,3,9,11,12</w:t>
            </w:r>
          </w:p>
        </w:tc>
        <w:tc>
          <w:tcPr>
            <w:tcW w:w="1350" w:type="dxa"/>
          </w:tcPr>
          <w:p>
            <w:pPr>
              <w:widowControl w:val="0"/>
              <w:rPr>
                <w:rFonts w:cs="Times New Roman"/>
                <w:sz w:val="22"/>
              </w:rPr>
            </w:pPr>
            <w:r>
              <w:rPr>
                <w:rFonts w:cs="Times New Roman"/>
                <w:sz w:val="22"/>
              </w:rPr>
              <w:t>30000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cs="Times New Roman"/>
                <w:i/>
                <w:sz w:val="22"/>
              </w:rPr>
            </w:pPr>
            <w:r>
              <w:rPr>
                <w:rFonts w:cs="Times New Roman"/>
                <w:i/>
                <w:sz w:val="22"/>
              </w:rPr>
              <w:t>Key4</w:t>
            </w:r>
          </w:p>
        </w:tc>
        <w:tc>
          <w:tcPr>
            <w:tcW w:w="3316" w:type="dxa"/>
          </w:tcPr>
          <w:p>
            <w:pPr>
              <w:widowControl w:val="0"/>
              <w:rPr>
                <w:rFonts w:cs="Times New Roman"/>
                <w:i/>
                <w:sz w:val="22"/>
              </w:rPr>
            </w:pPr>
            <w:r>
              <w:rPr>
                <w:rFonts w:cs="Times New Roman"/>
                <w:i/>
                <w:sz w:val="22"/>
              </w:rPr>
              <w:t>12,23,45,222,657,12321</w:t>
            </w:r>
          </w:p>
        </w:tc>
        <w:tc>
          <w:tcPr>
            <w:tcW w:w="1350" w:type="dxa"/>
          </w:tcPr>
          <w:p>
            <w:pPr>
              <w:widowControl w:val="0"/>
              <w:rPr>
                <w:rFonts w:cs="Times New Roman"/>
                <w:sz w:val="22"/>
              </w:rPr>
            </w:pPr>
            <w:r>
              <w:rPr>
                <w:rFonts w:cs="Times New Roman"/>
                <w:sz w:val="22"/>
              </w:rPr>
              <w:t>50000</w:t>
            </w:r>
          </w:p>
        </w:tc>
      </w:tr>
    </w:tbl>
    <w:p>
      <w:pPr>
        <w:rPr>
          <w:rFonts w:cs="Times New Roman"/>
        </w:rPr>
      </w:pPr>
    </w:p>
    <w:p>
      <w:pPr>
        <w:rPr>
          <w:rFonts w:cs="Times New Roman"/>
        </w:rPr>
      </w:pPr>
      <w:r>
        <w:rPr>
          <w:rFonts w:cs="Times New Roman"/>
        </w:rPr>
        <w:t xml:space="preserve">The </w:t>
      </w:r>
      <w:ins w:id="1472" w:author="Chung, Joseph" w:date="2020-08-23T18:53:00Z">
        <w:r>
          <w:rPr>
            <w:rFonts w:cs="Times New Roman"/>
          </w:rPr>
          <w:t xml:space="preserve">cache </w:t>
        </w:r>
      </w:ins>
      <w:r>
        <w:rPr>
          <w:rFonts w:cs="Times New Roman"/>
        </w:rPr>
        <w:t xml:space="preserve">switching process </w:t>
      </w:r>
      <w:ins w:id="1473" w:author="Chung, Joseph" w:date="2020-08-23T18:54:00Z">
        <w:r>
          <w:rPr>
            <w:rFonts w:cs="Times New Roman"/>
          </w:rPr>
          <w:t xml:space="preserve">using </w:t>
        </w:r>
      </w:ins>
      <w:ins w:id="1474" w:author="Chung, Joseph" w:date="2020-08-23T18:54:00Z">
        <w:r>
          <w:rPr>
            <w:rFonts w:cs="Times New Roman"/>
            <w:b/>
          </w:rPr>
          <w:t>LRU</w:t>
        </w:r>
      </w:ins>
      <w:ins w:id="1475" w:author="Chung, Joseph" w:date="2020-08-23T18:54:00Z">
        <w:r>
          <w:rPr>
            <w:rFonts w:cs="Times New Roman"/>
          </w:rPr>
          <w:t xml:space="preserve"> </w:t>
        </w:r>
      </w:ins>
      <w:r>
        <w:rPr>
          <w:rFonts w:cs="Times New Roman"/>
        </w:rPr>
        <w:t xml:space="preserve">is shown in </w:t>
      </w:r>
      <w:del w:id="1476" w:author="devil" w:date="2020-08-23T11:25:00Z">
        <w:r>
          <w:rPr>
            <w:rFonts w:cs="Times New Roman"/>
          </w:rPr>
          <w:delText>Figure</w:delText>
        </w:r>
      </w:del>
      <w:ins w:id="1477" w:author="devil" w:date="2020-08-23T11:25:00Z">
        <w:r>
          <w:rPr>
            <w:rFonts w:hint="eastAsia" w:cs="Times New Roman"/>
          </w:rPr>
          <w:t>Fig.</w:t>
        </w:r>
      </w:ins>
      <w:r>
        <w:rPr>
          <w:rFonts w:cs="Times New Roman"/>
        </w:rPr>
        <w:t xml:space="preserve"> 20.</w:t>
      </w:r>
    </w:p>
    <w:p>
      <w:pPr>
        <w:rPr>
          <w:rFonts w:cs="Times New Roman"/>
        </w:rPr>
      </w:pPr>
      <w:r>
        <w:rPr>
          <w:rFonts w:cs="Times New Roman"/>
          <w:lang w:val="en-US" w:eastAsia="en-US"/>
        </w:rPr>
        <w:drawing>
          <wp:inline distT="0" distB="0" distL="114300" distR="114300">
            <wp:extent cx="5275580" cy="2827020"/>
            <wp:effectExtent l="0" t="0" r="1270" b="11430"/>
            <wp:docPr id="25" name="Picture 25" descr="Page-switch"/>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25" descr="Page-switch"/>
                    <pic:cNvPicPr>
                      <a:picLocks noChangeAspect="true"/>
                    </pic:cNvPicPr>
                  </pic:nvPicPr>
                  <pic:blipFill>
                    <a:blip r:embed="rId41"/>
                    <a:stretch>
                      <a:fillRect/>
                    </a:stretch>
                  </pic:blipFill>
                  <pic:spPr>
                    <a:xfrm>
                      <a:off x="0" y="0"/>
                      <a:ext cx="5275580" cy="2827020"/>
                    </a:xfrm>
                    <a:prstGeom prst="rect">
                      <a:avLst/>
                    </a:prstGeom>
                  </pic:spPr>
                </pic:pic>
              </a:graphicData>
            </a:graphic>
          </wp:inline>
        </w:drawing>
      </w:r>
    </w:p>
    <w:p>
      <w:pPr>
        <w:pStyle w:val="38"/>
        <w:rPr>
          <w:rFonts w:cs="Times New Roman"/>
        </w:rPr>
      </w:pPr>
      <w:del w:id="1478" w:author="devil" w:date="2020-08-23T11:25:00Z">
        <w:r>
          <w:rPr>
            <w:rFonts w:cs="Times New Roman"/>
          </w:rPr>
          <w:delText>Figure</w:delText>
        </w:r>
      </w:del>
      <w:ins w:id="1479" w:author="devil" w:date="2020-08-23T11:25:00Z">
        <w:r>
          <w:rPr>
            <w:rFonts w:hint="eastAsia" w:cs="Times New Roman"/>
          </w:rPr>
          <w:t>Fig.</w:t>
        </w:r>
      </w:ins>
      <w:r>
        <w:rPr>
          <w:rFonts w:cs="Times New Roman"/>
        </w:rPr>
        <w:t xml:space="preserve"> 20</w:t>
      </w:r>
      <w:ins w:id="1480" w:author="devil" w:date="2020-08-23T11:40:00Z">
        <w:r>
          <w:rPr>
            <w:rFonts w:hint="eastAsia" w:cs="Times New Roman"/>
            <w:lang w:val="en-US"/>
          </w:rPr>
          <w:t>.</w:t>
        </w:r>
      </w:ins>
      <w:r>
        <w:rPr>
          <w:rFonts w:cs="Times New Roman"/>
        </w:rPr>
        <w:t xml:space="preserve"> Cache switch process</w:t>
      </w:r>
    </w:p>
    <w:p>
      <w:pPr>
        <w:rPr>
          <w:rFonts w:cs="Times New Roman"/>
        </w:rPr>
      </w:pPr>
    </w:p>
    <w:p>
      <w:pPr>
        <w:rPr>
          <w:rFonts w:cs="Times New Roman"/>
        </w:rPr>
      </w:pPr>
      <w:r>
        <w:rPr>
          <w:rFonts w:cs="Times New Roman"/>
        </w:rPr>
        <w:t xml:space="preserve">In </w:t>
      </w:r>
      <w:ins w:id="1481" w:author="Chung, Joseph" w:date="2020-08-23T18:54:00Z">
        <w:r>
          <w:rPr>
            <w:rFonts w:cs="Times New Roman"/>
          </w:rPr>
          <w:t>the</w:t>
        </w:r>
      </w:ins>
      <w:r>
        <w:rPr>
          <w:rFonts w:cs="Times New Roman"/>
        </w:rPr>
        <w:t xml:space="preserve"> scenario</w:t>
      </w:r>
      <w:ins w:id="1482" w:author="Chung, Joseph" w:date="2020-08-23T18:54:00Z">
        <w:r>
          <w:rPr>
            <w:rFonts w:cs="Times New Roman"/>
          </w:rPr>
          <w:t xml:space="preserve"> shown in Fig. 20</w:t>
        </w:r>
      </w:ins>
      <w:r>
        <w:rPr>
          <w:rFonts w:cs="Times New Roman"/>
        </w:rPr>
        <w:t>, there are the &lt;</w:t>
      </w:r>
      <w:r>
        <w:rPr>
          <w:rFonts w:cs="Times New Roman"/>
          <w:i/>
        </w:rPr>
        <w:t>key, ids</w:t>
      </w:r>
      <w:r>
        <w:rPr>
          <w:rFonts w:cs="Times New Roman"/>
        </w:rPr>
        <w:t>&gt; entries already in the cache database. Suppos</w:t>
      </w:r>
      <w:ins w:id="1483" w:author="Chung, Joseph" w:date="2020-08-23T18:56:00Z">
        <w:r>
          <w:rPr>
            <w:rFonts w:cs="Times New Roman"/>
          </w:rPr>
          <w:t>e</w:t>
        </w:r>
      </w:ins>
      <w:r>
        <w:rPr>
          <w:rFonts w:cs="Times New Roman"/>
        </w:rPr>
        <w:t xml:space="preserve"> there is a new search with keyword </w:t>
      </w:r>
      <w:r>
        <w:rPr>
          <w:rFonts w:cs="Times New Roman"/>
          <w:i/>
        </w:rPr>
        <w:t>key5</w:t>
      </w:r>
      <w:r>
        <w:rPr>
          <w:rFonts w:cs="Times New Roman"/>
        </w:rPr>
        <w:t xml:space="preserve">, and it is not in the cache. If the keyword </w:t>
      </w:r>
      <w:r>
        <w:rPr>
          <w:rFonts w:cs="Times New Roman"/>
          <w:i/>
        </w:rPr>
        <w:t xml:space="preserve">key1 </w:t>
      </w:r>
      <w:r>
        <w:rPr>
          <w:rFonts w:cs="Times New Roman"/>
        </w:rPr>
        <w:t xml:space="preserve">has lowest frequency, then all data of </w:t>
      </w:r>
      <w:r>
        <w:rPr>
          <w:rFonts w:cs="Times New Roman"/>
          <w:i/>
        </w:rPr>
        <w:t>key1</w:t>
      </w:r>
      <w:r>
        <w:rPr>
          <w:rFonts w:cs="Times New Roman"/>
        </w:rPr>
        <w:t xml:space="preserve"> (</w:t>
      </w:r>
      <w:r>
        <w:rPr>
          <w:rFonts w:cs="Times New Roman"/>
          <w:i/>
        </w:rPr>
        <w:t xml:space="preserve">key1 </w:t>
      </w:r>
      <w:r>
        <w:rPr>
          <w:rFonts w:cs="Times New Roman"/>
        </w:rPr>
        <w:t xml:space="preserve">and its IDs) will be replaced by that of </w:t>
      </w:r>
      <w:r>
        <w:rPr>
          <w:rFonts w:cs="Times New Roman"/>
          <w:i/>
        </w:rPr>
        <w:t>key5</w:t>
      </w:r>
      <w:r>
        <w:rPr>
          <w:rFonts w:cs="Times New Roman"/>
        </w:rPr>
        <w:t>.</w:t>
      </w:r>
    </w:p>
    <w:p>
      <w:pPr>
        <w:pStyle w:val="3"/>
        <w:rPr>
          <w:rFonts w:cs="Times New Roman"/>
        </w:rPr>
      </w:pPr>
      <w:bookmarkStart w:id="219" w:name="_Toc149965253"/>
      <w:bookmarkStart w:id="220" w:name="_Toc17541"/>
      <w:bookmarkStart w:id="221" w:name="_Toc20967"/>
      <w:bookmarkStart w:id="222" w:name="_Toc22964"/>
      <w:bookmarkStart w:id="223" w:name="_Toc1902749276"/>
      <w:bookmarkStart w:id="224" w:name="_Toc1734142194"/>
      <w:r>
        <w:rPr>
          <w:rFonts w:cs="Times New Roman"/>
        </w:rPr>
        <w:t xml:space="preserve">5.3 </w:t>
      </w:r>
      <w:ins w:id="1484" w:author="Chung, Joseph" w:date="2020-08-23T19:02:00Z">
        <w:r>
          <w:rPr>
            <w:rFonts w:cs="Times New Roman"/>
          </w:rPr>
          <w:t xml:space="preserve">Resource </w:t>
        </w:r>
      </w:ins>
      <w:r>
        <w:rPr>
          <w:rFonts w:cs="Times New Roman"/>
        </w:rPr>
        <w:t>Rank</w:t>
      </w:r>
      <w:ins w:id="1485" w:author="Chung, Joseph" w:date="2020-08-23T19:02:00Z">
        <w:r>
          <w:rPr>
            <w:rFonts w:cs="Times New Roman"/>
          </w:rPr>
          <w:t>ing</w:t>
        </w:r>
      </w:ins>
      <w:r>
        <w:rPr>
          <w:rFonts w:cs="Times New Roman"/>
        </w:rPr>
        <w:t xml:space="preserve"> </w:t>
      </w:r>
      <w:ins w:id="1486" w:author="Chung, Joseph" w:date="2020-08-23T19:01:00Z">
        <w:r>
          <w:rPr>
            <w:rFonts w:cs="Times New Roman"/>
            <w:lang w:val="en-US"/>
          </w:rPr>
          <w:t>b</w:t>
        </w:r>
      </w:ins>
      <w:ins w:id="1487" w:author="Chung, Joseph" w:date="2020-08-23T19:01:00Z">
        <w:r>
          <w:rPr>
            <w:rFonts w:cs="Times New Roman"/>
          </w:rPr>
          <w:t xml:space="preserve">ased </w:t>
        </w:r>
      </w:ins>
      <w:r>
        <w:rPr>
          <w:rFonts w:cs="Times New Roman"/>
        </w:rPr>
        <w:t xml:space="preserve">on </w:t>
      </w:r>
      <w:bookmarkEnd w:id="219"/>
      <w:r>
        <w:rPr>
          <w:rFonts w:cs="Times New Roman"/>
        </w:rPr>
        <w:t>LRV</w:t>
      </w:r>
      <w:bookmarkEnd w:id="220"/>
      <w:bookmarkEnd w:id="221"/>
      <w:bookmarkEnd w:id="222"/>
      <w:bookmarkEnd w:id="223"/>
      <w:bookmarkEnd w:id="224"/>
    </w:p>
    <w:p>
      <w:pPr>
        <w:rPr>
          <w:rFonts w:cs="Times New Roman"/>
        </w:rPr>
      </w:pPr>
      <w:ins w:id="1488" w:author="Chung, Joseph" w:date="2020-08-23T19:00:00Z">
        <w:r>
          <w:rPr>
            <w:rFonts w:cs="Times New Roman"/>
          </w:rPr>
          <w:t>A</w:t>
        </w:r>
      </w:ins>
      <w:r>
        <w:rPr>
          <w:rFonts w:cs="Times New Roman"/>
        </w:rPr>
        <w:t xml:space="preserve"> learning resources search engine needs to be evaluated more strictly</w:t>
      </w:r>
      <w:ins w:id="1489" w:author="Chung, Joseph" w:date="2020-08-23T19:03:00Z">
        <w:r>
          <w:rPr>
            <w:rFonts w:cs="Times New Roman"/>
          </w:rPr>
          <w:t xml:space="preserve">, given that it has </w:t>
        </w:r>
      </w:ins>
      <w:r>
        <w:rPr>
          <w:rFonts w:cs="Times New Roman"/>
        </w:rPr>
        <w:t>more features</w:t>
      </w:r>
      <w:ins w:id="1490" w:author="Chung, Joseph" w:date="2020-08-23T19:00:00Z">
        <w:r>
          <w:rPr>
            <w:rFonts w:cs="Times New Roman"/>
          </w:rPr>
          <w:t xml:space="preserve"> than a normal search engine</w:t>
        </w:r>
      </w:ins>
      <w:r>
        <w:rPr>
          <w:rFonts w:cs="Times New Roman"/>
        </w:rPr>
        <w:t xml:space="preserve">. As introduced earlier, the basic DRLV idea is designed to evaluate learning resources based on their six characteristics. We call it the </w:t>
      </w:r>
      <w:r>
        <w:rPr>
          <w:rFonts w:cs="Times New Roman"/>
          <w:b/>
          <w:bCs/>
        </w:rPr>
        <w:t xml:space="preserve">LRV </w:t>
      </w:r>
      <w:r>
        <w:rPr>
          <w:rFonts w:cs="Times New Roman"/>
        </w:rPr>
        <w:t>model. The list of resources quanti</w:t>
      </w:r>
      <w:ins w:id="1491" w:author="Chung, Joseph" w:date="2020-08-23T19:03:00Z">
        <w:r>
          <w:rPr>
            <w:rFonts w:cs="Times New Roman"/>
          </w:rPr>
          <w:t>fied using</w:t>
        </w:r>
      </w:ins>
      <w:r>
        <w:rPr>
          <w:rFonts w:cs="Times New Roman"/>
        </w:rPr>
        <w:t xml:space="preserve"> six characteristics are returned to users</w:t>
      </w:r>
      <w:ins w:id="1492" w:author="Chung, Joseph" w:date="2020-08-23T19:04:00Z">
        <w:r>
          <w:rPr>
            <w:rFonts w:cs="Times New Roman"/>
          </w:rPr>
          <w:t>,</w:t>
        </w:r>
      </w:ins>
      <w:r>
        <w:rPr>
          <w:rFonts w:cs="Times New Roman"/>
        </w:rPr>
        <w:t xml:space="preserve"> from high</w:t>
      </w:r>
      <w:ins w:id="1493" w:author="Chung, Joseph" w:date="2020-08-23T19:04:00Z">
        <w:r>
          <w:rPr>
            <w:rFonts w:cs="Times New Roman"/>
          </w:rPr>
          <w:t>est</w:t>
        </w:r>
      </w:ins>
      <w:r>
        <w:rPr>
          <w:rFonts w:cs="Times New Roman"/>
        </w:rPr>
        <w:t xml:space="preserve"> to low</w:t>
      </w:r>
      <w:ins w:id="1494" w:author="Chung, Joseph" w:date="2020-08-23T19:04:00Z">
        <w:r>
          <w:rPr>
            <w:rFonts w:cs="Times New Roman"/>
          </w:rPr>
          <w:t>est relevance</w:t>
        </w:r>
      </w:ins>
      <w:r>
        <w:rPr>
          <w:rFonts w:cs="Times New Roman"/>
        </w:rPr>
        <w:t>.</w:t>
      </w:r>
    </w:p>
    <w:p>
      <w:pPr>
        <w:pStyle w:val="4"/>
        <w:rPr>
          <w:rFonts w:cs="Times New Roman"/>
        </w:rPr>
      </w:pPr>
      <w:bookmarkStart w:id="225" w:name="_Toc1294107290"/>
      <w:bookmarkStart w:id="226" w:name="_Toc15958"/>
      <w:bookmarkStart w:id="227" w:name="_Toc31127"/>
      <w:bookmarkStart w:id="228" w:name="_Toc14114"/>
      <w:bookmarkStart w:id="229" w:name="_Toc202813457"/>
      <w:bookmarkStart w:id="230" w:name="_Toc1110056731"/>
      <w:r>
        <w:rPr>
          <w:rFonts w:cs="Times New Roman"/>
        </w:rPr>
        <w:t xml:space="preserve">5.3.1 </w:t>
      </w:r>
      <w:bookmarkEnd w:id="225"/>
      <w:r>
        <w:rPr>
          <w:rFonts w:cs="Times New Roman"/>
        </w:rPr>
        <w:t>Resource Characteristics</w:t>
      </w:r>
      <w:bookmarkEnd w:id="226"/>
      <w:bookmarkEnd w:id="227"/>
      <w:bookmarkEnd w:id="228"/>
      <w:bookmarkEnd w:id="229"/>
      <w:bookmarkEnd w:id="230"/>
    </w:p>
    <w:p>
      <w:pPr>
        <w:rPr>
          <w:rFonts w:cs="Times New Roman"/>
        </w:rPr>
      </w:pPr>
      <w:r>
        <w:rPr>
          <w:rFonts w:cs="Times New Roman"/>
        </w:rPr>
        <w:t xml:space="preserve">Resource characteristics can be static or dynamic. Dynamic means that the value of </w:t>
      </w:r>
      <w:ins w:id="1495" w:author="Chung, Joseph" w:date="2020-08-23T19:04:00Z">
        <w:r>
          <w:rPr>
            <w:rFonts w:cs="Times New Roman"/>
          </w:rPr>
          <w:t xml:space="preserve">a </w:t>
        </w:r>
      </w:ins>
      <w:r>
        <w:rPr>
          <w:rFonts w:cs="Times New Roman"/>
        </w:rPr>
        <w:t xml:space="preserve">characteristic is generated dynamically, and different values are generated each time under different conditions. It has no direct relationship with the resource itself. Different conditions can produce different results even on the same resource. A dynamic characteristic is never stored in any database. In contrast, a static characteristic is stored in the database. </w:t>
      </w:r>
    </w:p>
    <w:p>
      <w:pPr>
        <w:rPr>
          <w:rFonts w:cs="Times New Roman"/>
        </w:rPr>
      </w:pPr>
    </w:p>
    <w:p>
      <w:pPr>
        <w:rPr>
          <w:rFonts w:cs="Times New Roman"/>
        </w:rPr>
      </w:pPr>
      <w:r>
        <w:rPr>
          <w:rFonts w:cs="Times New Roman"/>
        </w:rPr>
        <w:t xml:space="preserve">Among the six characteristics, only </w:t>
      </w:r>
      <w:ins w:id="1496" w:author="Chung, Joseph" w:date="2020-08-23T19:05:00Z">
        <w:r>
          <w:rPr>
            <w:rFonts w:cs="Times New Roman"/>
          </w:rPr>
          <w:t>“</w:t>
        </w:r>
      </w:ins>
      <w:r>
        <w:rPr>
          <w:rFonts w:cs="Times New Roman"/>
        </w:rPr>
        <w:t>suitability</w:t>
      </w:r>
      <w:ins w:id="1497" w:author="Chung, Joseph" w:date="2020-08-23T19:05:00Z">
        <w:r>
          <w:rPr>
            <w:rFonts w:cs="Times New Roman"/>
          </w:rPr>
          <w:t>”</w:t>
        </w:r>
      </w:ins>
      <w:r>
        <w:rPr>
          <w:rFonts w:cs="Times New Roman"/>
        </w:rPr>
        <w:t xml:space="preserve"> is dynamic. It is related to the user's search keywords. The other characteristics</w:t>
      </w:r>
      <w:ins w:id="1498" w:author="Chung, Joseph" w:date="2020-08-23T19:05:00Z">
        <w:r>
          <w:rPr>
            <w:rFonts w:cs="Times New Roman"/>
          </w:rPr>
          <w:t>,</w:t>
        </w:r>
      </w:ins>
      <w:r>
        <w:rPr>
          <w:rFonts w:cs="Times New Roman"/>
        </w:rPr>
        <w:t xml:space="preserve"> </w:t>
      </w:r>
      <w:ins w:id="1499" w:author="Chung, Joseph" w:date="2020-08-23T19:05:00Z">
        <w:r>
          <w:rPr>
            <w:rFonts w:cs="Times New Roman"/>
          </w:rPr>
          <w:t>“reliability”</w:t>
        </w:r>
      </w:ins>
      <w:r>
        <w:rPr>
          <w:rFonts w:cs="Times New Roman"/>
        </w:rPr>
        <w:t xml:space="preserve">, </w:t>
      </w:r>
      <w:ins w:id="1500" w:author="Chung, Joseph" w:date="2020-08-23T19:05:00Z">
        <w:r>
          <w:rPr>
            <w:rFonts w:cs="Times New Roman"/>
          </w:rPr>
          <w:t>“practicality”</w:t>
        </w:r>
      </w:ins>
      <w:r>
        <w:rPr>
          <w:rFonts w:cs="Times New Roman"/>
        </w:rPr>
        <w:t xml:space="preserve">, </w:t>
      </w:r>
      <w:ins w:id="1501" w:author="Chung, Joseph" w:date="2020-08-23T19:05:00Z">
        <w:r>
          <w:rPr>
            <w:rFonts w:cs="Times New Roman"/>
          </w:rPr>
          <w:t>“popularity”</w:t>
        </w:r>
      </w:ins>
      <w:r>
        <w:rPr>
          <w:rFonts w:cs="Times New Roman"/>
        </w:rPr>
        <w:t xml:space="preserve">, </w:t>
      </w:r>
      <w:ins w:id="1502" w:author="Chung, Joseph" w:date="2020-08-23T19:05:00Z">
        <w:r>
          <w:rPr>
            <w:rFonts w:cs="Times New Roman"/>
          </w:rPr>
          <w:t xml:space="preserve">“feedback” </w:t>
        </w:r>
      </w:ins>
      <w:r>
        <w:rPr>
          <w:rFonts w:cs="Times New Roman"/>
        </w:rPr>
        <w:t xml:space="preserve">and </w:t>
      </w:r>
      <w:ins w:id="1503" w:author="Chung, Joseph" w:date="2020-08-23T19:05:00Z">
        <w:r>
          <w:rPr>
            <w:rFonts w:cs="Times New Roman"/>
          </w:rPr>
          <w:t>“cost”</w:t>
        </w:r>
      </w:ins>
      <w:r>
        <w:rPr>
          <w:rFonts w:cs="Times New Roman"/>
        </w:rPr>
        <w:t xml:space="preserve">, are all static. </w:t>
      </w:r>
      <w:ins w:id="1504" w:author="Chung, Joseph" w:date="2020-08-23T19:06:00Z">
        <w:r>
          <w:rPr>
            <w:rFonts w:cs="Times New Roman"/>
          </w:rPr>
          <w:t xml:space="preserve">This </w:t>
        </w:r>
      </w:ins>
      <w:r>
        <w:rPr>
          <w:rFonts w:cs="Times New Roman"/>
        </w:rPr>
        <w:t xml:space="preserve">means </w:t>
      </w:r>
      <w:ins w:id="1505" w:author="Chung, Joseph" w:date="2020-08-23T19:06:00Z">
        <w:r>
          <w:rPr>
            <w:rFonts w:cs="Times New Roman"/>
          </w:rPr>
          <w:t xml:space="preserve">that </w:t>
        </w:r>
      </w:ins>
      <w:r>
        <w:rPr>
          <w:rFonts w:cs="Times New Roman"/>
        </w:rPr>
        <w:t xml:space="preserve">they are determined by the status of a resource itself. Static </w:t>
      </w:r>
      <w:ins w:id="1506" w:author="Chung, Joseph" w:date="2020-08-23T19:06:00Z">
        <w:r>
          <w:rPr>
            <w:rFonts w:cs="Times New Roman"/>
          </w:rPr>
          <w:t xml:space="preserve">does </w:t>
        </w:r>
      </w:ins>
      <w:r>
        <w:rPr>
          <w:rFonts w:cs="Times New Roman"/>
        </w:rPr>
        <w:t xml:space="preserve">not </w:t>
      </w:r>
      <w:ins w:id="1507" w:author="Chung, Joseph" w:date="2020-08-23T19:06:00Z">
        <w:r>
          <w:rPr>
            <w:rFonts w:cs="Times New Roman"/>
          </w:rPr>
          <w:t xml:space="preserve">mean </w:t>
        </w:r>
      </w:ins>
      <w:r>
        <w:rPr>
          <w:rFonts w:cs="Times New Roman"/>
        </w:rPr>
        <w:t>constant. It is just that static characteristics will not be changed in real time and will not change due to user search conditions. Static value</w:t>
      </w:r>
      <w:ins w:id="1508" w:author="Chung, Joseph" w:date="2020-08-23T19:06:00Z">
        <w:r>
          <w:rPr>
            <w:rFonts w:cs="Times New Roman"/>
          </w:rPr>
          <w:t>s</w:t>
        </w:r>
      </w:ins>
      <w:r>
        <w:rPr>
          <w:rFonts w:cs="Times New Roman"/>
        </w:rPr>
        <w:t xml:space="preserve"> </w:t>
      </w:r>
      <w:ins w:id="1509" w:author="Chung, Joseph" w:date="2020-08-23T19:06:00Z">
        <w:r>
          <w:rPr>
            <w:rFonts w:cs="Times New Roman"/>
          </w:rPr>
          <w:t xml:space="preserve">can </w:t>
        </w:r>
      </w:ins>
      <w:r>
        <w:rPr>
          <w:rFonts w:cs="Times New Roman"/>
        </w:rPr>
        <w:t>be changed due to the change of resource in views, evaluation, publisher, and so on.</w:t>
      </w:r>
    </w:p>
    <w:p>
      <w:pPr>
        <w:rPr>
          <w:rFonts w:cs="Times New Roman"/>
        </w:rPr>
      </w:pPr>
    </w:p>
    <w:p>
      <w:pPr>
        <w:numPr>
          <w:ilvl w:val="0"/>
          <w:numId w:val="15"/>
        </w:numPr>
        <w:rPr>
          <w:rFonts w:cs="Times New Roman"/>
          <w:b/>
          <w:bCs/>
        </w:rPr>
      </w:pPr>
      <w:bookmarkStart w:id="231" w:name="_Toc309849769"/>
      <w:r>
        <w:rPr>
          <w:rFonts w:cs="Times New Roman"/>
          <w:b/>
          <w:bCs/>
        </w:rPr>
        <w:t>Suitability</w:t>
      </w:r>
      <w:bookmarkEnd w:id="231"/>
    </w:p>
    <w:p>
      <w:pPr>
        <w:rPr>
          <w:rFonts w:cs="Times New Roman"/>
        </w:rPr>
      </w:pPr>
      <w:ins w:id="1510" w:author="Chung, Joseph" w:date="2020-08-23T19:43:00Z">
        <w:r>
          <w:rPr>
            <w:rFonts w:cs="Times New Roman"/>
          </w:rPr>
          <w:t>S</w:t>
        </w:r>
      </w:ins>
      <w:ins w:id="1511" w:author="Chung, Joseph" w:date="2020-08-23T19:40:00Z">
        <w:r>
          <w:rPr>
            <w:rFonts w:cs="Times New Roman"/>
          </w:rPr>
          <w:t xml:space="preserve">uitability </w:t>
        </w:r>
      </w:ins>
      <w:ins w:id="1512" w:author="Chung, Joseph" w:date="2020-08-23T19:43:00Z">
        <w:r>
          <w:rPr>
            <w:rFonts w:cs="Times New Roman"/>
          </w:rPr>
          <w:t xml:space="preserve">of a resource </w:t>
        </w:r>
      </w:ins>
      <w:r>
        <w:rPr>
          <w:rFonts w:cs="Times New Roman"/>
        </w:rPr>
        <w:t xml:space="preserve">is a dynamic characteristic of </w:t>
      </w:r>
      <w:r>
        <w:rPr>
          <w:rFonts w:cs="Times New Roman"/>
          <w:b/>
          <w:bCs/>
        </w:rPr>
        <w:t>LRV</w:t>
      </w:r>
      <w:r>
        <w:rPr>
          <w:rFonts w:cs="Times New Roman"/>
        </w:rPr>
        <w:t xml:space="preserve">. It changes with each search behavior. Suitability means the results match the user's search keywords and purpose. If it is not what the user wants, no matter how good the result is, it is still considered as an unsuitable resource. How to measure what users want? We can put all the </w:t>
      </w:r>
      <w:r>
        <w:rPr>
          <w:rFonts w:cs="Times New Roman"/>
          <w:i/>
        </w:rPr>
        <w:t>N</w:t>
      </w:r>
      <w:r>
        <w:rPr>
          <w:rFonts w:cs="Times New Roman"/>
        </w:rPr>
        <w:t xml:space="preserve"> keywords into an array: </w:t>
      </w:r>
      <w:r>
        <w:rPr>
          <w:rFonts w:cs="Times New Roman"/>
          <w:i/>
          <w:iCs/>
        </w:rPr>
        <w:t>[ k(1), k(2), ... k(i),…k(N) ]</w:t>
      </w:r>
      <w:r>
        <w:rPr>
          <w:rFonts w:cs="Times New Roman"/>
        </w:rPr>
        <w:t xml:space="preserve">, and list the </w:t>
      </w:r>
      <w:r>
        <w:rPr>
          <w:rFonts w:cs="Times New Roman"/>
          <w:i/>
        </w:rPr>
        <w:t>M</w:t>
      </w:r>
      <w:r>
        <w:rPr>
          <w:rFonts w:cs="Times New Roman"/>
        </w:rPr>
        <w:t xml:space="preserve"> resources as </w:t>
      </w:r>
      <w:r>
        <w:rPr>
          <w:rFonts w:cs="Times New Roman"/>
          <w:i/>
          <w:iCs/>
        </w:rPr>
        <w:t xml:space="preserve">[ r(1), r(2), ... r(j),…, r(M) ]. </w:t>
      </w:r>
      <w:r>
        <w:rPr>
          <w:rFonts w:cs="Times New Roman"/>
        </w:rPr>
        <w:t xml:space="preserve"> We use keywords array to match the information of resources, because these keywords represent the general purposes of the users. For each resource </w:t>
      </w:r>
      <w:r>
        <w:rPr>
          <w:rFonts w:cs="Times New Roman"/>
          <w:i/>
        </w:rPr>
        <w:t>r(j),</w:t>
      </w:r>
      <w:r>
        <w:rPr>
          <w:rFonts w:cs="Times New Roman"/>
        </w:rPr>
        <w:t xml:space="preserve"> to calculate its Suitability</w:t>
      </w:r>
      <w:r>
        <w:rPr>
          <w:rFonts w:cs="Times New Roman"/>
          <w:i/>
          <w:iCs/>
        </w:rPr>
        <w:t xml:space="preserve"> S(j)</w:t>
      </w:r>
      <w:r>
        <w:rPr>
          <w:rFonts w:cs="Times New Roman"/>
          <w:i/>
        </w:rPr>
        <w:t xml:space="preserve">, </w:t>
      </w:r>
      <w:ins w:id="1513" w:author="Chung, Joseph" w:date="2020-08-23T19:41:00Z">
        <w:r>
          <w:rPr>
            <w:rFonts w:cs="Times New Roman"/>
          </w:rPr>
          <w:t>we</w:t>
        </w:r>
      </w:ins>
      <w:ins w:id="1514" w:author="Chung, Joseph" w:date="2020-08-23T19:41:00Z">
        <w:r>
          <w:rPr>
            <w:rFonts w:cs="Times New Roman"/>
            <w:i/>
          </w:rPr>
          <w:t xml:space="preserve"> </w:t>
        </w:r>
      </w:ins>
      <w:r>
        <w:rPr>
          <w:rFonts w:cs="Times New Roman"/>
        </w:rPr>
        <w:t>check against all the keywords, from</w:t>
      </w:r>
      <w:r>
        <w:rPr>
          <w:rFonts w:cs="Times New Roman"/>
          <w:i/>
        </w:rPr>
        <w:t xml:space="preserve"> k(1) to k(N)</w:t>
      </w:r>
      <w:r>
        <w:rPr>
          <w:rFonts w:cs="Times New Roman"/>
        </w:rPr>
        <w:t xml:space="preserve">: </w:t>
      </w:r>
    </w:p>
    <w:p>
      <w:pPr>
        <w:rPr>
          <w:rFonts w:cs="Times New Roman"/>
        </w:rPr>
      </w:pPr>
      <m:oMathPara>
        <m:oMath>
          <m:r>
            <m:rPr/>
            <w:rPr>
              <w:rFonts w:ascii="Cambria Math" w:hAnsi="Cambria Math" w:cs="Times New Roman"/>
            </w:rPr>
            <m:t>S(j)</m:t>
          </m:r>
          <m:r>
            <m:rPr>
              <m:sty m:val="p"/>
            </m:rPr>
            <w:rPr>
              <w:rFonts w:ascii="Cambria Math" w:hAnsi="Cambria Math" w:cs="Times New Roman"/>
            </w:rPr>
            <m:t>=</m:t>
          </m:r>
          <m:nary>
            <m:naryPr>
              <m:chr m:val="∑"/>
              <m:grow m:val="true"/>
              <m:limLoc m:val="undOvr"/>
              <m:ctrlPr>
                <w:rPr>
                  <w:rFonts w:ascii="Cambria Math" w:hAnsi="Cambria Math" w:cs="Times New Roman"/>
                </w:rPr>
              </m:ctrlPr>
            </m:naryPr>
            <m:sub>
              <m:r>
                <m:rPr>
                  <m:sty m:val="p"/>
                </m:rPr>
                <w:rPr>
                  <w:rFonts w:ascii="Cambria Math" w:hAnsi="Cambria Math" w:cs="Times New Roman"/>
                </w:rPr>
                <m:t>1</m:t>
              </m:r>
              <m:ctrlPr>
                <w:rPr>
                  <w:rFonts w:ascii="Cambria Math" w:hAnsi="Cambria Math" w:cs="Times New Roman"/>
                </w:rPr>
              </m:ctrlPr>
            </m:sub>
            <m:sup>
              <m:r>
                <m:rPr/>
                <w:rPr>
                  <w:rFonts w:ascii="Cambria Math" w:hAnsi="Cambria Math" w:cs="Times New Roman"/>
                </w:rPr>
                <m:t>i</m:t>
              </m:r>
              <m:r>
                <m:rPr>
                  <m:sty m:val="p"/>
                </m:rPr>
                <w:rPr>
                  <w:rFonts w:ascii="Cambria Math" w:hAnsi="Cambria Math" w:cs="Times New Roman"/>
                </w:rPr>
                <m:t>=N</m:t>
              </m:r>
              <m:ctrlPr>
                <w:rPr>
                  <w:rFonts w:ascii="Cambria Math" w:hAnsi="Cambria Math" w:cs="Times New Roman"/>
                </w:rPr>
              </m:ctrlPr>
            </m:sup>
            <m:e>
              <m:r>
                <m:rPr>
                  <m:sty m:val="p"/>
                </m:rPr>
                <w:rPr>
                  <w:rFonts w:ascii="Cambria Math" w:hAnsi="Cambria Math" w:cs="Times New Roman"/>
                </w:rPr>
                <m:t>count1(</m:t>
              </m:r>
              <m:r>
                <m:rPr/>
                <w:rPr>
                  <w:rFonts w:ascii="Cambria Math" w:hAnsi="Cambria Math" w:cs="Times New Roman"/>
                </w:rPr>
                <m:t>i</m:t>
              </m:r>
              <m:r>
                <m:rPr>
                  <m:sty m:val="p"/>
                </m:rPr>
                <w:rPr>
                  <w:rFonts w:ascii="Cambria Math" w:hAnsi="Cambria Math" w:cs="Times New Roman"/>
                </w:rPr>
                <m:t>)+count2(</m:t>
              </m:r>
              <m:r>
                <m:rPr/>
                <w:rPr>
                  <w:rFonts w:ascii="Cambria Math" w:hAnsi="Cambria Math" w:cs="Times New Roman"/>
                </w:rPr>
                <m:t>i</m:t>
              </m:r>
              <m:r>
                <m:rPr>
                  <m:sty m:val="p"/>
                </m:rPr>
                <w:rPr>
                  <w:rFonts w:ascii="Cambria Math" w:hAnsi="Cambria Math" w:cs="Times New Roman"/>
                </w:rPr>
                <m:t>)+count3(</m:t>
              </m:r>
              <m:r>
                <m:rPr/>
                <w:rPr>
                  <w:rFonts w:ascii="Cambria Math" w:hAnsi="Cambria Math" w:cs="Times New Roman"/>
                </w:rPr>
                <m:t>i</m:t>
              </m:r>
              <m:r>
                <m:rPr>
                  <m:sty m:val="p"/>
                </m:rPr>
                <w:rPr>
                  <w:rFonts w:ascii="Cambria Math" w:hAnsi="Cambria Math" w:cs="Times New Roman"/>
                </w:rPr>
                <m:t>)</m:t>
              </m:r>
              <m:ctrlPr>
                <w:rPr>
                  <w:rFonts w:ascii="Cambria Math" w:hAnsi="Cambria Math" w:cs="Times New Roman"/>
                </w:rPr>
              </m:ctrlPr>
            </m:e>
          </m:nary>
        </m:oMath>
      </m:oMathPara>
    </w:p>
    <w:p>
      <w:pPr>
        <w:rPr>
          <w:rFonts w:cs="Times New Roman"/>
        </w:rPr>
      </w:pPr>
      <m:oMathPara>
        <m:oMath>
          <m:r>
            <m:rPr>
              <m:sty m:val="p"/>
            </m:rPr>
            <w:rPr>
              <w:rFonts w:ascii="Cambria Math" w:hAnsi="Cambria Math" w:cs="Times New Roman"/>
            </w:rPr>
            <m:t>count1</m:t>
          </m:r>
          <m:d>
            <m:dPr>
              <m:ctrlPr>
                <w:rPr>
                  <w:rFonts w:ascii="Cambria Math" w:hAnsi="Cambria Math" w:cs="Times New Roman"/>
                </w:rPr>
              </m:ctrlPr>
            </m:dPr>
            <m:e>
              <m:r>
                <m:rPr/>
                <w:rPr>
                  <w:rFonts w:ascii="Cambria Math" w:hAnsi="Cambria Math" w:cs="Times New Roman"/>
                </w:rPr>
                <m:t>i</m:t>
              </m:r>
              <m:ctrlPr>
                <w:rPr>
                  <w:rFonts w:ascii="Cambria Math" w:hAnsi="Cambria Math" w:cs="Times New Roman"/>
                </w:rPr>
              </m:ctrlPr>
            </m:e>
          </m:d>
          <m:r>
            <m:rPr>
              <m:sty m:val="p"/>
            </m:rPr>
            <w:rPr>
              <w:rFonts w:ascii="Cambria Math" w:hAnsi="Cambria Math" w:cs="Times New Roman"/>
            </w:rPr>
            <m:t>=# of times k(</m:t>
          </m:r>
          <m:r>
            <m:rPr/>
            <w:rPr>
              <w:rFonts w:ascii="Cambria Math" w:hAnsi="Cambria Math" w:cs="Times New Roman"/>
            </w:rPr>
            <m:t>i</m:t>
          </m:r>
          <m:r>
            <m:rPr>
              <m:sty m:val="p"/>
            </m:rPr>
            <w:rPr>
              <w:rFonts w:ascii="Cambria Math" w:hAnsi="Cambria Math" w:cs="Times New Roman"/>
            </w:rPr>
            <m:t xml:space="preserve">) appears in the </m:t>
          </m:r>
          <m:r>
            <m:rPr>
              <m:sty m:val="b"/>
            </m:rPr>
            <w:rPr>
              <w:rFonts w:ascii="Cambria Math" w:hAnsi="Cambria Math" w:cs="Times New Roman"/>
            </w:rPr>
            <m:t xml:space="preserve">title </m:t>
          </m:r>
          <m:r>
            <m:rPr>
              <m:sty m:val="p"/>
            </m:rPr>
            <w:rPr>
              <w:rFonts w:ascii="Cambria Math" w:hAnsi="Cambria Math" w:cs="Times New Roman"/>
            </w:rPr>
            <m:t>of r(</m:t>
          </m:r>
          <m:r>
            <m:rPr/>
            <w:rPr>
              <w:rFonts w:ascii="Cambria Math" w:hAnsi="Cambria Math" w:cs="Times New Roman"/>
            </w:rPr>
            <m:t>j</m:t>
          </m:r>
          <m:r>
            <m:rPr>
              <m:sty m:val="p"/>
            </m:rPr>
            <w:rPr>
              <w:rFonts w:ascii="Cambria Math" w:hAnsi="Cambria Math" w:cs="Times New Roman"/>
            </w:rPr>
            <m:t>), 1&lt;</m:t>
          </m:r>
          <m:r>
            <m:rPr/>
            <w:rPr>
              <w:rFonts w:ascii="Cambria Math" w:hAnsi="Cambria Math" w:cs="Times New Roman"/>
            </w:rPr>
            <m:t>i</m:t>
          </m:r>
          <m:r>
            <m:rPr>
              <m:sty m:val="p"/>
            </m:rPr>
            <w:rPr>
              <w:rFonts w:ascii="Cambria Math" w:hAnsi="Cambria Math" w:cs="Times New Roman"/>
            </w:rPr>
            <m:t>&lt;N</m:t>
          </m:r>
        </m:oMath>
      </m:oMathPara>
    </w:p>
    <w:p>
      <w:pPr>
        <w:rPr>
          <w:rFonts w:cs="Times New Roman"/>
        </w:rPr>
      </w:pPr>
      <m:oMathPara>
        <m:oMath>
          <m:r>
            <m:rPr>
              <m:sty m:val="p"/>
            </m:rPr>
            <w:rPr>
              <w:rFonts w:ascii="Cambria Math" w:hAnsi="Cambria Math" w:cs="Times New Roman"/>
            </w:rPr>
            <m:t>count2</m:t>
          </m:r>
          <m:d>
            <m:dPr>
              <m:ctrlPr>
                <w:rPr>
                  <w:rFonts w:ascii="Cambria Math" w:hAnsi="Cambria Math" w:cs="Times New Roman"/>
                </w:rPr>
              </m:ctrlPr>
            </m:dPr>
            <m:e>
              <m:r>
                <m:rPr/>
                <w:rPr>
                  <w:rFonts w:ascii="Cambria Math" w:hAnsi="Cambria Math" w:cs="Times New Roman"/>
                </w:rPr>
                <m:t>i</m:t>
              </m:r>
              <m:ctrlPr>
                <w:rPr>
                  <w:rFonts w:ascii="Cambria Math" w:hAnsi="Cambria Math" w:cs="Times New Roman"/>
                </w:rPr>
              </m:ctrlPr>
            </m:e>
          </m:d>
          <m:r>
            <m:rPr>
              <m:sty m:val="p"/>
            </m:rPr>
            <w:rPr>
              <w:rFonts w:ascii="Cambria Math" w:hAnsi="Cambria Math" w:cs="Times New Roman"/>
            </w:rPr>
            <m:t>=# of times k(</m:t>
          </m:r>
          <m:r>
            <m:rPr/>
            <w:rPr>
              <w:rFonts w:ascii="Cambria Math" w:hAnsi="Cambria Math" w:cs="Times New Roman"/>
            </w:rPr>
            <m:t>i</m:t>
          </m:r>
          <m:r>
            <m:rPr>
              <m:sty m:val="p"/>
            </m:rPr>
            <w:rPr>
              <w:rFonts w:ascii="Cambria Math" w:hAnsi="Cambria Math" w:cs="Times New Roman"/>
            </w:rPr>
            <m:t xml:space="preserve">) appears in the </m:t>
          </m:r>
          <m:r>
            <m:rPr>
              <m:sty m:val="b"/>
            </m:rPr>
            <w:rPr>
              <w:rFonts w:ascii="Cambria Math" w:hAnsi="Cambria Math" w:cs="Times New Roman"/>
            </w:rPr>
            <m:t>tags</m:t>
          </m:r>
          <m:r>
            <m:rPr>
              <m:sty m:val="p"/>
            </m:rPr>
            <w:rPr>
              <w:rFonts w:ascii="Cambria Math" w:hAnsi="Cambria Math" w:cs="Times New Roman"/>
            </w:rPr>
            <m:t xml:space="preserve"> of r(</m:t>
          </m:r>
          <m:r>
            <m:rPr/>
            <w:rPr>
              <w:rFonts w:ascii="Cambria Math" w:hAnsi="Cambria Math" w:cs="Times New Roman"/>
            </w:rPr>
            <m:t>j</m:t>
          </m:r>
          <m:r>
            <m:rPr>
              <m:sty m:val="p"/>
            </m:rPr>
            <w:rPr>
              <w:rFonts w:ascii="Cambria Math" w:hAnsi="Cambria Math" w:cs="Times New Roman"/>
            </w:rPr>
            <m:t>), 1&lt;</m:t>
          </m:r>
          <m:r>
            <m:rPr/>
            <w:rPr>
              <w:rFonts w:ascii="Cambria Math" w:hAnsi="Cambria Math" w:cs="Times New Roman"/>
            </w:rPr>
            <m:t>i</m:t>
          </m:r>
          <m:r>
            <m:rPr>
              <m:sty m:val="p"/>
            </m:rPr>
            <w:rPr>
              <w:rFonts w:ascii="Cambria Math" w:hAnsi="Cambria Math" w:cs="Times New Roman"/>
            </w:rPr>
            <m:t>&lt;N</m:t>
          </m:r>
        </m:oMath>
      </m:oMathPara>
    </w:p>
    <w:p>
      <w:pPr>
        <w:rPr>
          <w:rFonts w:cs="Times New Roman"/>
        </w:rPr>
      </w:pPr>
      <m:oMathPara>
        <m:oMath>
          <m:r>
            <m:rPr>
              <m:sty m:val="p"/>
            </m:rPr>
            <w:rPr>
              <w:rFonts w:ascii="Cambria Math" w:hAnsi="Cambria Math" w:cs="Times New Roman"/>
            </w:rPr>
            <m:t>count3</m:t>
          </m:r>
          <m:d>
            <m:dPr>
              <m:ctrlPr>
                <w:rPr>
                  <w:rFonts w:ascii="Cambria Math" w:hAnsi="Cambria Math" w:cs="Times New Roman"/>
                </w:rPr>
              </m:ctrlPr>
            </m:dPr>
            <m:e>
              <m:r>
                <m:rPr/>
                <w:rPr>
                  <w:rFonts w:ascii="Cambria Math" w:hAnsi="Cambria Math" w:cs="Times New Roman"/>
                </w:rPr>
                <m:t>i</m:t>
              </m:r>
              <m:ctrlPr>
                <w:rPr>
                  <w:rFonts w:ascii="Cambria Math" w:hAnsi="Cambria Math" w:cs="Times New Roman"/>
                </w:rPr>
              </m:ctrlPr>
            </m:e>
          </m:d>
          <m:r>
            <m:rPr>
              <m:sty m:val="p"/>
            </m:rPr>
            <w:rPr>
              <w:rFonts w:ascii="Cambria Math" w:hAnsi="Cambria Math" w:cs="Times New Roman"/>
            </w:rPr>
            <m:t>=# of times k(</m:t>
          </m:r>
          <m:r>
            <m:rPr/>
            <w:rPr>
              <w:rFonts w:ascii="Cambria Math" w:hAnsi="Cambria Math" w:cs="Times New Roman"/>
            </w:rPr>
            <m:t>i</m:t>
          </m:r>
          <m:r>
            <m:rPr>
              <m:sty m:val="p"/>
            </m:rPr>
            <w:rPr>
              <w:rFonts w:ascii="Cambria Math" w:hAnsi="Cambria Math" w:cs="Times New Roman"/>
            </w:rPr>
            <m:t xml:space="preserve">) appears in the </m:t>
          </m:r>
          <m:r>
            <m:rPr>
              <m:sty m:val="b"/>
            </m:rPr>
            <w:rPr>
              <w:rFonts w:ascii="Cambria Math" w:hAnsi="Cambria Math" w:cs="Times New Roman"/>
            </w:rPr>
            <m:t>description</m:t>
          </m:r>
          <m:r>
            <m:rPr>
              <m:sty m:val="p"/>
            </m:rPr>
            <w:rPr>
              <w:rFonts w:ascii="Cambria Math" w:hAnsi="Cambria Math" w:cs="Times New Roman"/>
            </w:rPr>
            <m:t xml:space="preserve"> of r(</m:t>
          </m:r>
          <m:r>
            <m:rPr/>
            <w:rPr>
              <w:rFonts w:ascii="Cambria Math" w:hAnsi="Cambria Math" w:cs="Times New Roman"/>
            </w:rPr>
            <m:t>j</m:t>
          </m:r>
          <m:r>
            <m:rPr>
              <m:sty m:val="p"/>
            </m:rPr>
            <w:rPr>
              <w:rFonts w:ascii="Cambria Math" w:hAnsi="Cambria Math" w:cs="Times New Roman"/>
            </w:rPr>
            <m:t>), 1&lt;</m:t>
          </m:r>
          <m:r>
            <m:rPr/>
            <w:rPr>
              <w:rFonts w:ascii="Cambria Math" w:hAnsi="Cambria Math" w:cs="Times New Roman"/>
            </w:rPr>
            <m:t>i</m:t>
          </m:r>
          <m:r>
            <m:rPr>
              <m:sty m:val="p"/>
            </m:rPr>
            <w:rPr>
              <w:rFonts w:ascii="Cambria Math" w:hAnsi="Cambria Math" w:cs="Times New Roman"/>
            </w:rPr>
            <m:t>&lt;N</m:t>
          </m:r>
        </m:oMath>
      </m:oMathPara>
    </w:p>
    <w:p>
      <w:pPr>
        <w:rPr>
          <w:rFonts w:cs="Times New Roman"/>
        </w:rPr>
      </w:pPr>
    </w:p>
    <w:p>
      <w:pPr>
        <w:rPr>
          <w:rFonts w:cs="Times New Roman"/>
        </w:rPr>
      </w:pPr>
      <w:ins w:id="1515" w:author="Chung, Joseph" w:date="2020-08-23T19:41:00Z">
        <w:r>
          <w:rPr>
            <w:rFonts w:cs="Times New Roman"/>
          </w:rPr>
          <w:t xml:space="preserve">This </w:t>
        </w:r>
      </w:ins>
      <w:r>
        <w:rPr>
          <w:rFonts w:cs="Times New Roman"/>
        </w:rPr>
        <w:t>adds up the frequency of each keyword in the title, tags and description of a targeted resource. Here</w:t>
      </w:r>
      <w:ins w:id="1516" w:author="Chung, Joseph" w:date="2020-08-23T19:42:00Z">
        <w:r>
          <w:rPr>
            <w:rFonts w:cs="Times New Roman"/>
          </w:rPr>
          <w:t>,</w:t>
        </w:r>
      </w:ins>
      <w:r>
        <w:rPr>
          <w:rFonts w:cs="Times New Roman"/>
        </w:rPr>
        <w:t xml:space="preserve"> a frequency is the number of time</w:t>
      </w:r>
      <w:ins w:id="1517" w:author="Chung, Joseph" w:date="2020-08-23T19:42:00Z">
        <w:r>
          <w:rPr>
            <w:rFonts w:cs="Times New Roman"/>
          </w:rPr>
          <w:t>s</w:t>
        </w:r>
      </w:ins>
      <w:r>
        <w:rPr>
          <w:rFonts w:cs="Times New Roman"/>
        </w:rPr>
        <w:t xml:space="preserve"> a keyword appears </w:t>
      </w:r>
      <w:ins w:id="1518" w:author="Chung, Joseph" w:date="2020-08-23T19:42:00Z">
        <w:r>
          <w:rPr>
            <w:rFonts w:cs="Times New Roman"/>
          </w:rPr>
          <w:t xml:space="preserve">in </w:t>
        </w:r>
      </w:ins>
      <w:r>
        <w:rPr>
          <w:rFonts w:cs="Times New Roman"/>
        </w:rPr>
        <w:t xml:space="preserve">each </w:t>
      </w:r>
      <w:ins w:id="1519" w:author="Chung, Joseph" w:date="2020-08-23T19:42:00Z">
        <w:r>
          <w:rPr>
            <w:rFonts w:cs="Times New Roman"/>
          </w:rPr>
          <w:t>item</w:t>
        </w:r>
      </w:ins>
      <w:r>
        <w:rPr>
          <w:rFonts w:cs="Times New Roman"/>
        </w:rPr>
        <w:t xml:space="preserve">: title, tags, or description. The higher the frequency of occurrence, the higher </w:t>
      </w:r>
      <w:ins w:id="1520" w:author="Chung, Joseph" w:date="2020-08-23T19:42:00Z">
        <w:r>
          <w:rPr>
            <w:rFonts w:cs="Times New Roman"/>
          </w:rPr>
          <w:t xml:space="preserve">the </w:t>
        </w:r>
      </w:ins>
      <w:r>
        <w:rPr>
          <w:rFonts w:cs="Times New Roman"/>
        </w:rPr>
        <w:t xml:space="preserve">value of resource suitability. Finally, </w:t>
      </w:r>
      <w:ins w:id="1521" w:author="Chung, Joseph" w:date="2020-08-23T19:42:00Z">
        <w:r>
          <w:rPr>
            <w:rFonts w:cs="Times New Roman"/>
          </w:rPr>
          <w:t xml:space="preserve">we </w:t>
        </w:r>
      </w:ins>
      <w:r>
        <w:rPr>
          <w:rFonts w:cs="Times New Roman"/>
        </w:rPr>
        <w:t xml:space="preserve">accumulate the number of times keywords appear in the title, description and tags of </w:t>
      </w:r>
      <w:r>
        <w:rPr>
          <w:rFonts w:cs="Times New Roman"/>
          <w:i/>
        </w:rPr>
        <w:t xml:space="preserve">r(j) </w:t>
      </w:r>
      <w:r>
        <w:rPr>
          <w:rFonts w:cs="Times New Roman"/>
        </w:rPr>
        <w:t xml:space="preserve">to get its suitability. The value of the </w:t>
      </w:r>
      <w:ins w:id="1522" w:author="Chung, Joseph" w:date="2020-08-23T19:42:00Z">
        <w:r>
          <w:rPr>
            <w:rFonts w:cs="Times New Roman"/>
          </w:rPr>
          <w:t xml:space="preserve">Suitability </w:t>
        </w:r>
      </w:ins>
      <w:r>
        <w:rPr>
          <w:rFonts w:cs="Times New Roman"/>
        </w:rPr>
        <w:t xml:space="preserve">should </w:t>
      </w:r>
      <w:ins w:id="1523" w:author="Chung, Joseph" w:date="2020-08-23T19:43:00Z">
        <w:r>
          <w:rPr>
            <w:rFonts w:cs="Times New Roman"/>
          </w:rPr>
          <w:t xml:space="preserve">be greater than </w:t>
        </w:r>
      </w:ins>
      <w:r>
        <w:rPr>
          <w:rFonts w:cs="Times New Roman"/>
          <w:iCs/>
        </w:rPr>
        <w:t>zero to be meaningful.</w:t>
      </w:r>
    </w:p>
    <w:p>
      <w:pPr>
        <w:rPr>
          <w:rFonts w:cs="Times New Roman"/>
        </w:rPr>
      </w:pPr>
    </w:p>
    <w:p>
      <w:pPr>
        <w:numPr>
          <w:ilvl w:val="0"/>
          <w:numId w:val="15"/>
        </w:numPr>
        <w:rPr>
          <w:rFonts w:cs="Times New Roman"/>
          <w:b/>
          <w:bCs/>
        </w:rPr>
      </w:pPr>
      <w:bookmarkStart w:id="232" w:name="_Toc1020645010"/>
      <w:r>
        <w:rPr>
          <w:rFonts w:cs="Times New Roman"/>
          <w:b/>
          <w:bCs/>
        </w:rPr>
        <w:t>Reliability</w:t>
      </w:r>
      <w:bookmarkEnd w:id="232"/>
    </w:p>
    <w:p>
      <w:pPr>
        <w:rPr>
          <w:rFonts w:cs="Times New Roman"/>
        </w:rPr>
      </w:pPr>
      <w:r>
        <w:rPr>
          <w:rFonts w:cs="Times New Roman"/>
        </w:rPr>
        <w:t xml:space="preserve">Reliability </w:t>
      </w:r>
      <w:ins w:id="1524" w:author="Chung, Joseph" w:date="2020-08-23T19:43:00Z">
        <w:r>
          <w:rPr>
            <w:rFonts w:cs="Times New Roman"/>
          </w:rPr>
          <w:t xml:space="preserve">of a resource </w:t>
        </w:r>
      </w:ins>
      <w:r>
        <w:rPr>
          <w:rFonts w:cs="Times New Roman"/>
        </w:rPr>
        <w:t xml:space="preserve">is determined by the source of resources, which we call resource publishers. Resource publishers </w:t>
      </w:r>
      <w:ins w:id="1525" w:author="Chung, Joseph" w:date="2020-08-23T19:43:00Z">
        <w:r>
          <w:rPr>
            <w:rFonts w:cs="Times New Roman"/>
          </w:rPr>
          <w:t>a</w:t>
        </w:r>
      </w:ins>
      <w:ins w:id="1526" w:author="Chung, Joseph" w:date="2020-08-23T19:44:00Z">
        <w:r>
          <w:rPr>
            <w:rFonts w:cs="Times New Roman"/>
          </w:rPr>
          <w:t xml:space="preserve">re of two </w:t>
        </w:r>
      </w:ins>
      <w:r>
        <w:rPr>
          <w:rFonts w:cs="Times New Roman"/>
        </w:rPr>
        <w:t xml:space="preserve">different types: </w:t>
      </w:r>
      <w:r>
        <w:rPr>
          <w:rFonts w:cs="Times New Roman"/>
          <w:b/>
        </w:rPr>
        <w:t xml:space="preserve">personal </w:t>
      </w:r>
      <w:r>
        <w:rPr>
          <w:rFonts w:cs="Times New Roman"/>
        </w:rPr>
        <w:t xml:space="preserve">accounts and organizational accounts. A personal account can be </w:t>
      </w:r>
      <w:r>
        <w:rPr>
          <w:rFonts w:cs="Times New Roman"/>
          <w:b/>
        </w:rPr>
        <w:t>certified</w:t>
      </w:r>
      <w:r>
        <w:rPr>
          <w:rFonts w:cs="Times New Roman"/>
        </w:rPr>
        <w:t xml:space="preserve"> or </w:t>
      </w:r>
      <w:r>
        <w:rPr>
          <w:rFonts w:cs="Times New Roman"/>
          <w:b/>
        </w:rPr>
        <w:t>uncertified</w:t>
      </w:r>
      <w:r>
        <w:rPr>
          <w:rFonts w:cs="Times New Roman"/>
        </w:rPr>
        <w:t>. The organizational</w:t>
      </w:r>
      <w:r>
        <w:rPr>
          <w:rFonts w:cs="Times New Roman"/>
          <w:b/>
        </w:rPr>
        <w:t xml:space="preserve"> </w:t>
      </w:r>
      <w:r>
        <w:rPr>
          <w:rFonts w:cs="Times New Roman"/>
        </w:rPr>
        <w:t xml:space="preserve">accounts must be verified. The Reliability value for a resource </w:t>
      </w:r>
      <w:r>
        <w:rPr>
          <w:rFonts w:cs="Times New Roman"/>
          <w:i/>
        </w:rPr>
        <w:t>R(j)</w:t>
      </w:r>
      <w:r>
        <w:rPr>
          <w:rFonts w:cs="Times New Roman"/>
        </w:rPr>
        <w:t xml:space="preserve"> is calculated as follows </w:t>
      </w:r>
      <w:ins w:id="1527" w:author="Chung, Joseph" w:date="2020-08-23T19:44:00Z">
        <w:r>
          <w:rPr>
            <w:rFonts w:cs="Times New Roman"/>
          </w:rPr>
          <w:t>(</w:t>
        </w:r>
      </w:ins>
      <w:r>
        <w:rPr>
          <w:rFonts w:cs="Times New Roman"/>
          <w:i/>
        </w:rPr>
        <w:t xml:space="preserve">r(j) </w:t>
      </w:r>
      <w:ins w:id="1528" w:author="Chung, Joseph" w:date="2020-08-23T19:44:00Z">
        <w:r>
          <w:rPr>
            <w:rFonts w:cs="Times New Roman"/>
          </w:rPr>
          <w:t>is a</w:t>
        </w:r>
      </w:ins>
      <w:ins w:id="1529" w:author="Chung, Joseph" w:date="2020-08-23T19:44:00Z">
        <w:r>
          <w:rPr>
            <w:rFonts w:cs="Times New Roman"/>
            <w:i/>
          </w:rPr>
          <w:t xml:space="preserve"> </w:t>
        </w:r>
      </w:ins>
      <w:r>
        <w:rPr>
          <w:rFonts w:cs="Times New Roman"/>
        </w:rPr>
        <w:t xml:space="preserve">reference to a resource, while R(j) refers to Reliability of </w:t>
      </w:r>
      <w:r>
        <w:rPr>
          <w:rFonts w:cs="Times New Roman"/>
          <w:i/>
        </w:rPr>
        <w:t>r(j)</w:t>
      </w:r>
      <w:r>
        <w:rPr>
          <w:rFonts w:cs="Times New Roman"/>
        </w:rPr>
        <w:t xml:space="preserve">. A </w:t>
      </w:r>
      <w:ins w:id="1530" w:author="Chung, Joseph" w:date="2020-08-23T19:47:00Z">
        <w:r>
          <w:rPr>
            <w:rFonts w:cs="Times New Roman"/>
          </w:rPr>
          <w:t xml:space="preserve">publisher is shown as </w:t>
        </w:r>
      </w:ins>
      <w:r>
        <w:rPr>
          <w:rFonts w:cs="Times New Roman"/>
        </w:rPr>
        <w:t>user(</w:t>
      </w:r>
      <w:r>
        <w:rPr>
          <w:rFonts w:cs="Times New Roman"/>
          <w:i/>
        </w:rPr>
        <w:t>k</w:t>
      </w:r>
      <w:r>
        <w:rPr>
          <w:rFonts w:cs="Times New Roman"/>
        </w:rPr>
        <w:t>)</w:t>
      </w:r>
      <w:ins w:id="1531" w:author="Chung, Joseph" w:date="2020-08-23T19:44:00Z">
        <w:r>
          <w:rPr>
            <w:rFonts w:cs="Times New Roman"/>
          </w:rPr>
          <w:t>)</w:t>
        </w:r>
      </w:ins>
      <w:ins w:id="1532" w:author="Chung, Joseph" w:date="2020-08-23T19:48:00Z">
        <w:r>
          <w:rPr>
            <w:rFonts w:cs="Times New Roman"/>
          </w:rPr>
          <w:t>:</w:t>
        </w:r>
      </w:ins>
    </w:p>
    <w:p>
      <w:pPr>
        <w:rPr>
          <w:rFonts w:cs="Times New Roman"/>
        </w:rPr>
      </w:pPr>
    </w:p>
    <w:p>
      <w:pPr>
        <w:rPr>
          <w:rFonts w:cs="Times New Roman"/>
        </w:rPr>
      </w:pPr>
      <m:oMathPara>
        <m:oMath>
          <m:r>
            <m:rPr/>
            <w:rPr>
              <w:rFonts w:ascii="Cambria Math" w:hAnsi="Cambria Math" w:cs="Times New Roman"/>
            </w:rPr>
            <m:t>R(j)</m:t>
          </m:r>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0,                                                     cer(</m:t>
                  </m:r>
                  <m:r>
                    <m:rPr/>
                    <w:rPr>
                      <w:rFonts w:ascii="Cambria Math" w:hAnsi="Cambria Math" w:cs="Times New Roman"/>
                    </w:rPr>
                    <m:t>k</m:t>
                  </m:r>
                  <m:r>
                    <m:rPr>
                      <m:sty m:val="p"/>
                    </m:rPr>
                    <w:rPr>
                      <w:rFonts w:ascii="Cambria Math" w:hAnsi="Cambria Math" w:cs="Times New Roman"/>
                    </w:rPr>
                    <m:t>)=0</m:t>
                  </m:r>
                  <m:ctrlPr>
                    <w:rPr>
                      <w:rFonts w:ascii="Cambria Math" w:hAnsi="Cambria Math" w:cs="Times New Roman"/>
                    </w:rPr>
                  </m:ctrlPr>
                </m:e>
                <m:e>
                  <m:r>
                    <m:rPr/>
                    <w:rPr>
                      <w:rFonts w:ascii="Cambria Math" w:hAnsi="Cambria Math" w:cs="Times New Roman"/>
                    </w:rPr>
                    <m:t>w1</m:t>
                  </m:r>
                  <m:r>
                    <m:rPr>
                      <m:sty m:val="p"/>
                    </m:rPr>
                    <w:rPr>
                      <w:rFonts w:ascii="Cambria Math" w:hAnsi="Cambria Math" w:cs="Times New Roman"/>
                    </w:rPr>
                    <m:t>×user</m:t>
                  </m:r>
                  <m:d>
                    <m:dPr>
                      <m:ctrlPr>
                        <w:rPr>
                          <w:rFonts w:ascii="Cambria Math" w:hAnsi="Cambria Math" w:cs="Times New Roman"/>
                        </w:rPr>
                      </m:ctrlPr>
                    </m:dPr>
                    <m:e>
                      <m:r>
                        <m:rPr/>
                        <w:rPr>
                          <w:rFonts w:ascii="Cambria Math" w:hAnsi="Cambria Math" w:cs="Times New Roman"/>
                        </w:rPr>
                        <m:t>k</m:t>
                      </m:r>
                      <m:ctrlPr>
                        <w:rPr>
                          <w:rFonts w:ascii="Cambria Math" w:hAnsi="Cambria Math" w:cs="Times New Roman"/>
                        </w:rPr>
                      </m:ctrlPr>
                    </m:e>
                  </m:d>
                  <m:r>
                    <m:rPr>
                      <m:sty m:val="p"/>
                    </m:rPr>
                    <w:rPr>
                      <w:rFonts w:ascii="Cambria Math" w:hAnsi="Cambria Math" w:cs="Times New Roman"/>
                    </w:rPr>
                    <m:t>,               cer(</m:t>
                  </m:r>
                  <m:r>
                    <m:rPr/>
                    <w:rPr>
                      <w:rFonts w:ascii="Cambria Math" w:hAnsi="Cambria Math" w:cs="Times New Roman"/>
                    </w:rPr>
                    <m:t>k</m:t>
                  </m:r>
                  <m:r>
                    <m:rPr>
                      <m:sty m:val="p"/>
                    </m:rPr>
                    <w:rPr>
                      <w:rFonts w:ascii="Cambria Math" w:hAnsi="Cambria Math" w:cs="Times New Roman"/>
                    </w:rPr>
                    <m:t>)=1∩org(</m:t>
                  </m:r>
                  <m:r>
                    <m:rPr/>
                    <w:rPr>
                      <w:rFonts w:ascii="Cambria Math" w:hAnsi="Cambria Math" w:cs="Times New Roman"/>
                    </w:rPr>
                    <m:t>k</m:t>
                  </m:r>
                  <m:r>
                    <m:rPr>
                      <m:sty m:val="p"/>
                    </m:rPr>
                    <w:rPr>
                      <w:rFonts w:ascii="Cambria Math" w:hAnsi="Cambria Math" w:cs="Times New Roman"/>
                    </w:rPr>
                    <m:t>)=0</m:t>
                  </m:r>
                  <m:ctrlPr>
                    <w:rPr>
                      <w:rFonts w:ascii="Cambria Math" w:hAnsi="Cambria Math" w:cs="Times New Roman"/>
                    </w:rPr>
                  </m:ctrlPr>
                </m:e>
                <m:e>
                  <m:r>
                    <m:rPr/>
                    <w:rPr>
                      <w:rFonts w:ascii="Cambria Math" w:hAnsi="Cambria Math" w:cs="Times New Roman"/>
                    </w:rPr>
                    <m:t>w2</m:t>
                  </m:r>
                  <m:r>
                    <m:rPr>
                      <m:sty m:val="p"/>
                    </m:rPr>
                    <w:rPr>
                      <w:rFonts w:ascii="Cambria Math" w:hAnsi="Cambria Math" w:cs="Times New Roman"/>
                    </w:rPr>
                    <m:t>×user</m:t>
                  </m:r>
                  <m:d>
                    <m:dPr>
                      <m:ctrlPr>
                        <w:rPr>
                          <w:rFonts w:ascii="Cambria Math" w:hAnsi="Cambria Math" w:cs="Times New Roman"/>
                        </w:rPr>
                      </m:ctrlPr>
                    </m:dPr>
                    <m:e>
                      <m:r>
                        <m:rPr/>
                        <w:rPr>
                          <w:rFonts w:ascii="Cambria Math" w:hAnsi="Cambria Math" w:cs="Times New Roman"/>
                        </w:rPr>
                        <m:t>k</m:t>
                      </m:r>
                      <m:ctrlPr>
                        <w:rPr>
                          <w:rFonts w:ascii="Cambria Math" w:hAnsi="Cambria Math" w:cs="Times New Roman"/>
                        </w:rPr>
                      </m:ctrlPr>
                    </m:e>
                  </m:d>
                  <m:r>
                    <m:rPr>
                      <m:sty m:val="p"/>
                    </m:rPr>
                    <w:rPr>
                      <w:rFonts w:ascii="Cambria Math" w:hAnsi="Cambria Math" w:cs="Times New Roman"/>
                    </w:rPr>
                    <m:t>,                                   org(</m:t>
                  </m:r>
                  <m:r>
                    <m:rPr/>
                    <w:rPr>
                      <w:rFonts w:ascii="Cambria Math" w:hAnsi="Cambria Math" w:cs="Times New Roman"/>
                    </w:rPr>
                    <m:t>k</m:t>
                  </m:r>
                  <m:r>
                    <m:rPr>
                      <m:sty m:val="p"/>
                    </m:rPr>
                    <w:rPr>
                      <w:rFonts w:ascii="Cambria Math" w:hAnsi="Cambria Math" w:cs="Times New Roman"/>
                    </w:rPr>
                    <m:t>)=1</m:t>
                  </m:r>
                  <m:ctrlPr>
                    <w:rPr>
                      <w:rFonts w:ascii="Cambria Math" w:hAnsi="Cambria Math" w:cs="Times New Roman"/>
                    </w:rPr>
                  </m:ctrlPr>
                </m:e>
              </m:eqArr>
              <m:ctrlPr>
                <w:rPr>
                  <w:rFonts w:ascii="Cambria Math" w:hAnsi="Cambria Math" w:cs="Times New Roman"/>
                </w:rPr>
              </m:ctrlPr>
            </m:e>
          </m:d>
        </m:oMath>
      </m:oMathPara>
    </w:p>
    <w:p>
      <w:pPr>
        <w:rPr>
          <w:rFonts w:cs="Times New Roman"/>
        </w:rPr>
      </w:pPr>
    </w:p>
    <w:p>
      <w:pPr>
        <w:rPr>
          <w:rFonts w:cs="Times New Roman"/>
        </w:rPr>
      </w:pPr>
      <w:ins w:id="1533" w:author="Chung, Joseph" w:date="2020-08-23T19:46:00Z">
        <w:r>
          <w:rPr>
            <w:rFonts w:cs="Times New Roman"/>
          </w:rPr>
          <w:t>The above</w:t>
        </w:r>
      </w:ins>
      <w:ins w:id="1534" w:author="Chung, Joseph" w:date="2020-08-23T19:51:00Z">
        <w:r>
          <w:rPr>
            <w:rFonts w:cs="Times New Roman"/>
          </w:rPr>
          <w:t xml:space="preserve"> formula</w:t>
        </w:r>
      </w:ins>
      <w:ins w:id="1535" w:author="Chung, Joseph" w:date="2020-08-23T19:46:00Z">
        <w:r>
          <w:rPr>
            <w:rFonts w:cs="Times New Roman"/>
          </w:rPr>
          <w:t xml:space="preserve"> </w:t>
        </w:r>
      </w:ins>
      <w:r>
        <w:rPr>
          <w:rFonts w:cs="Times New Roman"/>
        </w:rPr>
        <w:t>is a piecewise function:</w:t>
      </w:r>
    </w:p>
    <w:p>
      <w:pPr>
        <w:numPr>
          <w:ilvl w:val="0"/>
          <w:numId w:val="16"/>
        </w:numPr>
        <w:rPr>
          <w:rFonts w:cs="Times New Roman"/>
        </w:rPr>
      </w:pPr>
      <w:r>
        <w:rPr>
          <w:rFonts w:cs="Times New Roman"/>
        </w:rPr>
        <w:t xml:space="preserve">If the publisher </w:t>
      </w:r>
      <w:r>
        <w:rPr>
          <w:rFonts w:cs="Times New Roman"/>
          <w:i/>
        </w:rPr>
        <w:t>user(k)</w:t>
      </w:r>
      <w:r>
        <w:rPr>
          <w:rFonts w:cs="Times New Roman"/>
        </w:rPr>
        <w:t xml:space="preserve"> is not certified (variable </w:t>
      </w:r>
      <w:r>
        <w:rPr>
          <w:rFonts w:cs="Times New Roman"/>
          <w:i/>
          <w:iCs/>
        </w:rPr>
        <w:t>cer(k) = 0</w:t>
      </w:r>
      <w:r>
        <w:rPr>
          <w:rFonts w:cs="Times New Roman"/>
        </w:rPr>
        <w:t xml:space="preserve">), the </w:t>
      </w:r>
      <w:r>
        <w:rPr>
          <w:rFonts w:cs="Times New Roman"/>
          <w:i/>
          <w:iCs/>
        </w:rPr>
        <w:t>R(j)</w:t>
      </w:r>
      <w:r>
        <w:rPr>
          <w:rFonts w:cs="Times New Roman"/>
        </w:rPr>
        <w:t xml:space="preserve"> is 0.</w:t>
      </w:r>
    </w:p>
    <w:p>
      <w:pPr>
        <w:numPr>
          <w:ilvl w:val="0"/>
          <w:numId w:val="16"/>
        </w:numPr>
        <w:rPr>
          <w:rFonts w:cs="Times New Roman"/>
        </w:rPr>
      </w:pPr>
      <w:r>
        <w:rPr>
          <w:rFonts w:cs="Times New Roman"/>
        </w:rPr>
        <w:t xml:space="preserve">If the publisher </w:t>
      </w:r>
      <w:r>
        <w:rPr>
          <w:rFonts w:cs="Times New Roman"/>
          <w:i/>
        </w:rPr>
        <w:t>user(k)</w:t>
      </w:r>
      <w:r>
        <w:rPr>
          <w:rFonts w:cs="Times New Roman"/>
        </w:rPr>
        <w:t xml:space="preserve"> </w:t>
      </w:r>
      <w:ins w:id="1536" w:author="Chung, Joseph" w:date="2020-08-23T19:49:00Z">
        <w:r>
          <w:rPr>
            <w:rFonts w:cs="Times New Roman"/>
          </w:rPr>
          <w:t xml:space="preserve">is </w:t>
        </w:r>
      </w:ins>
      <w:r>
        <w:rPr>
          <w:rFonts w:cs="Times New Roman"/>
        </w:rPr>
        <w:t xml:space="preserve">certified and it is not an organizational account, the </w:t>
      </w:r>
      <w:r>
        <w:rPr>
          <w:rFonts w:cs="Times New Roman"/>
          <w:i/>
          <w:iCs/>
        </w:rPr>
        <w:t>R(j)</w:t>
      </w:r>
      <w:r>
        <w:rPr>
          <w:rFonts w:cs="Times New Roman"/>
        </w:rPr>
        <w:t xml:space="preserve"> = </w:t>
      </w:r>
      <w:r>
        <w:rPr>
          <w:rFonts w:cs="Times New Roman"/>
          <w:i/>
          <w:iCs/>
        </w:rPr>
        <w:t>w1</w:t>
      </w:r>
      <w:r>
        <w:rPr>
          <w:rFonts w:cs="Times New Roman"/>
        </w:rPr>
        <w:t xml:space="preserve"> </w:t>
      </w:r>
      <m:oMath>
        <m:r>
          <m:rPr>
            <m:sty m:val="p"/>
          </m:rPr>
          <w:rPr>
            <w:rFonts w:ascii="Cambria Math" w:hAnsi="Cambria Math" w:cs="Times New Roman"/>
          </w:rPr>
          <m:t xml:space="preserve">× </m:t>
        </m:r>
      </m:oMath>
      <w:r>
        <w:rPr>
          <w:rFonts w:cs="Times New Roman"/>
        </w:rPr>
        <w:t xml:space="preserve">the total usage of all </w:t>
      </w:r>
      <w:ins w:id="1537" w:author="Chung, Joseph" w:date="2020-08-23T19:50:00Z">
        <w:r>
          <w:rPr>
            <w:rFonts w:cs="Times New Roman"/>
          </w:rPr>
          <w:t xml:space="preserve">of </w:t>
        </w:r>
      </w:ins>
      <w:r>
        <w:rPr>
          <w:rFonts w:cs="Times New Roman"/>
        </w:rPr>
        <w:t xml:space="preserve">this publisher’s resources so far. </w:t>
      </w:r>
      <w:ins w:id="1538" w:author="Chung, Joseph" w:date="2020-08-23T19:50:00Z">
        <w:r>
          <w:rPr>
            <w:rFonts w:cs="Times New Roman"/>
          </w:rPr>
          <w:t xml:space="preserve">This </w:t>
        </w:r>
      </w:ins>
      <w:r>
        <w:rPr>
          <w:rFonts w:cs="Times New Roman"/>
        </w:rPr>
        <w:t>means</w:t>
      </w:r>
      <w:ins w:id="1539" w:author="Chung, Joseph" w:date="2020-08-23T19:50:00Z">
        <w:r>
          <w:rPr>
            <w:rFonts w:cs="Times New Roman"/>
          </w:rPr>
          <w:t xml:space="preserve"> that</w:t>
        </w:r>
      </w:ins>
      <w:r>
        <w:rPr>
          <w:rFonts w:cs="Times New Roman"/>
        </w:rPr>
        <w:t xml:space="preserve"> if a user publishes resources </w:t>
      </w:r>
      <w:r>
        <w:rPr>
          <w:rFonts w:cs="Times New Roman"/>
          <w:i/>
          <w:iCs/>
        </w:rPr>
        <w:t>[ r(1), r(2),... r(k),…, r(Z) ]</w:t>
      </w:r>
      <w:r>
        <w:rPr>
          <w:rFonts w:cs="Times New Roman"/>
        </w:rPr>
        <w:t xml:space="preserve">, the usage of each resource is </w:t>
      </w:r>
      <w:r>
        <w:rPr>
          <w:rFonts w:cs="Times New Roman"/>
          <w:i/>
          <w:iCs/>
        </w:rPr>
        <w:t xml:space="preserve">[ usg(1), usg(2),... usg(k), ..., usg(Z) ], </w:t>
      </w:r>
      <w:r>
        <w:rPr>
          <w:rFonts w:cs="Times New Roman"/>
          <w:iCs/>
        </w:rPr>
        <w:t>assuming user</w:t>
      </w:r>
      <w:r>
        <w:rPr>
          <w:rFonts w:cs="Times New Roman"/>
          <w:iCs/>
          <w:vertAlign w:val="subscript"/>
        </w:rPr>
        <w:t>k</w:t>
      </w:r>
      <w:r>
        <w:rPr>
          <w:rFonts w:cs="Times New Roman"/>
          <w:iCs/>
        </w:rPr>
        <w:t xml:space="preserve"> has published</w:t>
      </w:r>
      <w:r>
        <w:rPr>
          <w:rFonts w:cs="Times New Roman"/>
          <w:i/>
          <w:iCs/>
        </w:rPr>
        <w:t xml:space="preserve"> Z </w:t>
      </w:r>
      <w:r>
        <w:rPr>
          <w:rFonts w:cs="Times New Roman"/>
          <w:iCs/>
        </w:rPr>
        <w:t>resources.</w:t>
      </w:r>
    </w:p>
    <w:p>
      <w:pPr>
        <w:rPr>
          <w:rFonts w:cs="Times New Roman"/>
        </w:rPr>
      </w:pPr>
      <m:oMathPara>
        <m:oMath>
          <m:r>
            <m:rPr>
              <m:sty m:val="p"/>
            </m:rPr>
            <w:rPr>
              <w:rFonts w:ascii="Cambria Math" w:hAnsi="Cambria Math" w:cs="Times New Roman"/>
            </w:rPr>
            <m:t>user(</m:t>
          </m:r>
          <m:r>
            <m:rPr/>
            <w:rPr>
              <w:rFonts w:ascii="Cambria Math" w:hAnsi="Cambria Math" w:cs="Times New Roman"/>
            </w:rPr>
            <m:t>k</m:t>
          </m:r>
          <m:r>
            <m:rPr>
              <m:sty m:val="p"/>
            </m:rPr>
            <w:rPr>
              <w:rFonts w:ascii="Cambria Math" w:hAnsi="Cambria Math" w:cs="Times New Roman"/>
            </w:rPr>
            <m:t>)=</m:t>
          </m:r>
          <m:nary>
            <m:naryPr>
              <m:chr m:val="∑"/>
              <m:grow m:val="true"/>
              <m:limLoc m:val="undOvr"/>
              <m:ctrlPr>
                <w:rPr>
                  <w:rFonts w:ascii="Cambria Math" w:hAnsi="Cambria Math" w:cs="Times New Roman"/>
                </w:rPr>
              </m:ctrlPr>
            </m:naryPr>
            <m:sub>
              <m:r>
                <m:rPr>
                  <m:sty m:val="p"/>
                </m:rPr>
                <w:rPr>
                  <w:rFonts w:ascii="Cambria Math" w:hAnsi="Cambria Math" w:cs="Times New Roman"/>
                </w:rPr>
                <m:t>1</m:t>
              </m:r>
              <m:ctrlPr>
                <w:rPr>
                  <w:rFonts w:ascii="Cambria Math" w:hAnsi="Cambria Math" w:cs="Times New Roman"/>
                </w:rPr>
              </m:ctrlPr>
            </m:sub>
            <m:sup>
              <m:r>
                <m:rPr/>
                <w:rPr>
                  <w:rFonts w:ascii="Cambria Math" w:hAnsi="Cambria Math" w:cs="Times New Roman"/>
                </w:rPr>
                <m:t>k</m:t>
              </m:r>
              <m:r>
                <m:rPr>
                  <m:sty m:val="p"/>
                </m:rPr>
                <w:rPr>
                  <w:rFonts w:ascii="Cambria Math" w:hAnsi="Cambria Math" w:cs="Times New Roman"/>
                </w:rPr>
                <m:t>=Z</m:t>
              </m:r>
              <m:ctrlPr>
                <w:rPr>
                  <w:rFonts w:ascii="Cambria Math" w:hAnsi="Cambria Math" w:cs="Times New Roman"/>
                </w:rPr>
              </m:ctrlPr>
            </m:sup>
            <m:e>
              <m:r>
                <m:rPr>
                  <m:sty m:val="p"/>
                </m:rPr>
                <w:rPr>
                  <w:rFonts w:ascii="Cambria Math" w:hAnsi="Cambria Math" w:cs="Times New Roman"/>
                </w:rPr>
                <m:t>usg(</m:t>
              </m:r>
              <m:r>
                <m:rPr/>
                <w:rPr>
                  <w:rFonts w:ascii="Cambria Math" w:hAnsi="Cambria Math" w:cs="Times New Roman"/>
                </w:rPr>
                <m:t>k</m:t>
              </m:r>
              <m:r>
                <m:rPr>
                  <m:sty m:val="p"/>
                </m:rPr>
                <w:rPr>
                  <w:rFonts w:ascii="Cambria Math" w:hAnsi="Cambria Math" w:cs="Times New Roman"/>
                </w:rPr>
                <m:t>)</m:t>
              </m:r>
              <m:ctrlPr>
                <w:rPr>
                  <w:rFonts w:ascii="Cambria Math" w:hAnsi="Cambria Math" w:cs="Times New Roman"/>
                </w:rPr>
              </m:ctrlPr>
            </m:e>
          </m:nary>
        </m:oMath>
      </m:oMathPara>
    </w:p>
    <w:p>
      <w:pPr>
        <w:rPr>
          <w:rFonts w:cs="Times New Roman"/>
        </w:rPr>
      </w:pPr>
      <w:r>
        <w:rPr>
          <w:rFonts w:cs="Times New Roman"/>
          <w:iCs/>
        </w:rPr>
        <w:t xml:space="preserve">In the </w:t>
      </w:r>
      <w:ins w:id="1540" w:author="Chung, Joseph" w:date="2020-08-23T19:51:00Z">
        <w:r>
          <w:rPr>
            <w:rFonts w:cs="Times New Roman"/>
            <w:iCs/>
          </w:rPr>
          <w:t xml:space="preserve">above </w:t>
        </w:r>
      </w:ins>
      <w:r>
        <w:rPr>
          <w:rFonts w:cs="Times New Roman"/>
          <w:iCs/>
        </w:rPr>
        <w:t>formula,</w:t>
      </w:r>
      <w:r>
        <w:rPr>
          <w:rFonts w:cs="Times New Roman"/>
          <w:i/>
          <w:iCs/>
        </w:rPr>
        <w:t xml:space="preserve"> w1 and w2</w:t>
      </w:r>
      <w:r>
        <w:rPr>
          <w:rFonts w:cs="Times New Roman"/>
        </w:rPr>
        <w:t xml:space="preserve"> are weight numbers. They should be adjusted through experiments, in order to </w:t>
      </w:r>
      <w:ins w:id="1541" w:author="Chung, Joseph" w:date="2020-08-23T19:51:00Z">
        <w:r>
          <w:rPr>
            <w:rFonts w:cs="Times New Roman"/>
          </w:rPr>
          <w:t xml:space="preserve">ensure that </w:t>
        </w:r>
      </w:ins>
      <w:r>
        <w:rPr>
          <w:rFonts w:cs="Times New Roman"/>
        </w:rPr>
        <w:t xml:space="preserve">the weight of Reliability towards the total Resource Value </w:t>
      </w:r>
      <w:ins w:id="1542" w:author="Chung, Joseph" w:date="2020-08-23T19:51:00Z">
        <w:r>
          <w:rPr>
            <w:rFonts w:cs="Times New Roman"/>
          </w:rPr>
          <w:t xml:space="preserve">is </w:t>
        </w:r>
      </w:ins>
      <w:r>
        <w:rPr>
          <w:rFonts w:cs="Times New Roman"/>
        </w:rPr>
        <w:t xml:space="preserve">reasonable. Our experiment shows </w:t>
      </w:r>
      <w:ins w:id="1543" w:author="Chung, Joseph" w:date="2020-08-23T19:51:00Z">
        <w:r>
          <w:rPr>
            <w:rFonts w:cs="Times New Roman"/>
          </w:rPr>
          <w:t xml:space="preserve">that </w:t>
        </w:r>
      </w:ins>
      <w:r>
        <w:rPr>
          <w:rFonts w:cs="Times New Roman"/>
        </w:rPr>
        <w:t>they should be between 0-1, referring to Experiment 5 in Section 6.3.5.</w:t>
      </w:r>
    </w:p>
    <w:p>
      <w:pPr>
        <w:numPr>
          <w:ilvl w:val="0"/>
          <w:numId w:val="16"/>
        </w:numPr>
        <w:rPr>
          <w:rFonts w:cs="Times New Roman"/>
        </w:rPr>
      </w:pPr>
      <w:r>
        <w:rPr>
          <w:rFonts w:cs="Times New Roman"/>
        </w:rPr>
        <w:t xml:space="preserve">If the publisher is an organizational account, </w:t>
      </w:r>
      <w:r>
        <w:rPr>
          <w:rFonts w:cs="Times New Roman"/>
          <w:i/>
          <w:iCs/>
        </w:rPr>
        <w:t>R(j)</w:t>
      </w:r>
      <w:r>
        <w:rPr>
          <w:rFonts w:cs="Times New Roman"/>
        </w:rPr>
        <w:t xml:space="preserve"> = </w:t>
      </w:r>
      <w:r>
        <w:rPr>
          <w:rFonts w:cs="Times New Roman"/>
          <w:i/>
          <w:iCs/>
        </w:rPr>
        <w:t>w2</w:t>
      </w:r>
      <w:r>
        <w:rPr>
          <w:rFonts w:cs="Times New Roman"/>
        </w:rPr>
        <w:t xml:space="preserve"> </w:t>
      </w:r>
      <m:oMath>
        <m:r>
          <m:rPr>
            <m:sty m:val="p"/>
          </m:rPr>
          <w:rPr>
            <w:rFonts w:ascii="Cambria Math" w:hAnsi="Cambria Math" w:cs="Times New Roman"/>
          </w:rPr>
          <m:t>×</m:t>
        </m:r>
      </m:oMath>
      <w:r>
        <w:rPr>
          <w:rFonts w:cs="Times New Roman"/>
        </w:rPr>
        <w:t xml:space="preserve"> all the usage of the resources the user has published.</w:t>
      </w:r>
    </w:p>
    <w:p>
      <w:pPr>
        <w:numPr>
          <w:ilvl w:val="0"/>
          <w:numId w:val="16"/>
        </w:numPr>
        <w:rPr>
          <w:rFonts w:cs="Times New Roman"/>
        </w:rPr>
      </w:pPr>
      <w:r>
        <w:rPr>
          <w:rFonts w:cs="Times New Roman"/>
        </w:rPr>
        <w:t>The measure of usage in this system is how many times a resource itself has been referenced in courses or other resources.</w:t>
      </w:r>
    </w:p>
    <w:p>
      <w:pPr>
        <w:rPr>
          <w:rFonts w:cs="Times New Roman"/>
        </w:rPr>
      </w:pPr>
    </w:p>
    <w:p>
      <w:pPr>
        <w:numPr>
          <w:ilvl w:val="0"/>
          <w:numId w:val="15"/>
        </w:numPr>
        <w:rPr>
          <w:rFonts w:cs="Times New Roman"/>
          <w:b/>
          <w:bCs/>
        </w:rPr>
      </w:pPr>
      <w:bookmarkStart w:id="233" w:name="_Toc1161095453"/>
      <w:r>
        <w:rPr>
          <w:rFonts w:cs="Times New Roman"/>
          <w:b/>
          <w:bCs/>
        </w:rPr>
        <w:t>P</w:t>
      </w:r>
      <w:bookmarkEnd w:id="233"/>
      <w:r>
        <w:rPr>
          <w:rFonts w:cs="Times New Roman"/>
          <w:b/>
          <w:bCs/>
        </w:rPr>
        <w:t>racticality</w:t>
      </w:r>
    </w:p>
    <w:p>
      <w:pPr>
        <w:rPr>
          <w:rFonts w:cs="Times New Roman"/>
        </w:rPr>
      </w:pPr>
      <w:r>
        <w:rPr>
          <w:rFonts w:cs="Times New Roman"/>
        </w:rPr>
        <w:t xml:space="preserve">Practicality is basically about usage. The more times a resource is used, the more practical (useful) it is. The value of Practicality of </w:t>
      </w:r>
      <w:r>
        <w:rPr>
          <w:rFonts w:cs="Times New Roman"/>
          <w:i/>
          <w:iCs/>
        </w:rPr>
        <w:t>r(j)</w:t>
      </w:r>
      <w:r>
        <w:rPr>
          <w:rFonts w:cs="Times New Roman"/>
        </w:rPr>
        <w:t xml:space="preserve"> is </w:t>
      </w:r>
      <w:r>
        <w:rPr>
          <w:rFonts w:cs="Times New Roman"/>
          <w:i/>
          <w:iCs/>
        </w:rPr>
        <w:t>usg(j)</w:t>
      </w:r>
      <w:r>
        <w:rPr>
          <w:rFonts w:cs="Times New Roman"/>
        </w:rPr>
        <w:t xml:space="preserve">, which is the total number of times resource </w:t>
      </w:r>
      <w:r>
        <w:rPr>
          <w:rFonts w:cs="Times New Roman"/>
          <w:i/>
        </w:rPr>
        <w:t>r(j)</w:t>
      </w:r>
      <w:r>
        <w:rPr>
          <w:rFonts w:cs="Times New Roman"/>
        </w:rPr>
        <w:t xml:space="preserve"> is referenced.</w:t>
      </w:r>
    </w:p>
    <w:p>
      <w:pPr>
        <w:rPr>
          <w:rFonts w:cs="Times New Roman"/>
        </w:rPr>
      </w:pPr>
    </w:p>
    <w:p>
      <w:pPr>
        <w:numPr>
          <w:ilvl w:val="0"/>
          <w:numId w:val="15"/>
        </w:numPr>
        <w:rPr>
          <w:rFonts w:cs="Times New Roman"/>
          <w:b/>
          <w:bCs/>
        </w:rPr>
      </w:pPr>
      <w:bookmarkStart w:id="234" w:name="_Toc1537754487"/>
      <w:r>
        <w:rPr>
          <w:rFonts w:cs="Times New Roman"/>
          <w:b/>
          <w:bCs/>
        </w:rPr>
        <w:t>Feedback</w:t>
      </w:r>
      <w:bookmarkEnd w:id="234"/>
    </w:p>
    <w:p>
      <w:pPr>
        <w:rPr>
          <w:rFonts w:cs="Times New Roman"/>
        </w:rPr>
      </w:pPr>
      <w:r>
        <w:rPr>
          <w:rFonts w:cs="Times New Roman"/>
        </w:rPr>
        <w:t xml:space="preserve">User feedback is a direct reflection of a resource value. Users' evaluation of resources can be simply labeled as positive or negative. Positive feedback can add resource value and the negative feedback reduces resource value. We use the proportion of positive comments to reflect the value of resources. If a resource has no feedback, we set this value </w:t>
      </w:r>
      <w:ins w:id="1544" w:author="Chung, Joseph" w:date="2020-08-23T19:54:00Z">
        <w:r>
          <w:rPr>
            <w:rFonts w:cs="Times New Roman"/>
          </w:rPr>
          <w:t xml:space="preserve">to </w:t>
        </w:r>
      </w:ins>
      <w:r>
        <w:rPr>
          <w:rFonts w:cs="Times New Roman"/>
        </w:rPr>
        <w:t>0.</w:t>
      </w:r>
    </w:p>
    <w:p>
      <w:pPr>
        <w:rPr>
          <w:rFonts w:cs="Times New Roman"/>
        </w:rPr>
      </w:pPr>
    </w:p>
    <w:p>
      <w:pPr>
        <w:rPr>
          <w:rFonts w:cs="Times New Roman"/>
        </w:rPr>
      </w:pPr>
      <m:oMathPara>
        <m:oMath>
          <m:r>
            <m:rPr>
              <m:sty m:val="p"/>
            </m:rPr>
            <w:rPr>
              <w:rFonts w:ascii="Cambria Math" w:hAnsi="Cambria Math" w:cs="Times New Roman"/>
            </w:rPr>
            <m:t>F(</m:t>
          </m:r>
          <m:r>
            <m:rPr/>
            <w:rPr>
              <w:rFonts w:ascii="Cambria Math" w:hAnsi="Cambria Math" w:cs="Times New Roman"/>
            </w:rPr>
            <m:t>j</m:t>
          </m:r>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0,                         t(</m:t>
                  </m:r>
                  <m:r>
                    <m:rPr/>
                    <w:rPr>
                      <w:rFonts w:ascii="Cambria Math" w:hAnsi="Cambria Math" w:cs="Times New Roman"/>
                    </w:rPr>
                    <m:t>j</m:t>
                  </m:r>
                  <m:r>
                    <m:rPr>
                      <m:sty m:val="p"/>
                    </m:rPr>
                    <w:rPr>
                      <w:rFonts w:ascii="Cambria Math" w:hAnsi="Cambria Math" w:cs="Times New Roman"/>
                    </w:rPr>
                    <m:t>)=0</m:t>
                  </m:r>
                  <m:ctrlPr>
                    <w:rPr>
                      <w:rFonts w:ascii="Cambria Math" w:hAnsi="Cambria Math" w:cs="Times New Roman"/>
                    </w:rPr>
                  </m:ctrlPr>
                </m:e>
                <m:e>
                  <m:f>
                    <m:fPr>
                      <m:ctrlPr>
                        <w:rPr>
                          <w:rFonts w:ascii="Cambria Math" w:hAnsi="Cambria Math" w:cs="Times New Roman"/>
                          <w:i/>
                          <w:color w:val="000000" w:themeColor="text1"/>
                          <w14:textFill>
                            <w14:solidFill>
                              <w14:schemeClr w14:val="tx1"/>
                            </w14:solidFill>
                          </w14:textFill>
                        </w:rPr>
                      </m:ctrlPr>
                    </m:fPr>
                    <m:num>
                      <m:r>
                        <m:rPr>
                          <m:sty m:val="p"/>
                        </m:rPr>
                        <w:rPr>
                          <w:rFonts w:ascii="Cambria Math" w:hAnsi="Cambria Math" w:cs="Times New Roman"/>
                          <w:color w:val="000000" w:themeColor="text1"/>
                          <w14:textFill>
                            <w14:solidFill>
                              <w14:schemeClr w14:val="tx1"/>
                            </w14:solidFill>
                          </w14:textFill>
                        </w:rPr>
                        <m:t>p</m:t>
                      </m:r>
                      <m:r>
                        <m:rPr/>
                        <w:rPr>
                          <w:rFonts w:ascii="Cambria Math" w:hAnsi="Cambria Math" w:cs="Times New Roman"/>
                          <w:color w:val="000000" w:themeColor="text1"/>
                          <w14:textFill>
                            <w14:solidFill>
                              <w14:schemeClr w14:val="tx1"/>
                            </w14:solidFill>
                          </w14:textFill>
                        </w:rPr>
                        <m:t>(j)−</m:t>
                      </m:r>
                      <m:r>
                        <m:rPr>
                          <m:sty m:val="p"/>
                        </m:rPr>
                        <w:rPr>
                          <w:rFonts w:ascii="Cambria Math" w:hAnsi="Cambria Math" w:cs="Times New Roman"/>
                          <w:color w:val="000000" w:themeColor="text1"/>
                          <w14:textFill>
                            <w14:solidFill>
                              <w14:schemeClr w14:val="tx1"/>
                            </w14:solidFill>
                          </w14:textFill>
                        </w:rPr>
                        <m:t>n</m:t>
                      </m:r>
                      <m:r>
                        <m:rPr/>
                        <w:rPr>
                          <w:rFonts w:ascii="Cambria Math" w:hAnsi="Cambria Math" w:cs="Times New Roman"/>
                          <w:color w:val="000000" w:themeColor="text1"/>
                          <w14:textFill>
                            <w14:solidFill>
                              <w14:schemeClr w14:val="tx1"/>
                            </w14:solidFill>
                          </w14:textFill>
                        </w:rPr>
                        <m:t>(j)</m:t>
                      </m:r>
                      <m:ctrlPr>
                        <w:rPr>
                          <w:rFonts w:ascii="Cambria Math" w:hAnsi="Cambria Math" w:cs="Times New Roman"/>
                          <w:i/>
                          <w:color w:val="000000" w:themeColor="text1"/>
                          <w14:textFill>
                            <w14:solidFill>
                              <w14:schemeClr w14:val="tx1"/>
                            </w14:solidFill>
                          </w14:textFill>
                        </w:rPr>
                      </m:ctrlPr>
                    </m:num>
                    <m:den>
                      <m:r>
                        <m:rPr>
                          <m:sty m:val="p"/>
                        </m:rPr>
                        <w:rPr>
                          <w:rFonts w:ascii="Cambria Math" w:hAnsi="Cambria Math" w:cs="Times New Roman"/>
                          <w:color w:val="000000" w:themeColor="text1"/>
                          <w14:textFill>
                            <w14:solidFill>
                              <w14:schemeClr w14:val="tx1"/>
                            </w14:solidFill>
                          </w14:textFill>
                        </w:rPr>
                        <m:t>p</m:t>
                      </m:r>
                      <m:r>
                        <m:rPr/>
                        <w:rPr>
                          <w:rFonts w:ascii="Cambria Math" w:hAnsi="Cambria Math" w:cs="Times New Roman"/>
                          <w:color w:val="000000" w:themeColor="text1"/>
                          <w14:textFill>
                            <w14:solidFill>
                              <w14:schemeClr w14:val="tx1"/>
                            </w14:solidFill>
                          </w14:textFill>
                        </w:rPr>
                        <m:t>(j)+</m:t>
                      </m:r>
                      <m:r>
                        <m:rPr>
                          <m:sty m:val="p"/>
                        </m:rPr>
                        <w:rPr>
                          <w:rFonts w:ascii="Cambria Math" w:hAnsi="Cambria Math" w:cs="Times New Roman"/>
                          <w:color w:val="000000" w:themeColor="text1"/>
                          <w14:textFill>
                            <w14:solidFill>
                              <w14:schemeClr w14:val="tx1"/>
                            </w14:solidFill>
                          </w14:textFill>
                        </w:rPr>
                        <m:t>n</m:t>
                      </m:r>
                      <m:r>
                        <m:rPr/>
                        <w:rPr>
                          <w:rFonts w:ascii="Cambria Math" w:hAnsi="Cambria Math" w:cs="Times New Roman"/>
                          <w:color w:val="000000" w:themeColor="text1"/>
                          <w14:textFill>
                            <w14:solidFill>
                              <w14:schemeClr w14:val="tx1"/>
                            </w14:solidFill>
                          </w14:textFill>
                        </w:rPr>
                        <m:t>(j)</m:t>
                      </m:r>
                      <m:ctrlPr>
                        <w:rPr>
                          <w:rFonts w:ascii="Cambria Math" w:hAnsi="Cambria Math" w:cs="Times New Roman"/>
                          <w:i/>
                          <w:color w:val="000000" w:themeColor="text1"/>
                          <w14:textFill>
                            <w14:solidFill>
                              <w14:schemeClr w14:val="tx1"/>
                            </w14:solidFill>
                          </w14:textFill>
                        </w:rPr>
                      </m:ctrlPr>
                    </m:den>
                  </m:f>
                  <m:r>
                    <m:rPr>
                      <m:sty m:val="p"/>
                    </m:rPr>
                    <w:rPr>
                      <w:rFonts w:ascii="Cambria Math" w:hAnsi="Cambria Math" w:cs="Times New Roman"/>
                      <w:color w:val="000000" w:themeColor="text1"/>
                      <w14:textFill>
                        <w14:solidFill>
                          <w14:schemeClr w14:val="tx1"/>
                        </w14:solidFill>
                      </w14:textFill>
                    </w:rPr>
                    <m:t xml:space="preserve">, </m:t>
                  </m:r>
                  <m:r>
                    <m:rPr>
                      <m:sty m:val="p"/>
                    </m:rPr>
                    <w:rPr>
                      <w:rFonts w:ascii="Cambria Math" w:hAnsi="Cambria Math" w:cs="Times New Roman"/>
                    </w:rPr>
                    <m:t xml:space="preserve">         t(</m:t>
                  </m:r>
                  <m:r>
                    <m:rPr/>
                    <w:rPr>
                      <w:rFonts w:ascii="Cambria Math" w:hAnsi="Cambria Math" w:cs="Times New Roman"/>
                    </w:rPr>
                    <m:t>j</m:t>
                  </m:r>
                  <m:r>
                    <m:rPr>
                      <m:sty m:val="p"/>
                    </m:rPr>
                    <w:rPr>
                      <w:rFonts w:ascii="Cambria Math" w:hAnsi="Cambria Math" w:cs="Times New Roman"/>
                    </w:rPr>
                    <m:t>)&gt;0</m:t>
                  </m:r>
                  <m:ctrlPr>
                    <w:rPr>
                      <w:rFonts w:ascii="Cambria Math" w:hAnsi="Cambria Math" w:cs="Times New Roman"/>
                    </w:rPr>
                  </m:ctrlPr>
                </m:e>
              </m:eqArr>
              <m:ctrlPr>
                <w:rPr>
                  <w:rFonts w:ascii="Cambria Math" w:hAnsi="Cambria Math" w:cs="Times New Roman"/>
                </w:rPr>
              </m:ctrlPr>
            </m:e>
          </m:d>
        </m:oMath>
      </m:oMathPara>
    </w:p>
    <w:p>
      <w:pPr>
        <w:rPr>
          <w:rFonts w:cs="Times New Roman"/>
        </w:rPr>
      </w:pPr>
      <m:oMathPara>
        <m:oMath>
          <m:r>
            <m:rPr>
              <m:sty m:val="p"/>
            </m:rPr>
            <w:rPr>
              <w:rFonts w:ascii="Cambria Math" w:hAnsi="Cambria Math" w:cs="Times New Roman"/>
            </w:rPr>
            <m:t>where  t(</m:t>
          </m:r>
          <m:r>
            <m:rPr/>
            <w:rPr>
              <w:rFonts w:ascii="Cambria Math" w:hAnsi="Cambria Math" w:cs="Times New Roman"/>
            </w:rPr>
            <m:t>j</m:t>
          </m:r>
          <m:r>
            <m:rPr>
              <m:sty m:val="p"/>
            </m:rPr>
            <w:rPr>
              <w:rFonts w:ascii="Cambria Math" w:hAnsi="Cambria Math" w:cs="Times New Roman"/>
            </w:rPr>
            <m:t>)=p(</m:t>
          </m:r>
          <m:r>
            <m:rPr/>
            <w:rPr>
              <w:rFonts w:ascii="Cambria Math" w:hAnsi="Cambria Math" w:cs="Times New Roman"/>
            </w:rPr>
            <m:t>j</m:t>
          </m:r>
          <m:r>
            <m:rPr>
              <m:sty m:val="p"/>
            </m:rPr>
            <w:rPr>
              <w:rFonts w:ascii="Cambria Math" w:hAnsi="Cambria Math" w:cs="Times New Roman"/>
            </w:rPr>
            <m:t>)+n(</m:t>
          </m:r>
          <m:r>
            <m:rPr/>
            <w:rPr>
              <w:rFonts w:ascii="Cambria Math" w:hAnsi="Cambria Math" w:cs="Times New Roman"/>
            </w:rPr>
            <m:t>j</m:t>
          </m:r>
          <m:r>
            <m:rPr>
              <m:sty m:val="p"/>
            </m:rPr>
            <w:rPr>
              <w:rFonts w:ascii="Cambria Math" w:hAnsi="Cambria Math" w:cs="Times New Roman"/>
            </w:rPr>
            <m:t>)</m:t>
          </m:r>
        </m:oMath>
      </m:oMathPara>
    </w:p>
    <w:p>
      <w:pPr>
        <w:rPr>
          <w:rFonts w:cs="Times New Roman"/>
        </w:rPr>
      </w:pPr>
    </w:p>
    <w:p>
      <w:pPr>
        <w:rPr>
          <w:rFonts w:cs="Times New Roman"/>
        </w:rPr>
      </w:pPr>
      <w:r>
        <w:rPr>
          <w:rFonts w:cs="Times New Roman"/>
        </w:rPr>
        <w:t>In th</w:t>
      </w:r>
      <w:ins w:id="1545" w:author="Chung, Joseph" w:date="2020-08-23T19:54:00Z">
        <w:r>
          <w:rPr>
            <w:rFonts w:cs="Times New Roman"/>
          </w:rPr>
          <w:t>is</w:t>
        </w:r>
      </w:ins>
      <w:r>
        <w:rPr>
          <w:rFonts w:cs="Times New Roman"/>
        </w:rPr>
        <w:t xml:space="preserve"> function, </w:t>
      </w:r>
      <w:r>
        <w:rPr>
          <w:rFonts w:cs="Times New Roman"/>
          <w:iCs/>
        </w:rPr>
        <w:t>F</w:t>
      </w:r>
      <w:r>
        <w:rPr>
          <w:rFonts w:cs="Times New Roman"/>
        </w:rPr>
        <w:t>(</w:t>
      </w:r>
      <w:r>
        <w:rPr>
          <w:rFonts w:cs="Times New Roman"/>
          <w:i/>
          <w:iCs/>
        </w:rPr>
        <w:t>j</w:t>
      </w:r>
      <w:r>
        <w:rPr>
          <w:rFonts w:cs="Times New Roman"/>
        </w:rPr>
        <w:t xml:space="preserve">) is the value of overall feedback for resource </w:t>
      </w:r>
      <w:r>
        <w:rPr>
          <w:rFonts w:cs="Times New Roman"/>
          <w:i/>
          <w:iCs/>
        </w:rPr>
        <w:t>r(j)</w:t>
      </w:r>
      <w:ins w:id="1546" w:author="Chung, Joseph" w:date="2020-08-23T19:54:00Z">
        <w:r>
          <w:rPr>
            <w:rFonts w:cs="Times New Roman"/>
          </w:rPr>
          <w:t xml:space="preserve">, </w:t>
        </w:r>
      </w:ins>
      <w:r>
        <w:rPr>
          <w:rFonts w:cs="Times New Roman"/>
          <w:iCs/>
        </w:rPr>
        <w:t>p</w:t>
      </w:r>
      <w:r>
        <w:rPr>
          <w:rFonts w:cs="Times New Roman"/>
        </w:rPr>
        <w:t>(</w:t>
      </w:r>
      <w:r>
        <w:rPr>
          <w:rFonts w:cs="Times New Roman"/>
          <w:i/>
          <w:iCs/>
        </w:rPr>
        <w:t>j</w:t>
      </w:r>
      <w:r>
        <w:rPr>
          <w:rFonts w:cs="Times New Roman"/>
        </w:rPr>
        <w:t>) is the positive feedback value</w:t>
      </w:r>
      <w:ins w:id="1547" w:author="Chung, Joseph" w:date="2020-08-23T19:55:00Z">
        <w:r>
          <w:rPr>
            <w:rFonts w:cs="Times New Roman"/>
          </w:rPr>
          <w:t>,</w:t>
        </w:r>
      </w:ins>
      <w:r>
        <w:rPr>
          <w:rFonts w:cs="Times New Roman"/>
        </w:rPr>
        <w:t xml:space="preserve"> and </w:t>
      </w:r>
      <w:r>
        <w:rPr>
          <w:rFonts w:cs="Times New Roman"/>
          <w:iCs/>
        </w:rPr>
        <w:t>n</w:t>
      </w:r>
      <w:r>
        <w:rPr>
          <w:rFonts w:cs="Times New Roman"/>
          <w:i/>
          <w:iCs/>
        </w:rPr>
        <w:t>(j)</w:t>
      </w:r>
      <w:r>
        <w:rPr>
          <w:rFonts w:cs="Times New Roman"/>
        </w:rPr>
        <w:t xml:space="preserve"> is the negative feedback</w:t>
      </w:r>
      <w:ins w:id="1548" w:author="Chung, Joseph" w:date="2020-08-23T19:55:00Z">
        <w:r>
          <w:rPr>
            <w:rFonts w:cs="Times New Roman"/>
          </w:rPr>
          <w:t xml:space="preserve"> value</w:t>
        </w:r>
      </w:ins>
      <w:r>
        <w:rPr>
          <w:rFonts w:cs="Times New Roman"/>
        </w:rPr>
        <w:t>. For example, 3 positive feedback</w:t>
      </w:r>
      <w:ins w:id="1549" w:author="Chung, Joseph" w:date="2020-08-23T19:55:00Z">
        <w:r>
          <w:rPr>
            <w:rFonts w:cs="Times New Roman"/>
          </w:rPr>
          <w:t>s</w:t>
        </w:r>
      </w:ins>
      <w:r>
        <w:rPr>
          <w:rFonts w:cs="Times New Roman"/>
        </w:rPr>
        <w:t xml:space="preserve"> on </w:t>
      </w:r>
      <w:r>
        <w:rPr>
          <w:rFonts w:cs="Times New Roman"/>
          <w:i/>
        </w:rPr>
        <w:t>r(j)</w:t>
      </w:r>
      <w:r>
        <w:rPr>
          <w:rFonts w:cs="Times New Roman"/>
        </w:rPr>
        <w:t xml:space="preserve"> means p(</w:t>
      </w:r>
      <w:r>
        <w:rPr>
          <w:rFonts w:cs="Times New Roman"/>
          <w:i/>
        </w:rPr>
        <w:t>j</w:t>
      </w:r>
      <w:r>
        <w:rPr>
          <w:rFonts w:cs="Times New Roman"/>
        </w:rPr>
        <w:t>) is 3</w:t>
      </w:r>
      <w:ins w:id="1550" w:author="Chung, Joseph" w:date="2020-08-23T19:55:00Z">
        <w:r>
          <w:rPr>
            <w:rFonts w:cs="Times New Roman"/>
          </w:rPr>
          <w:t>, and</w:t>
        </w:r>
      </w:ins>
      <w:r>
        <w:rPr>
          <w:rFonts w:cs="Times New Roman"/>
        </w:rPr>
        <w:t xml:space="preserve"> 2 negative feedback</w:t>
      </w:r>
      <w:ins w:id="1551" w:author="Chung, Joseph" w:date="2020-08-23T19:56:00Z">
        <w:r>
          <w:rPr>
            <w:rFonts w:cs="Times New Roman"/>
          </w:rPr>
          <w:t>s</w:t>
        </w:r>
      </w:ins>
      <w:r>
        <w:rPr>
          <w:rFonts w:cs="Times New Roman"/>
        </w:rPr>
        <w:t xml:space="preserve"> on r(</w:t>
      </w:r>
      <w:r>
        <w:rPr>
          <w:rFonts w:cs="Times New Roman"/>
          <w:i/>
        </w:rPr>
        <w:t>j</w:t>
      </w:r>
      <w:r>
        <w:rPr>
          <w:rFonts w:cs="Times New Roman"/>
        </w:rPr>
        <w:t>) means n(</w:t>
      </w:r>
      <w:r>
        <w:rPr>
          <w:rFonts w:cs="Times New Roman"/>
          <w:i/>
        </w:rPr>
        <w:t>j</w:t>
      </w:r>
      <w:r>
        <w:rPr>
          <w:rFonts w:cs="Times New Roman"/>
        </w:rPr>
        <w:t xml:space="preserve">) = 2. </w:t>
      </w:r>
      <w:ins w:id="1552" w:author="Chung, Joseph" w:date="2020-08-23T19:56:00Z">
        <w:r>
          <w:rPr>
            <w:rFonts w:cs="Times New Roman"/>
          </w:rPr>
          <w:t xml:space="preserve">Also, </w:t>
        </w:r>
      </w:ins>
      <w:r>
        <w:rPr>
          <w:rFonts w:cs="Times New Roman"/>
          <w:i/>
          <w:iCs/>
        </w:rPr>
        <w:t>t(j)</w:t>
      </w:r>
      <w:r>
        <w:rPr>
          <w:rFonts w:cs="Times New Roman"/>
        </w:rPr>
        <w:t xml:space="preserve"> is the total number of feedback</w:t>
      </w:r>
      <w:ins w:id="1553" w:author="Chung, Joseph" w:date="2020-08-23T19:56:00Z">
        <w:r>
          <w:rPr>
            <w:rFonts w:cs="Times New Roman"/>
          </w:rPr>
          <w:t>s</w:t>
        </w:r>
      </w:ins>
      <w:r>
        <w:rPr>
          <w:rFonts w:cs="Times New Roman"/>
        </w:rPr>
        <w:t xml:space="preserve">, which </w:t>
      </w:r>
      <w:ins w:id="1554" w:author="Chung, Joseph" w:date="2020-08-23T19:56:00Z">
        <w:r>
          <w:rPr>
            <w:rFonts w:cs="Times New Roman"/>
          </w:rPr>
          <w:t xml:space="preserve">is </w:t>
        </w:r>
      </w:ins>
      <w:r>
        <w:rPr>
          <w:rFonts w:cs="Times New Roman"/>
        </w:rPr>
        <w:t>equal</w:t>
      </w:r>
      <w:ins w:id="1555" w:author="Chung, Joseph" w:date="2020-08-23T19:56:00Z">
        <w:r>
          <w:rPr>
            <w:rFonts w:cs="Times New Roman"/>
          </w:rPr>
          <w:t xml:space="preserve"> to</w:t>
        </w:r>
      </w:ins>
      <w:r>
        <w:rPr>
          <w:rFonts w:cs="Times New Roman"/>
        </w:rPr>
        <w:t xml:space="preserve"> </w:t>
      </w:r>
      <w:r>
        <w:rPr>
          <w:rFonts w:cs="Times New Roman"/>
          <w:iCs/>
        </w:rPr>
        <w:t>p</w:t>
      </w:r>
      <w:r>
        <w:rPr>
          <w:rFonts w:cs="Times New Roman"/>
        </w:rPr>
        <w:t>(</w:t>
      </w:r>
      <w:r>
        <w:rPr>
          <w:rFonts w:cs="Times New Roman"/>
          <w:i/>
          <w:iCs/>
        </w:rPr>
        <w:t>j</w:t>
      </w:r>
      <w:r>
        <w:rPr>
          <w:rFonts w:cs="Times New Roman"/>
        </w:rPr>
        <w:t xml:space="preserve">) + </w:t>
      </w:r>
      <w:r>
        <w:rPr>
          <w:rFonts w:cs="Times New Roman"/>
          <w:iCs/>
        </w:rPr>
        <w:t>n</w:t>
      </w:r>
      <w:r>
        <w:rPr>
          <w:rFonts w:cs="Times New Roman"/>
        </w:rPr>
        <w:t>(</w:t>
      </w:r>
      <w:r>
        <w:rPr>
          <w:rFonts w:cs="Times New Roman"/>
          <w:i/>
          <w:iCs/>
        </w:rPr>
        <w:t>j</w:t>
      </w:r>
      <w:r>
        <w:rPr>
          <w:rFonts w:cs="Times New Roman"/>
        </w:rPr>
        <w:t xml:space="preserve">). </w:t>
      </w:r>
      <w:r>
        <w:rPr>
          <w:rFonts w:cs="Times New Roman"/>
          <w:iCs/>
        </w:rPr>
        <w:t>F</w:t>
      </w:r>
      <w:r>
        <w:rPr>
          <w:rFonts w:cs="Times New Roman"/>
        </w:rPr>
        <w:t>(</w:t>
      </w:r>
      <w:r>
        <w:rPr>
          <w:rFonts w:cs="Times New Roman"/>
          <w:i/>
          <w:iCs/>
        </w:rPr>
        <w:t>j</w:t>
      </w:r>
      <w:r>
        <w:rPr>
          <w:rFonts w:cs="Times New Roman"/>
        </w:rPr>
        <w:t xml:space="preserve">), the overall Feedback value, can actually </w:t>
      </w:r>
      <w:ins w:id="1556" w:author="Chung, Joseph" w:date="2020-08-23T19:56:00Z">
        <w:r>
          <w:rPr>
            <w:rFonts w:cs="Times New Roman"/>
          </w:rPr>
          <w:t xml:space="preserve">be </w:t>
        </w:r>
      </w:ins>
      <w:r>
        <w:rPr>
          <w:rFonts w:cs="Times New Roman"/>
        </w:rPr>
        <w:t xml:space="preserve">viewed as the overall rating for a resource. </w:t>
      </w:r>
      <w:r>
        <w:rPr>
          <w:rFonts w:cs="Times New Roman"/>
          <w:iCs/>
        </w:rPr>
        <w:t>F</w:t>
      </w:r>
      <w:r>
        <w:rPr>
          <w:rFonts w:cs="Times New Roman"/>
        </w:rPr>
        <w:t>(</w:t>
      </w:r>
      <w:r>
        <w:rPr>
          <w:rFonts w:cs="Times New Roman"/>
          <w:i/>
          <w:iCs/>
        </w:rPr>
        <w:t>j</w:t>
      </w:r>
      <w:r>
        <w:rPr>
          <w:rFonts w:cs="Times New Roman"/>
        </w:rPr>
        <w:t>) can be a negative value if the number of negative feedback</w:t>
      </w:r>
      <w:ins w:id="1557" w:author="Chung, Joseph" w:date="2020-08-23T19:57:00Z">
        <w:r>
          <w:rPr>
            <w:rFonts w:cs="Times New Roman"/>
          </w:rPr>
          <w:t>s</w:t>
        </w:r>
      </w:ins>
      <w:r>
        <w:rPr>
          <w:rFonts w:cs="Times New Roman"/>
        </w:rPr>
        <w:t xml:space="preserve"> are more than the number of positive feedback</w:t>
      </w:r>
      <w:ins w:id="1558" w:author="Chung, Joseph" w:date="2020-08-23T19:57:00Z">
        <w:r>
          <w:rPr>
            <w:rFonts w:cs="Times New Roman"/>
          </w:rPr>
          <w:t>s</w:t>
        </w:r>
      </w:ins>
      <w:r>
        <w:rPr>
          <w:rFonts w:cs="Times New Roman"/>
        </w:rPr>
        <w:t>.</w:t>
      </w:r>
    </w:p>
    <w:p>
      <w:pPr>
        <w:rPr>
          <w:rFonts w:cs="Times New Roman"/>
          <w:color w:val="FF0000"/>
        </w:rPr>
      </w:pPr>
    </w:p>
    <w:p>
      <w:pPr>
        <w:numPr>
          <w:ilvl w:val="0"/>
          <w:numId w:val="15"/>
        </w:numPr>
        <w:rPr>
          <w:rFonts w:cs="Times New Roman"/>
          <w:b/>
          <w:bCs/>
        </w:rPr>
      </w:pPr>
      <w:bookmarkStart w:id="235" w:name="_Toc960487070"/>
      <w:r>
        <w:rPr>
          <w:rFonts w:cs="Times New Roman"/>
          <w:b/>
          <w:bCs/>
        </w:rPr>
        <w:t>Popularity</w:t>
      </w:r>
      <w:bookmarkEnd w:id="235"/>
    </w:p>
    <w:p>
      <w:pPr>
        <w:rPr>
          <w:rFonts w:cs="Times New Roman"/>
        </w:rPr>
      </w:pPr>
      <w:r>
        <w:rPr>
          <w:rFonts w:cs="Times New Roman"/>
        </w:rPr>
        <w:t xml:space="preserve">Popularity </w:t>
      </w:r>
      <w:ins w:id="1559" w:author="Chung, Joseph" w:date="2020-08-23T19:57:00Z">
        <w:r>
          <w:rPr>
            <w:rFonts w:cs="Times New Roman"/>
          </w:rPr>
          <w:t xml:space="preserve">represents the </w:t>
        </w:r>
      </w:ins>
      <w:r>
        <w:rPr>
          <w:rFonts w:cs="Times New Roman"/>
        </w:rPr>
        <w:t xml:space="preserve">trend </w:t>
      </w:r>
      <w:ins w:id="1560" w:author="Chung, Joseph" w:date="2020-08-23T19:57:00Z">
        <w:r>
          <w:rPr>
            <w:rFonts w:cs="Times New Roman"/>
          </w:rPr>
          <w:t xml:space="preserve">of </w:t>
        </w:r>
      </w:ins>
      <w:r>
        <w:rPr>
          <w:rFonts w:cs="Times New Roman"/>
        </w:rPr>
        <w:t xml:space="preserve">increasing views </w:t>
      </w:r>
      <w:ins w:id="1561" w:author="Chung, Joseph" w:date="2020-08-23T19:57:00Z">
        <w:r>
          <w:rPr>
            <w:rFonts w:cs="Times New Roman"/>
          </w:rPr>
          <w:t xml:space="preserve">for </w:t>
        </w:r>
      </w:ins>
      <w:r>
        <w:rPr>
          <w:rFonts w:cs="Times New Roman"/>
        </w:rPr>
        <w:t xml:space="preserve">a resource. The Popularity of resource </w:t>
      </w:r>
      <w:r>
        <w:rPr>
          <w:rFonts w:cs="Times New Roman"/>
          <w:i/>
          <w:iCs/>
        </w:rPr>
        <w:t>r(j)</w:t>
      </w:r>
      <w:r>
        <w:rPr>
          <w:rFonts w:cs="Times New Roman"/>
        </w:rPr>
        <w:t xml:space="preserve"> is </w:t>
      </w:r>
      <w:r>
        <w:rPr>
          <w:rFonts w:cs="Times New Roman"/>
          <w:iCs/>
        </w:rPr>
        <w:t>P</w:t>
      </w:r>
      <w:r>
        <w:rPr>
          <w:rFonts w:cs="Times New Roman"/>
          <w:i/>
          <w:iCs/>
        </w:rPr>
        <w:t>(j).</w:t>
      </w:r>
      <w:r>
        <w:rPr>
          <w:rFonts w:cs="Times New Roman"/>
          <w:i/>
          <w:iCs/>
          <w:color w:val="FF0000"/>
        </w:rPr>
        <w:t xml:space="preserve"> </w:t>
      </w:r>
    </w:p>
    <w:p>
      <w:pPr>
        <w:rPr>
          <w:rFonts w:cs="Times New Roman"/>
        </w:rPr>
      </w:pPr>
      <m:oMathPara>
        <m:oMath>
          <m:r>
            <m:rPr>
              <m:sty m:val="p"/>
            </m:rPr>
            <w:rPr>
              <w:rFonts w:ascii="Cambria Math" w:hAnsi="Cambria Math" w:cs="Times New Roman"/>
            </w:rPr>
            <m:t>P(</m:t>
          </m:r>
          <m:r>
            <m:rPr/>
            <w:rPr>
              <w:rFonts w:ascii="Cambria Math" w:hAnsi="Cambria Math" w:cs="Times New Roman"/>
            </w:rPr>
            <m:t>j</m:t>
          </m:r>
          <m:r>
            <m:rPr>
              <m:sty m:val="p"/>
            </m:rPr>
            <w:rPr>
              <w:rFonts w:ascii="Cambria Math" w:hAnsi="Cambria Math" w:cs="Times New Roman"/>
            </w:rPr>
            <m:t>)=</m:t>
          </m:r>
          <m:sSub>
            <m:sSubPr>
              <m:ctrlPr>
                <w:rPr>
                  <w:rFonts w:ascii="Cambria Math" w:hAnsi="Cambria Math" w:cs="Times New Roman"/>
                  <w:i/>
                </w:rPr>
              </m:ctrlPr>
            </m:sSubPr>
            <m:e>
              <m:r>
                <m:rPr/>
                <w:rPr>
                  <w:rFonts w:ascii="Cambria Math" w:hAnsi="Cambria Math" w:cs="Times New Roman"/>
                </w:rPr>
                <m:t>V</m:t>
              </m:r>
              <m:ctrlPr>
                <w:rPr>
                  <w:rFonts w:ascii="Cambria Math" w:hAnsi="Cambria Math" w:cs="Times New Roman"/>
                  <w:i/>
                </w:rPr>
              </m:ctrlPr>
            </m:e>
            <m:sub>
              <m:r>
                <m:rPr/>
                <w:rPr>
                  <w:rFonts w:ascii="Cambria Math" w:hAnsi="Cambria Math" w:cs="Times New Roman"/>
                </w:rPr>
                <m:t>d</m:t>
              </m:r>
              <m:ctrlPr>
                <w:rPr>
                  <w:rFonts w:ascii="Cambria Math" w:hAnsi="Cambria Math" w:cs="Times New Roman"/>
                  <w:i/>
                </w:rPr>
              </m:ctrlPr>
            </m:sub>
          </m:sSub>
          <m:r>
            <m:rPr/>
            <w:rPr>
              <w:rFonts w:ascii="Cambria Math" w:hAnsi="Cambria Math" w:cs="Times New Roman"/>
            </w:rPr>
            <m:t>−</m:t>
          </m:r>
          <m:sSub>
            <m:sSubPr>
              <m:ctrlPr>
                <w:rPr>
                  <w:rFonts w:ascii="Cambria Math" w:hAnsi="Cambria Math" w:cs="Times New Roman"/>
                  <w:i/>
                </w:rPr>
              </m:ctrlPr>
            </m:sSubPr>
            <m:e>
              <m:r>
                <m:rPr/>
                <w:rPr>
                  <w:rFonts w:ascii="Cambria Math" w:hAnsi="Cambria Math" w:cs="Times New Roman"/>
                </w:rPr>
                <m:t>V</m:t>
              </m:r>
              <m:ctrlPr>
                <w:rPr>
                  <w:rFonts w:ascii="Cambria Math" w:hAnsi="Cambria Math" w:cs="Times New Roman"/>
                  <w:i/>
                </w:rPr>
              </m:ctrlPr>
            </m:e>
            <m:sub>
              <m:r>
                <m:rPr/>
                <w:rPr>
                  <w:rFonts w:ascii="Cambria Math" w:hAnsi="Cambria Math" w:cs="Times New Roman"/>
                </w:rPr>
                <m:t>d−1</m:t>
              </m:r>
              <m:ctrlPr>
                <w:rPr>
                  <w:rFonts w:ascii="Cambria Math" w:hAnsi="Cambria Math" w:cs="Times New Roman"/>
                  <w:i/>
                </w:rPr>
              </m:ctrlPr>
            </m:sub>
          </m:sSub>
        </m:oMath>
      </m:oMathPara>
    </w:p>
    <w:p>
      <w:pPr>
        <w:rPr>
          <w:rFonts w:cs="Times New Roman"/>
        </w:rPr>
      </w:pPr>
      <w:r>
        <w:rPr>
          <w:rFonts w:cs="Times New Roman"/>
          <w:i/>
          <w:iCs/>
        </w:rPr>
        <w:t>V</w:t>
      </w:r>
      <w:r>
        <w:rPr>
          <w:rFonts w:cs="Times New Roman"/>
        </w:rPr>
        <w:t xml:space="preserve"> is the number of </w:t>
      </w:r>
      <w:ins w:id="1562" w:author="Chung, Joseph" w:date="2020-08-23T19:58:00Z">
        <w:r>
          <w:rPr>
            <w:rFonts w:cs="Times New Roman"/>
          </w:rPr>
          <w:t>c</w:t>
        </w:r>
      </w:ins>
      <w:r>
        <w:rPr>
          <w:rFonts w:cs="Times New Roman"/>
        </w:rPr>
        <w:t xml:space="preserve">umulative views of a resource. </w:t>
      </w:r>
      <w:r>
        <w:rPr>
          <w:rFonts w:cs="Times New Roman"/>
          <w:i/>
          <w:iCs/>
        </w:rPr>
        <w:t>V</w:t>
      </w:r>
      <w:r>
        <w:rPr>
          <w:rFonts w:cs="Times New Roman"/>
          <w:i/>
          <w:iCs/>
          <w:vertAlign w:val="subscript"/>
        </w:rPr>
        <w:t>d</w:t>
      </w:r>
      <w:r>
        <w:rPr>
          <w:rFonts w:cs="Times New Roman"/>
          <w:i/>
        </w:rPr>
        <w:t xml:space="preserve"> </w:t>
      </w:r>
      <w:ins w:id="1563" w:author="Chung, Joseph" w:date="2020-08-23T19:58:00Z">
        <w:r>
          <w:rPr>
            <w:rFonts w:cs="Times New Roman"/>
          </w:rPr>
          <w:t xml:space="preserve">is </w:t>
        </w:r>
      </w:ins>
      <w:r>
        <w:rPr>
          <w:rFonts w:cs="Times New Roman"/>
        </w:rPr>
        <w:t xml:space="preserve">the </w:t>
      </w:r>
      <w:ins w:id="1564" w:author="Chung, Joseph" w:date="2020-08-23T19:59:00Z">
        <w:r>
          <w:rPr>
            <w:rFonts w:cs="Times New Roman"/>
          </w:rPr>
          <w:t xml:space="preserve">number of </w:t>
        </w:r>
      </w:ins>
      <w:r>
        <w:rPr>
          <w:rFonts w:cs="Times New Roman"/>
        </w:rPr>
        <w:t xml:space="preserve">cumulative views </w:t>
      </w:r>
      <w:ins w:id="1565" w:author="Chung, Joseph" w:date="2020-08-23T19:58:00Z">
        <w:r>
          <w:rPr>
            <w:rFonts w:cs="Times New Roman"/>
          </w:rPr>
          <w:t xml:space="preserve">for </w:t>
        </w:r>
      </w:ins>
      <w:r>
        <w:rPr>
          <w:rFonts w:cs="Times New Roman"/>
        </w:rPr>
        <w:t xml:space="preserve">‘today’, </w:t>
      </w:r>
      <w:ins w:id="1566" w:author="Chung, Joseph" w:date="2020-08-23T19:58:00Z">
        <w:r>
          <w:rPr>
            <w:rFonts w:cs="Times New Roman"/>
          </w:rPr>
          <w:t xml:space="preserve">and </w:t>
        </w:r>
      </w:ins>
      <w:r>
        <w:rPr>
          <w:rFonts w:cs="Times New Roman"/>
          <w:i/>
          <w:iCs/>
        </w:rPr>
        <w:t>V</w:t>
      </w:r>
      <w:r>
        <w:rPr>
          <w:rFonts w:cs="Times New Roman"/>
          <w:i/>
          <w:iCs/>
          <w:vertAlign w:val="subscript"/>
        </w:rPr>
        <w:t>d-1</w:t>
      </w:r>
      <w:r>
        <w:rPr>
          <w:rFonts w:cs="Times New Roman"/>
        </w:rPr>
        <w:t xml:space="preserve"> is the </w:t>
      </w:r>
      <w:ins w:id="1567" w:author="Chung, Joseph" w:date="2020-08-23T19:59:00Z">
        <w:r>
          <w:rPr>
            <w:rFonts w:cs="Times New Roman"/>
          </w:rPr>
          <w:t xml:space="preserve">number of </w:t>
        </w:r>
      </w:ins>
      <w:r>
        <w:rPr>
          <w:rFonts w:cs="Times New Roman"/>
        </w:rPr>
        <w:t xml:space="preserve">cumulative views </w:t>
      </w:r>
      <w:ins w:id="1568" w:author="Chung, Joseph" w:date="2020-08-23T19:59:00Z">
        <w:r>
          <w:rPr>
            <w:rFonts w:cs="Times New Roman"/>
          </w:rPr>
          <w:t>for</w:t>
        </w:r>
      </w:ins>
      <w:r>
        <w:rPr>
          <w:rFonts w:cs="Times New Roman"/>
        </w:rPr>
        <w:t xml:space="preserve"> ‘yesterday’. The number of views added today is the value of popularity.</w:t>
      </w:r>
    </w:p>
    <w:p>
      <w:pPr>
        <w:rPr>
          <w:rFonts w:cs="Times New Roman"/>
        </w:rPr>
      </w:pPr>
    </w:p>
    <w:p>
      <w:pPr>
        <w:numPr>
          <w:ilvl w:val="0"/>
          <w:numId w:val="15"/>
        </w:numPr>
        <w:rPr>
          <w:rFonts w:cs="Times New Roman"/>
          <w:b/>
          <w:bCs/>
        </w:rPr>
      </w:pPr>
      <w:bookmarkStart w:id="236" w:name="_Toc392697575"/>
      <w:r>
        <w:rPr>
          <w:rFonts w:cs="Times New Roman"/>
          <w:b/>
          <w:bCs/>
        </w:rPr>
        <w:t>Cost</w:t>
      </w:r>
      <w:bookmarkEnd w:id="236"/>
    </w:p>
    <w:p>
      <w:pPr>
        <w:rPr>
          <w:rFonts w:cs="Times New Roman"/>
          <w:color w:val="FF0000"/>
        </w:rPr>
      </w:pPr>
      <w:r>
        <w:rPr>
          <w:rFonts w:cs="Times New Roman"/>
        </w:rPr>
        <w:t xml:space="preserve">Cost includes time and money. </w:t>
      </w:r>
      <w:ins w:id="1569" w:author="Chung, Joseph" w:date="2020-08-23T19:59:00Z">
        <w:r>
          <w:rPr>
            <w:rFonts w:cs="Times New Roman"/>
          </w:rPr>
          <w:t xml:space="preserve">In the formula below, </w:t>
        </w:r>
      </w:ins>
      <w:r>
        <w:rPr>
          <w:rFonts w:cs="Times New Roman"/>
          <w:iCs/>
        </w:rPr>
        <w:t>C</w:t>
      </w:r>
      <w:r>
        <w:rPr>
          <w:rFonts w:cs="Times New Roman"/>
          <w:i/>
          <w:iCs/>
        </w:rPr>
        <w:t>(j)</w:t>
      </w:r>
      <w:r>
        <w:rPr>
          <w:rFonts w:cs="Times New Roman"/>
        </w:rPr>
        <w:t xml:space="preserve"> is the value of Cost</w:t>
      </w:r>
      <w:ins w:id="1570" w:author="Chung, Joseph" w:date="2020-08-23T19:59:00Z">
        <w:r>
          <w:rPr>
            <w:rFonts w:cs="Times New Roman"/>
          </w:rPr>
          <w:t>,</w:t>
        </w:r>
      </w:ins>
      <w:r>
        <w:rPr>
          <w:rFonts w:cs="Times New Roman"/>
        </w:rPr>
        <w:t xml:space="preserve"> </w:t>
      </w:r>
      <w:r>
        <w:rPr>
          <w:rFonts w:cs="Times New Roman"/>
          <w:iCs/>
        </w:rPr>
        <w:t>t</w:t>
      </w:r>
      <w:r>
        <w:rPr>
          <w:rFonts w:cs="Times New Roman"/>
          <w:i/>
          <w:iCs/>
        </w:rPr>
        <w:t>(j)</w:t>
      </w:r>
      <w:r>
        <w:rPr>
          <w:rFonts w:cs="Times New Roman"/>
        </w:rPr>
        <w:t xml:space="preserve"> is the value of time cost</w:t>
      </w:r>
      <w:ins w:id="1571" w:author="Chung, Joseph" w:date="2020-08-23T19:59:00Z">
        <w:r>
          <w:rPr>
            <w:rFonts w:cs="Times New Roman"/>
          </w:rPr>
          <w:t>,</w:t>
        </w:r>
      </w:ins>
      <w:r>
        <w:rPr>
          <w:rFonts w:cs="Times New Roman"/>
        </w:rPr>
        <w:t xml:space="preserve"> and </w:t>
      </w:r>
      <w:r>
        <w:rPr>
          <w:rFonts w:cs="Times New Roman"/>
          <w:iCs/>
        </w:rPr>
        <w:t>m</w:t>
      </w:r>
      <w:r>
        <w:rPr>
          <w:rFonts w:cs="Times New Roman"/>
          <w:i/>
          <w:iCs/>
        </w:rPr>
        <w:t>(j)</w:t>
      </w:r>
      <w:r>
        <w:rPr>
          <w:rFonts w:cs="Times New Roman"/>
        </w:rPr>
        <w:t xml:space="preserve"> is the value of monetary cost. </w:t>
      </w:r>
      <w:r>
        <w:rPr>
          <w:rFonts w:cs="Times New Roman"/>
          <w:i/>
          <w:iCs/>
        </w:rPr>
        <w:t>K</w:t>
      </w:r>
      <w:r>
        <w:rPr>
          <w:rFonts w:cs="Times New Roman"/>
        </w:rPr>
        <w:t xml:space="preserve"> is a constant used to control the weight of Cost value, </w:t>
      </w:r>
      <w:ins w:id="1572" w:author="Chung, Joseph" w:date="2020-08-23T20:00:00Z">
        <w:r>
          <w:rPr>
            <w:rFonts w:cs="Times New Roman"/>
          </w:rPr>
          <w:t xml:space="preserve">since Cost </w:t>
        </w:r>
      </w:ins>
      <w:r>
        <w:rPr>
          <w:rFonts w:cs="Times New Roman"/>
        </w:rPr>
        <w:t xml:space="preserve">is not as significant as </w:t>
      </w:r>
      <w:ins w:id="1573" w:author="Chung, Joseph" w:date="2020-08-23T20:00:00Z">
        <w:r>
          <w:rPr>
            <w:rFonts w:cs="Times New Roman"/>
          </w:rPr>
          <w:t xml:space="preserve">the </w:t>
        </w:r>
      </w:ins>
      <w:r>
        <w:rPr>
          <w:rFonts w:cs="Times New Roman"/>
        </w:rPr>
        <w:t>other</w:t>
      </w:r>
      <w:ins w:id="1574" w:author="Chung, Joseph" w:date="2020-08-23T20:00:00Z">
        <w:r>
          <w:rPr>
            <w:rFonts w:cs="Times New Roman"/>
          </w:rPr>
          <w:t xml:space="preserve"> characteristics</w:t>
        </w:r>
      </w:ins>
      <w:r>
        <w:rPr>
          <w:rFonts w:cs="Times New Roman"/>
        </w:rPr>
        <w:t>.</w:t>
      </w:r>
    </w:p>
    <w:p>
      <w:pPr>
        <w:rPr>
          <w:rFonts w:cs="Times New Roman"/>
        </w:rPr>
      </w:pPr>
      <m:oMathPara>
        <m:oMath>
          <m:r>
            <m:rPr>
              <m:sty m:val="p"/>
            </m:rPr>
            <w:rPr>
              <w:rFonts w:ascii="Cambria Math" w:hAnsi="Cambria Math" w:cs="Times New Roman"/>
            </w:rPr>
            <m:t>C(</m:t>
          </m:r>
          <m:r>
            <m:rPr/>
            <w:rPr>
              <w:rFonts w:ascii="Cambria Math" w:hAnsi="Cambria Math" w:cs="Times New Roman"/>
            </w:rPr>
            <m:t>j</m:t>
          </m:r>
          <m:r>
            <m:rPr>
              <m:sty m:val="p"/>
            </m:rPr>
            <w:rPr>
              <w:rFonts w:ascii="Cambria Math" w:hAnsi="Cambria Math" w:cs="Times New Roman"/>
            </w:rPr>
            <m:t>)=(t(</m:t>
          </m:r>
          <m:r>
            <m:rPr/>
            <w:rPr>
              <w:rFonts w:ascii="Cambria Math" w:hAnsi="Cambria Math" w:cs="Times New Roman"/>
            </w:rPr>
            <m:t>j</m:t>
          </m:r>
          <m:r>
            <m:rPr>
              <m:sty m:val="p"/>
            </m:rPr>
            <w:rPr>
              <w:rFonts w:ascii="Cambria Math" w:hAnsi="Cambria Math" w:cs="Times New Roman"/>
            </w:rPr>
            <m:t>)+m(</m:t>
          </m:r>
          <m:r>
            <m:rPr/>
            <w:rPr>
              <w:rFonts w:ascii="Cambria Math" w:hAnsi="Cambria Math" w:cs="Times New Roman"/>
            </w:rPr>
            <m:t>j</m:t>
          </m:r>
          <m:r>
            <m:rPr>
              <m:sty m:val="p"/>
            </m:rPr>
            <w:rPr>
              <w:rFonts w:ascii="Cambria Math" w:hAnsi="Cambria Math" w:cs="Times New Roman"/>
            </w:rPr>
            <m:t>))×</m:t>
          </m:r>
          <m:r>
            <m:rPr/>
            <w:rPr>
              <w:rFonts w:ascii="Cambria Math" w:hAnsi="Cambria Math" w:cs="Times New Roman"/>
            </w:rPr>
            <m:t>K</m:t>
          </m:r>
        </m:oMath>
      </m:oMathPara>
    </w:p>
    <w:p>
      <w:pPr>
        <w:rPr>
          <w:rFonts w:cs="Times New Roman"/>
        </w:rPr>
      </w:pPr>
    </w:p>
    <w:p>
      <w:pPr>
        <w:pStyle w:val="4"/>
        <w:rPr>
          <w:rFonts w:cs="Times New Roman"/>
          <w:bCs/>
        </w:rPr>
      </w:pPr>
      <w:bookmarkStart w:id="237" w:name="_Toc1076"/>
      <w:bookmarkStart w:id="238" w:name="_Toc3066"/>
      <w:bookmarkStart w:id="239" w:name="_Toc22769"/>
      <w:bookmarkStart w:id="240" w:name="_Toc79959140"/>
      <w:bookmarkStart w:id="241" w:name="_Toc1983019403"/>
      <w:bookmarkStart w:id="242" w:name="_Toc1857680588"/>
      <w:r>
        <w:rPr>
          <w:rFonts w:cs="Times New Roman"/>
        </w:rPr>
        <w:t>5.3.2 Resource Evaluation</w:t>
      </w:r>
      <w:bookmarkEnd w:id="237"/>
      <w:bookmarkEnd w:id="238"/>
      <w:bookmarkEnd w:id="239"/>
      <w:bookmarkEnd w:id="240"/>
      <w:bookmarkEnd w:id="241"/>
      <w:bookmarkEnd w:id="242"/>
    </w:p>
    <w:p>
      <w:pPr>
        <w:rPr>
          <w:rFonts w:cs="Times New Roman"/>
        </w:rPr>
      </w:pPr>
      <w:r>
        <w:rPr>
          <w:rFonts w:cs="Times New Roman"/>
        </w:rPr>
        <w:t xml:space="preserve">Resource value is calculated based on the six characteristics introduced in 5.3.1. First, </w:t>
      </w:r>
      <w:ins w:id="1575" w:author="Chung, Joseph" w:date="2020-08-23T20:01:00Z">
        <w:r>
          <w:rPr>
            <w:rFonts w:cs="Times New Roman"/>
          </w:rPr>
          <w:t xml:space="preserve">we </w:t>
        </w:r>
      </w:ins>
      <w:r>
        <w:rPr>
          <w:rFonts w:cs="Times New Roman"/>
        </w:rPr>
        <w:t>find the ‘static’ value and the ‘dynamic’ value.</w:t>
      </w:r>
    </w:p>
    <w:p>
      <w:pPr>
        <w:rPr>
          <w:rFonts w:cs="Times New Roman"/>
        </w:rPr>
      </w:pPr>
    </w:p>
    <w:p>
      <w:pPr>
        <w:rPr>
          <w:rFonts w:cs="Times New Roman"/>
          <w:b/>
          <w:bCs/>
        </w:rPr>
      </w:pPr>
      <w:bookmarkStart w:id="243" w:name="_Toc702020609"/>
      <w:r>
        <w:rPr>
          <w:rFonts w:cs="Times New Roman"/>
          <w:b/>
          <w:bCs/>
        </w:rPr>
        <w:t>(1) Static Value</w:t>
      </w:r>
      <w:bookmarkEnd w:id="243"/>
    </w:p>
    <w:p>
      <w:pPr>
        <w:rPr>
          <w:rFonts w:cs="Times New Roman"/>
        </w:rPr>
      </w:pPr>
      <w:r>
        <w:rPr>
          <w:rFonts w:cs="Times New Roman"/>
        </w:rPr>
        <w:t>The characteristics reliability, practicality, feedback, popularity and cost are static characteristics</w:t>
      </w:r>
      <w:ins w:id="1576" w:author="Chung, Joseph" w:date="2020-08-23T20:01:00Z">
        <w:r>
          <w:rPr>
            <w:rFonts w:cs="Times New Roman"/>
          </w:rPr>
          <w:t xml:space="preserve"> and are</w:t>
        </w:r>
      </w:ins>
      <w:r>
        <w:rPr>
          <w:rFonts w:cs="Times New Roman"/>
        </w:rPr>
        <w:t xml:space="preserve"> stored with resources. The value of all the static characteristics is calculated </w:t>
      </w:r>
      <w:ins w:id="1577" w:author="Chung, Joseph" w:date="2020-08-23T20:01:00Z">
        <w:r>
          <w:rPr>
            <w:rFonts w:cs="Times New Roman"/>
          </w:rPr>
          <w:t>using the formula:</w:t>
        </w:r>
      </w:ins>
    </w:p>
    <w:p>
      <w:pPr>
        <w:rPr>
          <w:rFonts w:cs="Times New Roman"/>
        </w:rPr>
      </w:pPr>
      <m:oMathPara>
        <m:oMath>
          <m:r>
            <m:rPr>
              <m:sty m:val="p"/>
            </m:rPr>
            <w:rPr>
              <w:rFonts w:ascii="Cambria Math" w:hAnsi="Cambria Math" w:cs="Times New Roman"/>
            </w:rPr>
            <m:t>Static(</m:t>
          </m:r>
          <m:r>
            <m:rPr/>
            <w:rPr>
              <w:rFonts w:ascii="Cambria Math" w:hAnsi="Cambria Math" w:cs="Times New Roman"/>
            </w:rPr>
            <m:t>j</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R(</m:t>
              </m:r>
              <m:r>
                <m:rPr/>
                <w:rPr>
                  <w:rFonts w:ascii="Cambria Math" w:hAnsi="Cambria Math" w:cs="Times New Roman"/>
                </w:rPr>
                <m:t>j</m:t>
              </m:r>
              <m:r>
                <m:rPr>
                  <m:sty m:val="p"/>
                </m:rPr>
                <w:rPr>
                  <w:rFonts w:ascii="Cambria Math" w:hAnsi="Cambria Math" w:cs="Times New Roman"/>
                </w:rPr>
                <m:t>)+Usg(</m:t>
              </m:r>
              <m:r>
                <m:rPr/>
                <w:rPr>
                  <w:rFonts w:ascii="Cambria Math" w:hAnsi="Cambria Math" w:cs="Times New Roman"/>
                </w:rPr>
                <m:t>j</m:t>
              </m:r>
              <m:r>
                <m:rPr>
                  <m:sty m:val="p"/>
                </m:rPr>
                <w:rPr>
                  <w:rFonts w:ascii="Cambria Math" w:hAnsi="Cambria Math" w:cs="Times New Roman"/>
                </w:rPr>
                <m:t>)+P(</m:t>
              </m:r>
              <m:r>
                <m:rPr/>
                <w:rPr>
                  <w:rFonts w:ascii="Cambria Math" w:hAnsi="Cambria Math" w:cs="Times New Roman"/>
                </w:rPr>
                <m:t>j</m:t>
              </m:r>
              <m:r>
                <m:rPr>
                  <m:sty m:val="p"/>
                </m:rPr>
                <w:rPr>
                  <w:rFonts w:ascii="Cambria Math" w:hAnsi="Cambria Math" w:cs="Times New Roman"/>
                </w:rPr>
                <m:t>)×F(</m:t>
              </m:r>
              <m:r>
                <m:rPr/>
                <w:rPr>
                  <w:rFonts w:ascii="Cambria Math" w:hAnsi="Cambria Math" w:cs="Times New Roman"/>
                </w:rPr>
                <m:t>j</m:t>
              </m:r>
              <m:r>
                <m:rPr>
                  <m:sty m:val="p"/>
                </m:rPr>
                <w:rPr>
                  <w:rFonts w:ascii="Cambria Math" w:hAnsi="Cambria Math" w:cs="Times New Roman"/>
                </w:rPr>
                <m:t>)</m:t>
              </m:r>
              <m:ctrlPr>
                <w:rPr>
                  <w:rFonts w:ascii="Cambria Math" w:hAnsi="Cambria Math" w:cs="Times New Roman"/>
                </w:rPr>
              </m:ctrlPr>
            </m:num>
            <m:den>
              <m:r>
                <m:rPr>
                  <m:sty m:val="p"/>
                </m:rPr>
                <w:rPr>
                  <w:rFonts w:ascii="Cambria Math" w:hAnsi="Cambria Math" w:cs="Times New Roman"/>
                </w:rPr>
                <m:t>C(</m:t>
              </m:r>
              <m:r>
                <m:rPr/>
                <w:rPr>
                  <w:rFonts w:ascii="Cambria Math" w:hAnsi="Cambria Math" w:cs="Times New Roman"/>
                </w:rPr>
                <m:t>j</m:t>
              </m:r>
              <m:r>
                <m:rPr>
                  <m:sty m:val="p"/>
                </m:rPr>
                <w:rPr>
                  <w:rFonts w:ascii="Cambria Math" w:hAnsi="Cambria Math" w:cs="Times New Roman"/>
                </w:rPr>
                <m:t>)</m:t>
              </m:r>
              <m:ctrlPr>
                <w:rPr>
                  <w:rFonts w:ascii="Cambria Math" w:hAnsi="Cambria Math" w:cs="Times New Roman"/>
                </w:rPr>
              </m:ctrlPr>
            </m:den>
          </m:f>
        </m:oMath>
      </m:oMathPara>
    </w:p>
    <w:p>
      <w:pPr>
        <w:rPr>
          <w:rFonts w:cs="Times New Roman"/>
        </w:rPr>
      </w:pPr>
      <w:r>
        <w:rPr>
          <w:rFonts w:cs="Times New Roman"/>
        </w:rPr>
        <w:t xml:space="preserve">Static value of a learning resource </w:t>
      </w:r>
      <w:ins w:id="1578" w:author="Chung, Joseph" w:date="2020-08-23T20:02:00Z">
        <w:r>
          <w:rPr>
            <w:rFonts w:cs="Times New Roman"/>
          </w:rPr>
          <w:t xml:space="preserve">is the sum of </w:t>
        </w:r>
      </w:ins>
      <w:r>
        <w:rPr>
          <w:rFonts w:cs="Times New Roman"/>
        </w:rPr>
        <w:t>Reliability, Usage (same as Practicality), Popularity times Feedback, divided by Cost.</w:t>
      </w:r>
    </w:p>
    <w:p>
      <w:pPr>
        <w:rPr>
          <w:rFonts w:cs="Times New Roman"/>
        </w:rPr>
      </w:pPr>
    </w:p>
    <w:p>
      <w:pPr>
        <w:rPr>
          <w:rFonts w:cs="Times New Roman"/>
        </w:rPr>
      </w:pPr>
      <w:r>
        <w:rPr>
          <w:rFonts w:cs="Times New Roman"/>
        </w:rPr>
        <w:t xml:space="preserve">Note, in the static function, we multiply Popularity and Feedback values. That means, if </w:t>
      </w:r>
      <w:r>
        <w:rPr>
          <w:rFonts w:cs="Times New Roman"/>
          <w:iCs/>
        </w:rPr>
        <w:t>P</w:t>
      </w:r>
      <w:r>
        <w:rPr>
          <w:rFonts w:cs="Times New Roman"/>
          <w:i/>
          <w:iCs/>
        </w:rPr>
        <w:t>(j)</w:t>
      </w:r>
      <w:r>
        <w:rPr>
          <w:rFonts w:cs="Times New Roman"/>
        </w:rPr>
        <w:t xml:space="preserve"> keep</w:t>
      </w:r>
      <w:ins w:id="1579" w:author="Chung, Joseph" w:date="2020-08-23T20:02:00Z">
        <w:r>
          <w:rPr>
            <w:rFonts w:cs="Times New Roman"/>
          </w:rPr>
          <w:t>s</w:t>
        </w:r>
      </w:ins>
      <w:r>
        <w:rPr>
          <w:rFonts w:cs="Times New Roman"/>
        </w:rPr>
        <w:t xml:space="preserve"> increasing but there is no Feedback </w:t>
      </w:r>
      <w:r>
        <w:rPr>
          <w:rFonts w:cs="Times New Roman"/>
          <w:iCs/>
        </w:rPr>
        <w:t>F</w:t>
      </w:r>
      <w:r>
        <w:rPr>
          <w:rFonts w:cs="Times New Roman"/>
          <w:i/>
          <w:iCs/>
        </w:rPr>
        <w:t>(j)=0</w:t>
      </w:r>
      <w:r>
        <w:rPr>
          <w:rFonts w:cs="Times New Roman"/>
        </w:rPr>
        <w:t xml:space="preserve">, </w:t>
      </w:r>
      <w:r>
        <w:rPr>
          <w:rFonts w:cs="Times New Roman"/>
          <w:iCs/>
        </w:rPr>
        <w:t>P</w:t>
      </w:r>
      <w:r>
        <w:rPr>
          <w:rFonts w:cs="Times New Roman"/>
          <w:i/>
          <w:iCs/>
        </w:rPr>
        <w:t>(j)</w:t>
      </w:r>
      <w:r>
        <w:rPr>
          <w:rFonts w:cs="Times New Roman"/>
        </w:rPr>
        <w:t xml:space="preserve"> will have no effect </w:t>
      </w:r>
      <w:ins w:id="1580" w:author="Chung, Joseph" w:date="2020-08-23T20:03:00Z">
        <w:r>
          <w:rPr>
            <w:rFonts w:cs="Times New Roman"/>
          </w:rPr>
          <w:t xml:space="preserve">on </w:t>
        </w:r>
      </w:ins>
      <w:r>
        <w:rPr>
          <w:rFonts w:cs="Times New Roman"/>
        </w:rPr>
        <w:t>the static value.</w:t>
      </w:r>
    </w:p>
    <w:p>
      <w:pPr>
        <w:rPr>
          <w:rFonts w:cs="Times New Roman"/>
        </w:rPr>
      </w:pPr>
    </w:p>
    <w:p>
      <w:pPr>
        <w:rPr>
          <w:rFonts w:cs="Times New Roman"/>
          <w:b/>
          <w:bCs/>
        </w:rPr>
      </w:pPr>
      <w:bookmarkStart w:id="244" w:name="_Toc644154957"/>
      <w:r>
        <w:rPr>
          <w:rFonts w:cs="Times New Roman"/>
          <w:b/>
          <w:bCs/>
        </w:rPr>
        <w:t>(2) Dynamic Value</w:t>
      </w:r>
      <w:bookmarkEnd w:id="244"/>
    </w:p>
    <w:p>
      <w:pPr>
        <w:rPr>
          <w:rFonts w:cs="Times New Roman"/>
        </w:rPr>
      </w:pPr>
      <w:ins w:id="1581" w:author="Chung, Joseph" w:date="2020-08-23T20:03:00Z">
        <w:r>
          <w:rPr>
            <w:rFonts w:cs="Times New Roman"/>
          </w:rPr>
          <w:t xml:space="preserve">Suitability is the only </w:t>
        </w:r>
      </w:ins>
      <w:r>
        <w:rPr>
          <w:rFonts w:cs="Times New Roman"/>
        </w:rPr>
        <w:t xml:space="preserve">dynamic characteristic among the six characteristics in the </w:t>
      </w:r>
      <w:r>
        <w:rPr>
          <w:rFonts w:cs="Times New Roman"/>
          <w:b/>
          <w:bCs/>
        </w:rPr>
        <w:t xml:space="preserve">LRV </w:t>
      </w:r>
      <w:r>
        <w:rPr>
          <w:rFonts w:cs="Times New Roman"/>
        </w:rPr>
        <w:t>model. Suitability is changed dynamically when users search the resources. Different query keywords can cause different Suitability value</w:t>
      </w:r>
      <w:ins w:id="1582" w:author="Chung, Joseph" w:date="2020-08-23T20:04:00Z">
        <w:r>
          <w:rPr>
            <w:rFonts w:cs="Times New Roman"/>
          </w:rPr>
          <w:t xml:space="preserve">, </w:t>
        </w:r>
      </w:ins>
      <w:r>
        <w:rPr>
          <w:rFonts w:cs="Times New Roman"/>
        </w:rPr>
        <w:t>as explained in Section 5.3.1.</w:t>
      </w:r>
    </w:p>
    <w:p>
      <w:pPr>
        <w:rPr>
          <w:rFonts w:cs="Times New Roman"/>
        </w:rPr>
      </w:pPr>
    </w:p>
    <w:p>
      <w:pPr>
        <w:rPr>
          <w:rFonts w:cs="Times New Roman"/>
          <w:b/>
          <w:bCs/>
        </w:rPr>
      </w:pPr>
      <w:r>
        <w:rPr>
          <w:rFonts w:cs="Times New Roman"/>
          <w:b/>
          <w:bCs/>
        </w:rPr>
        <w:t xml:space="preserve">(3) </w:t>
      </w:r>
      <w:bookmarkStart w:id="245" w:name="_Toc964095890"/>
      <w:r>
        <w:rPr>
          <w:rFonts w:cs="Times New Roman"/>
          <w:b/>
          <w:bCs/>
        </w:rPr>
        <w:t>General Formula</w:t>
      </w:r>
      <w:bookmarkEnd w:id="245"/>
    </w:p>
    <w:p>
      <w:pPr>
        <w:rPr>
          <w:rFonts w:cs="Times New Roman"/>
        </w:rPr>
      </w:pPr>
      <w:r>
        <w:rPr>
          <w:rFonts w:cs="Times New Roman"/>
        </w:rPr>
        <w:t xml:space="preserve">The Value of </w:t>
      </w:r>
      <w:ins w:id="1583" w:author="Chung, Joseph" w:date="2020-08-23T20:05:00Z">
        <w:r>
          <w:rPr>
            <w:rFonts w:cs="Times New Roman"/>
          </w:rPr>
          <w:t xml:space="preserve">a </w:t>
        </w:r>
      </w:ins>
      <w:r>
        <w:rPr>
          <w:rFonts w:cs="Times New Roman"/>
        </w:rPr>
        <w:t>resource</w:t>
      </w:r>
      <w:ins w:id="1584" w:author="Chung, Joseph" w:date="2020-08-23T20:05:00Z">
        <w:r>
          <w:rPr>
            <w:rFonts w:cs="Times New Roman"/>
          </w:rPr>
          <w:t xml:space="preserve"> is</w:t>
        </w:r>
      </w:ins>
      <w:r>
        <w:rPr>
          <w:rFonts w:cs="Times New Roman"/>
        </w:rPr>
        <w:t xml:space="preserve">: </w:t>
      </w:r>
    </w:p>
    <w:p>
      <w:pPr>
        <w:rPr>
          <w:rFonts w:cs="Times New Roman"/>
        </w:rPr>
      </w:pPr>
      <m:oMathPara>
        <m:oMath>
          <m:r>
            <m:rPr>
              <m:sty m:val="p"/>
            </m:rPr>
            <w:rPr>
              <w:rFonts w:ascii="Cambria Math" w:hAnsi="Cambria Math" w:cs="Times New Roman"/>
            </w:rPr>
            <m:t>V(</m:t>
          </m:r>
          <m:r>
            <m:rPr/>
            <w:rPr>
              <w:rFonts w:ascii="Cambria Math" w:hAnsi="Cambria Math" w:cs="Times New Roman"/>
            </w:rPr>
            <m:t>j</m:t>
          </m:r>
          <m:r>
            <m:rPr>
              <m:sty m:val="p"/>
            </m:rPr>
            <w:rPr>
              <w:rFonts w:ascii="Cambria Math" w:hAnsi="Cambria Math" w:cs="Times New Roman"/>
            </w:rPr>
            <m:t>)=S(</m:t>
          </m:r>
          <m:r>
            <m:rPr/>
            <w:rPr>
              <w:rFonts w:ascii="Cambria Math" w:hAnsi="Cambria Math" w:cs="Times New Roman"/>
            </w:rPr>
            <m:t>j</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R(</m:t>
              </m:r>
              <m:r>
                <m:rPr/>
                <w:rPr>
                  <w:rFonts w:ascii="Cambria Math" w:hAnsi="Cambria Math" w:cs="Times New Roman"/>
                </w:rPr>
                <m:t>j</m:t>
              </m:r>
              <m:r>
                <m:rPr>
                  <m:sty m:val="p"/>
                </m:rPr>
                <w:rPr>
                  <w:rFonts w:ascii="Cambria Math" w:hAnsi="Cambria Math" w:cs="Times New Roman"/>
                </w:rPr>
                <m:t>)+Usg(</m:t>
              </m:r>
              <m:r>
                <m:rPr/>
                <w:rPr>
                  <w:rFonts w:ascii="Cambria Math" w:hAnsi="Cambria Math" w:cs="Times New Roman"/>
                </w:rPr>
                <m:t>j</m:t>
              </m:r>
              <m:r>
                <m:rPr>
                  <m:sty m:val="p"/>
                </m:rPr>
                <w:rPr>
                  <w:rFonts w:ascii="Cambria Math" w:hAnsi="Cambria Math" w:cs="Times New Roman"/>
                </w:rPr>
                <m:t>)+P(</m:t>
              </m:r>
              <m:r>
                <m:rPr/>
                <w:rPr>
                  <w:rFonts w:ascii="Cambria Math" w:hAnsi="Cambria Math" w:cs="Times New Roman"/>
                </w:rPr>
                <m:t>j</m:t>
              </m:r>
              <m:r>
                <m:rPr>
                  <m:sty m:val="p"/>
                </m:rPr>
                <w:rPr>
                  <w:rFonts w:ascii="Cambria Math" w:hAnsi="Cambria Math" w:cs="Times New Roman"/>
                </w:rPr>
                <m:t>)×F(</m:t>
              </m:r>
              <m:r>
                <m:rPr/>
                <w:rPr>
                  <w:rFonts w:ascii="Cambria Math" w:hAnsi="Cambria Math" w:cs="Times New Roman"/>
                </w:rPr>
                <m:t>j</m:t>
              </m:r>
              <m:r>
                <m:rPr>
                  <m:sty m:val="p"/>
                </m:rPr>
                <w:rPr>
                  <w:rFonts w:ascii="Cambria Math" w:hAnsi="Cambria Math" w:cs="Times New Roman"/>
                </w:rPr>
                <m:t>)</m:t>
              </m:r>
              <m:ctrlPr>
                <w:rPr>
                  <w:rFonts w:ascii="Cambria Math" w:hAnsi="Cambria Math" w:cs="Times New Roman"/>
                </w:rPr>
              </m:ctrlPr>
            </m:num>
            <m:den>
              <m:r>
                <m:rPr>
                  <m:sty m:val="p"/>
                </m:rPr>
                <w:rPr>
                  <w:rFonts w:ascii="Cambria Math" w:hAnsi="Cambria Math" w:cs="Times New Roman"/>
                </w:rPr>
                <m:t>C(</m:t>
              </m:r>
              <m:r>
                <m:rPr/>
                <w:rPr>
                  <w:rFonts w:ascii="Cambria Math" w:hAnsi="Cambria Math" w:cs="Times New Roman"/>
                </w:rPr>
                <m:t>j</m:t>
              </m:r>
              <m:r>
                <m:rPr>
                  <m:sty m:val="p"/>
                </m:rPr>
                <w:rPr>
                  <w:rFonts w:ascii="Cambria Math" w:hAnsi="Cambria Math" w:cs="Times New Roman"/>
                </w:rPr>
                <m:t>)</m:t>
              </m:r>
              <m:ctrlPr>
                <w:rPr>
                  <w:rFonts w:ascii="Cambria Math" w:hAnsi="Cambria Math" w:cs="Times New Roman"/>
                </w:rPr>
              </m:ctrlPr>
            </m:den>
          </m:f>
        </m:oMath>
      </m:oMathPara>
    </w:p>
    <w:p>
      <w:pPr>
        <w:rPr>
          <w:rFonts w:cs="Times New Roman"/>
        </w:rPr>
      </w:pPr>
      <w:r>
        <w:rPr>
          <w:rFonts w:cs="Times New Roman"/>
          <w:i/>
          <w:iCs/>
        </w:rPr>
        <w:t>V(j)</w:t>
      </w:r>
      <w:r>
        <w:rPr>
          <w:rFonts w:cs="Times New Roman"/>
        </w:rPr>
        <w:t xml:space="preserve"> is the final value of a resource </w:t>
      </w:r>
      <w:r>
        <w:rPr>
          <w:rFonts w:cs="Times New Roman"/>
          <w:i/>
        </w:rPr>
        <w:t xml:space="preserve">r(j). </w:t>
      </w:r>
      <w:r>
        <w:rPr>
          <w:rFonts w:cs="Times New Roman"/>
        </w:rPr>
        <w:t xml:space="preserve">It </w:t>
      </w:r>
      <w:ins w:id="1585" w:author="Chung, Joseph" w:date="2020-08-23T20:05:00Z">
        <w:r>
          <w:rPr>
            <w:rFonts w:cs="Times New Roman"/>
          </w:rPr>
          <w:t xml:space="preserve">is </w:t>
        </w:r>
      </w:ins>
      <w:r>
        <w:rPr>
          <w:rFonts w:cs="Times New Roman"/>
        </w:rPr>
        <w:t>equal</w:t>
      </w:r>
      <w:ins w:id="1586" w:author="Chung, Joseph" w:date="2020-08-23T20:05:00Z">
        <w:r>
          <w:rPr>
            <w:rFonts w:cs="Times New Roman"/>
          </w:rPr>
          <w:t xml:space="preserve"> </w:t>
        </w:r>
      </w:ins>
      <w:r>
        <w:rPr>
          <w:rFonts w:cs="Times New Roman"/>
        </w:rPr>
        <w:t xml:space="preserve">to Suitability </w:t>
      </w:r>
      <w:ins w:id="1587" w:author="Chung, Joseph" w:date="2020-08-23T20:05:00Z">
        <w:r>
          <w:rPr>
            <w:rFonts w:cs="Times New Roman"/>
          </w:rPr>
          <w:t xml:space="preserve">multiplied by the </w:t>
        </w:r>
      </w:ins>
      <w:r>
        <w:rPr>
          <w:rFonts w:cs="Times New Roman"/>
        </w:rPr>
        <w:t xml:space="preserve">total Static </w:t>
      </w:r>
      <w:ins w:id="1588" w:author="Chung, Joseph" w:date="2020-08-23T20:05:00Z">
        <w:r>
          <w:rPr>
            <w:rFonts w:cs="Times New Roman"/>
          </w:rPr>
          <w:t>value</w:t>
        </w:r>
      </w:ins>
      <w:r>
        <w:rPr>
          <w:rFonts w:cs="Times New Roman"/>
        </w:rPr>
        <w:t>.</w:t>
      </w:r>
    </w:p>
    <w:p>
      <w:pPr>
        <w:pStyle w:val="2"/>
        <w:rPr>
          <w:rFonts w:cs="Times New Roman"/>
        </w:rPr>
      </w:pPr>
      <w:bookmarkStart w:id="246" w:name="_Toc2626"/>
      <w:bookmarkStart w:id="247" w:name="_Toc12245"/>
      <w:bookmarkStart w:id="248" w:name="_Toc15564"/>
      <w:bookmarkStart w:id="249" w:name="_Toc1978365218"/>
      <w:bookmarkStart w:id="250" w:name="_Toc468257955"/>
      <w:bookmarkStart w:id="251" w:name="_Toc1251581086"/>
      <w:r>
        <w:rPr>
          <w:rFonts w:cs="Times New Roman"/>
        </w:rPr>
        <w:t>6 EXPERIMENTAL STUDY</w:t>
      </w:r>
      <w:bookmarkEnd w:id="246"/>
      <w:bookmarkEnd w:id="247"/>
      <w:bookmarkEnd w:id="248"/>
      <w:bookmarkEnd w:id="249"/>
      <w:bookmarkEnd w:id="250"/>
      <w:bookmarkEnd w:id="251"/>
    </w:p>
    <w:p>
      <w:pPr>
        <w:rPr>
          <w:rFonts w:cs="Times New Roman"/>
          <w:color w:val="000000" w:themeColor="text1"/>
          <w14:textFill>
            <w14:solidFill>
              <w14:schemeClr w14:val="tx1"/>
            </w14:solidFill>
          </w14:textFill>
        </w:rPr>
      </w:pPr>
      <w:r>
        <w:rPr>
          <w:rFonts w:cs="Times New Roman"/>
        </w:rPr>
        <w:t xml:space="preserve">Software testing and quality assurance is an important part of software development. Since the project is not formally released, and there are no real user data that can be collected, the experiential study conducted is based on simulated data. This chapter presents the experimental study done with generated data </w:t>
      </w:r>
      <w:r>
        <w:rPr>
          <w:rFonts w:cs="Times New Roman"/>
          <w:color w:val="000000" w:themeColor="text1"/>
          <w14:textFill>
            <w14:solidFill>
              <w14:schemeClr w14:val="tx1"/>
            </w14:solidFill>
          </w14:textFill>
        </w:rPr>
        <w:t xml:space="preserve">to test storage-query performance and </w:t>
      </w:r>
      <w:r>
        <w:rPr>
          <w:rFonts w:cs="Times New Roman"/>
          <w:b/>
          <w:bCs/>
          <w:color w:val="000000" w:themeColor="text1"/>
          <w14:textFill>
            <w14:solidFill>
              <w14:schemeClr w14:val="tx1"/>
            </w14:solidFill>
          </w14:textFill>
        </w:rPr>
        <w:t>LRV</w:t>
      </w:r>
      <w:r>
        <w:rPr>
          <w:rFonts w:cs="Times New Roman"/>
          <w:color w:val="000000" w:themeColor="text1"/>
          <w14:textFill>
            <w14:solidFill>
              <w14:schemeClr w14:val="tx1"/>
            </w14:solidFill>
          </w14:textFill>
        </w:rPr>
        <w:t xml:space="preserve"> ranking algorithm. </w:t>
      </w:r>
    </w:p>
    <w:p>
      <w:pPr>
        <w:rPr>
          <w:rFonts w:cs="Times New Roman"/>
        </w:rPr>
      </w:pPr>
    </w:p>
    <w:p>
      <w:pPr>
        <w:rPr>
          <w:rFonts w:cs="Times New Roman"/>
        </w:rPr>
      </w:pPr>
      <w:r>
        <w:rPr>
          <w:rFonts w:cs="Times New Roman"/>
        </w:rPr>
        <w:t xml:space="preserve">The main purpose of testing is to meet all the requirements and </w:t>
      </w:r>
      <w:ins w:id="1589" w:author="Chung, Joseph" w:date="2020-08-24T15:39:00Z">
        <w:r>
          <w:rPr>
            <w:rFonts w:cs="Times New Roman"/>
          </w:rPr>
          <w:t xml:space="preserve">assess </w:t>
        </w:r>
      </w:ins>
      <w:r>
        <w:rPr>
          <w:rFonts w:cs="Times New Roman"/>
        </w:rPr>
        <w:t>the quality of the software</w:t>
      </w:r>
      <w:ins w:id="1590" w:author="Chung, Joseph" w:date="2020-08-24T15:41:00Z">
        <w:r>
          <w:rPr>
            <w:rFonts w:cs="Times New Roman"/>
          </w:rPr>
          <w:t xml:space="preserve">. </w:t>
        </w:r>
      </w:ins>
      <w:ins w:id="1591" w:author="Chung, Joseph" w:date="2020-08-24T15:42:00Z">
        <w:r>
          <w:rPr>
            <w:rFonts w:cs="Times New Roman"/>
          </w:rPr>
          <w:t>To test the core components of this learning resource search engine, the testing plan was the following</w:t>
        </w:r>
      </w:ins>
      <w:ins w:id="1592" w:author="Chung, Joseph" w:date="2020-08-24T15:41:00Z">
        <w:r>
          <w:rPr>
            <w:rFonts w:cs="Times New Roman"/>
          </w:rPr>
          <w:t>:</w:t>
        </w:r>
      </w:ins>
    </w:p>
    <w:p>
      <w:pPr>
        <w:pStyle w:val="39"/>
        <w:numPr>
          <w:ilvl w:val="0"/>
          <w:numId w:val="17"/>
        </w:numPr>
        <w:tabs>
          <w:tab w:val="left" w:pos="425"/>
        </w:tabs>
        <w:rPr>
          <w:rFonts w:cs="Times New Roman"/>
        </w:rPr>
      </w:pPr>
      <w:r>
        <w:rPr>
          <w:rFonts w:cs="Times New Roman"/>
        </w:rPr>
        <w:t xml:space="preserve">Test the performance of </w:t>
      </w:r>
      <w:ins w:id="1593" w:author="Chung, Joseph" w:date="2020-08-24T15:41:00Z">
        <w:r>
          <w:rPr>
            <w:rFonts w:cs="Times New Roman"/>
          </w:rPr>
          <w:t xml:space="preserve">the </w:t>
        </w:r>
      </w:ins>
      <w:r>
        <w:rPr>
          <w:rFonts w:cs="Times New Roman"/>
        </w:rPr>
        <w:t xml:space="preserve">3-layer storage structure. </w:t>
      </w:r>
      <w:ins w:id="1594" w:author="Chung, Joseph" w:date="2020-08-24T15:41:00Z">
        <w:r>
          <w:rPr>
            <w:rFonts w:cs="Times New Roman"/>
          </w:rPr>
          <w:t>V</w:t>
        </w:r>
      </w:ins>
      <w:r>
        <w:rPr>
          <w:rFonts w:cs="Times New Roman"/>
        </w:rPr>
        <w:t>erify the query-storage methods.</w:t>
      </w:r>
    </w:p>
    <w:p>
      <w:pPr>
        <w:pStyle w:val="39"/>
        <w:numPr>
          <w:ilvl w:val="0"/>
          <w:numId w:val="17"/>
        </w:numPr>
        <w:tabs>
          <w:tab w:val="left" w:pos="425"/>
        </w:tabs>
        <w:rPr>
          <w:rFonts w:cs="Times New Roman"/>
        </w:rPr>
      </w:pPr>
      <w:r>
        <w:rPr>
          <w:rFonts w:cs="Times New Roman"/>
        </w:rPr>
        <w:t xml:space="preserve">Test the accuracy of </w:t>
      </w:r>
      <w:r>
        <w:rPr>
          <w:rFonts w:cs="Times New Roman"/>
          <w:b/>
          <w:bCs/>
        </w:rPr>
        <w:t xml:space="preserve">LRV </w:t>
      </w:r>
      <w:r>
        <w:rPr>
          <w:rFonts w:cs="Times New Roman"/>
        </w:rPr>
        <w:t xml:space="preserve">ranking results. </w:t>
      </w:r>
      <w:ins w:id="1595" w:author="Chung, Joseph" w:date="2020-08-24T15:41:00Z">
        <w:r>
          <w:rPr>
            <w:rFonts w:cs="Times New Roman"/>
          </w:rPr>
          <w:t>V</w:t>
        </w:r>
      </w:ins>
      <w:r>
        <w:rPr>
          <w:rFonts w:cs="Times New Roman"/>
        </w:rPr>
        <w:t xml:space="preserve">erify the </w:t>
      </w:r>
      <w:r>
        <w:rPr>
          <w:rFonts w:cs="Times New Roman"/>
          <w:b/>
          <w:bCs/>
        </w:rPr>
        <w:t xml:space="preserve">LRV </w:t>
      </w:r>
      <w:r>
        <w:rPr>
          <w:rFonts w:cs="Times New Roman"/>
        </w:rPr>
        <w:t>ranking algorithm.</w:t>
      </w:r>
    </w:p>
    <w:p>
      <w:pPr>
        <w:rPr>
          <w:rFonts w:cs="Times New Roman"/>
        </w:rPr>
      </w:pPr>
      <w:r>
        <w:rPr>
          <w:rFonts w:cs="Times New Roman"/>
        </w:rPr>
        <w:t>The expected results of testing are (1) good search response time, and (2) more valuable resources ranked higher.</w:t>
      </w:r>
    </w:p>
    <w:p>
      <w:pPr>
        <w:pStyle w:val="3"/>
        <w:rPr>
          <w:rFonts w:cs="Times New Roman"/>
        </w:rPr>
      </w:pPr>
      <w:bookmarkStart w:id="252" w:name="_Toc17814"/>
      <w:bookmarkStart w:id="253" w:name="_Toc1518882910"/>
      <w:bookmarkStart w:id="254" w:name="_Toc3753"/>
      <w:bookmarkStart w:id="255" w:name="_Toc9165"/>
      <w:bookmarkStart w:id="256" w:name="_Toc873694429"/>
      <w:bookmarkStart w:id="257" w:name="_Toc1316695331"/>
      <w:r>
        <w:rPr>
          <w:rFonts w:cs="Times New Roman"/>
        </w:rPr>
        <w:t>6.1 Methods</w:t>
      </w:r>
      <w:bookmarkEnd w:id="252"/>
      <w:bookmarkEnd w:id="253"/>
      <w:bookmarkEnd w:id="254"/>
      <w:bookmarkEnd w:id="255"/>
      <w:bookmarkEnd w:id="256"/>
      <w:bookmarkEnd w:id="257"/>
    </w:p>
    <w:p>
      <w:pPr>
        <w:rPr>
          <w:rFonts w:cs="Times New Roman"/>
        </w:rPr>
      </w:pPr>
      <w:r>
        <w:rPr>
          <w:rFonts w:cs="Times New Roman"/>
        </w:rPr>
        <w:t>Software testing is based on requirements and specifications of design. There are some common and mature testing methods in software engineering</w:t>
      </w:r>
      <w:ins w:id="1596" w:author="Chung, Joseph" w:date="2020-08-24T18:57:00Z">
        <w:r>
          <w:rPr>
            <w:rFonts w:cs="Times New Roman"/>
          </w:rPr>
          <w:t>,</w:t>
        </w:r>
      </w:ins>
      <w:r>
        <w:rPr>
          <w:rFonts w:cs="Times New Roman"/>
        </w:rPr>
        <w:t xml:space="preserve"> and we briefly introduce and apply some methods to our learning resource search engine.</w:t>
      </w:r>
    </w:p>
    <w:p>
      <w:pPr>
        <w:pStyle w:val="4"/>
        <w:rPr>
          <w:rFonts w:cs="Times New Roman"/>
        </w:rPr>
      </w:pPr>
      <w:bookmarkStart w:id="258" w:name="_Toc11666"/>
      <w:bookmarkStart w:id="259" w:name="_Toc78214303"/>
      <w:bookmarkStart w:id="260" w:name="_Toc5431"/>
      <w:bookmarkStart w:id="261" w:name="_Toc6007"/>
      <w:bookmarkStart w:id="262" w:name="_Toc666480315"/>
      <w:bookmarkStart w:id="263" w:name="_Toc1415686841"/>
      <w:r>
        <w:rPr>
          <w:rFonts w:cs="Times New Roman"/>
        </w:rPr>
        <w:t>6.1.1 Black-box Testing</w:t>
      </w:r>
      <w:bookmarkEnd w:id="258"/>
      <w:bookmarkEnd w:id="259"/>
      <w:bookmarkEnd w:id="260"/>
      <w:bookmarkEnd w:id="261"/>
      <w:bookmarkEnd w:id="262"/>
      <w:bookmarkEnd w:id="263"/>
    </w:p>
    <w:p>
      <w:pPr>
        <w:rPr>
          <w:rFonts w:cs="Times New Roman"/>
          <w:lang w:val="en-US"/>
        </w:rPr>
      </w:pPr>
      <w:r>
        <w:rPr>
          <w:rFonts w:cs="Times New Roman"/>
          <w:lang w:val="en-US"/>
        </w:rPr>
        <w:t>Black-box treats the software as a "black box"</w:t>
      </w:r>
      <w:r>
        <w:rPr>
          <w:rFonts w:cs="Times New Roman"/>
        </w:rPr>
        <w:t>,</w:t>
      </w:r>
      <w:r>
        <w:rPr>
          <w:rFonts w:cs="Times New Roman"/>
          <w:lang w:val="en-US"/>
        </w:rPr>
        <w:t xml:space="preserve"> examining functionality without any knowledge of internal implementation, without seeing the source code. The testers are only aware of what the software is supposed to do, not how it does it.</w:t>
      </w:r>
      <w:r>
        <w:rPr>
          <w:rStyle w:val="18"/>
          <w:rFonts w:cs="Times New Roman"/>
          <w:lang w:val="en-US"/>
        </w:rPr>
        <w:t>[</w:t>
      </w:r>
      <w:r>
        <w:rPr>
          <w:rStyle w:val="18"/>
          <w:rFonts w:cs="Times New Roman"/>
          <w:lang w:val="en-US"/>
        </w:rPr>
        <w:endnoteReference w:id="21"/>
      </w:r>
      <w:r>
        <w:rPr>
          <w:rStyle w:val="18"/>
          <w:rFonts w:cs="Times New Roman"/>
          <w:lang w:val="en-US"/>
        </w:rPr>
        <w:t>]</w:t>
      </w:r>
    </w:p>
    <w:p>
      <w:pPr>
        <w:rPr>
          <w:rFonts w:cs="Times New Roman"/>
        </w:rPr>
      </w:pPr>
    </w:p>
    <w:p>
      <w:pPr>
        <w:rPr>
          <w:rFonts w:cs="Times New Roman"/>
        </w:rPr>
      </w:pPr>
      <w:r>
        <w:rPr>
          <w:rFonts w:cs="Times New Roman"/>
        </w:rPr>
        <w:t xml:space="preserve">Black-box testing </w:t>
      </w:r>
      <w:ins w:id="1597" w:author="Chung, Joseph" w:date="2020-08-24T18:59:00Z">
        <w:r>
          <w:rPr>
            <w:rFonts w:cs="Times New Roman"/>
          </w:rPr>
          <w:t>i</w:t>
        </w:r>
      </w:ins>
      <w:ins w:id="1598" w:author="Chung, Joseph" w:date="2020-08-24T18:57:00Z">
        <w:r>
          <w:rPr>
            <w:rFonts w:cs="Times New Roman"/>
          </w:rPr>
          <w:t xml:space="preserve">s </w:t>
        </w:r>
      </w:ins>
      <w:r>
        <w:rPr>
          <w:rFonts w:cs="Times New Roman"/>
        </w:rPr>
        <w:t xml:space="preserve">used </w:t>
      </w:r>
      <w:ins w:id="1599" w:author="Chung, Joseph" w:date="2020-08-24T18:58:00Z">
        <w:r>
          <w:rPr>
            <w:rFonts w:cs="Times New Roman"/>
          </w:rPr>
          <w:t xml:space="preserve">for </w:t>
        </w:r>
      </w:ins>
      <w:r>
        <w:rPr>
          <w:rFonts w:cs="Times New Roman"/>
        </w:rPr>
        <w:t xml:space="preserve">this search engine system. It </w:t>
      </w:r>
      <w:ins w:id="1600" w:author="Chung, Joseph" w:date="2020-08-24T18:59:00Z">
        <w:r>
          <w:rPr>
            <w:rFonts w:cs="Times New Roman"/>
          </w:rPr>
          <w:t>is</w:t>
        </w:r>
      </w:ins>
      <w:ins w:id="1601" w:author="Chung, Joseph" w:date="2020-08-24T18:58:00Z">
        <w:r>
          <w:rPr>
            <w:rFonts w:cs="Times New Roman"/>
          </w:rPr>
          <w:t xml:space="preserve"> </w:t>
        </w:r>
      </w:ins>
      <w:r>
        <w:rPr>
          <w:rFonts w:cs="Times New Roman"/>
        </w:rPr>
        <w:t xml:space="preserve">used for testing the ranking </w:t>
      </w:r>
      <w:ins w:id="1602" w:author="Chung, Joseph" w:date="2020-08-24T18:58:00Z">
        <w:r>
          <w:rPr>
            <w:rFonts w:cs="Times New Roman"/>
          </w:rPr>
          <w:t xml:space="preserve">component </w:t>
        </w:r>
      </w:ins>
      <w:r>
        <w:rPr>
          <w:rFonts w:cs="Times New Roman"/>
        </w:rPr>
        <w:t xml:space="preserve">of the search engine. </w:t>
      </w:r>
      <w:ins w:id="1603" w:author="Chung, Joseph" w:date="2020-08-24T18:58:00Z">
        <w:r>
          <w:rPr>
            <w:rFonts w:cs="Times New Roman"/>
          </w:rPr>
          <w:t xml:space="preserve">Black-box testing </w:t>
        </w:r>
      </w:ins>
      <w:r>
        <w:rPr>
          <w:rFonts w:cs="Times New Roman"/>
        </w:rPr>
        <w:t xml:space="preserve">is particularly suitable for the user searching process, from sending keywords to </w:t>
      </w:r>
      <w:ins w:id="1604" w:author="Chung, Joseph" w:date="2020-08-24T18:58:00Z">
        <w:r>
          <w:rPr>
            <w:rFonts w:cs="Times New Roman"/>
          </w:rPr>
          <w:t xml:space="preserve">the </w:t>
        </w:r>
      </w:ins>
      <w:r>
        <w:rPr>
          <w:rFonts w:cs="Times New Roman"/>
        </w:rPr>
        <w:t xml:space="preserve">listing of all the most valuable resources. The search function is </w:t>
      </w:r>
      <w:ins w:id="1605" w:author="Chung, Joseph" w:date="2020-08-24T18:58:00Z">
        <w:r>
          <w:rPr>
            <w:rFonts w:cs="Times New Roman"/>
          </w:rPr>
          <w:t xml:space="preserve">treated as </w:t>
        </w:r>
      </w:ins>
      <w:r>
        <w:rPr>
          <w:rFonts w:cs="Times New Roman"/>
        </w:rPr>
        <w:t xml:space="preserve">a black box, </w:t>
      </w:r>
      <w:ins w:id="1606" w:author="Chung, Joseph" w:date="2020-08-24T18:58:00Z">
        <w:r>
          <w:rPr>
            <w:rFonts w:cs="Times New Roman"/>
          </w:rPr>
          <w:t xml:space="preserve">and </w:t>
        </w:r>
      </w:ins>
      <w:r>
        <w:rPr>
          <w:rFonts w:cs="Times New Roman"/>
        </w:rPr>
        <w:t>testers do not need to understand the principle of the searching algorithms and ranking methods (</w:t>
      </w:r>
      <w:r>
        <w:rPr>
          <w:rFonts w:cs="Times New Roman"/>
          <w:b/>
          <w:bCs/>
        </w:rPr>
        <w:t>LRV</w:t>
      </w:r>
      <w:r>
        <w:rPr>
          <w:rFonts w:cs="Times New Roman"/>
        </w:rPr>
        <w:t xml:space="preserve">). The testers only need to verify the resources returned, checking their ranking. Resources with high value are ranked at the top </w:t>
      </w:r>
      <w:ins w:id="1607" w:author="Chung, Joseph" w:date="2020-08-24T18:59:00Z">
        <w:r>
          <w:rPr>
            <w:rFonts w:cs="Times New Roman"/>
          </w:rPr>
          <w:t>of</w:t>
        </w:r>
      </w:ins>
      <w:r>
        <w:rPr>
          <w:rFonts w:cs="Times New Roman"/>
        </w:rPr>
        <w:t xml:space="preserve"> the list. Value itself is a more subjective concept. Later in </w:t>
      </w:r>
      <w:r>
        <w:rPr>
          <w:rFonts w:cs="Times New Roman"/>
          <w:color w:val="000000" w:themeColor="text1"/>
          <w14:textFill>
            <w14:solidFill>
              <w14:schemeClr w14:val="tx1"/>
            </w14:solidFill>
          </w14:textFill>
        </w:rPr>
        <w:t>this chapter</w:t>
      </w:r>
      <w:r>
        <w:rPr>
          <w:rFonts w:cs="Times New Roman"/>
        </w:rPr>
        <w:t>, we will discuss how to measure the user's recognition of resource value in the experiments.</w:t>
      </w:r>
    </w:p>
    <w:p>
      <w:pPr>
        <w:pStyle w:val="4"/>
        <w:rPr>
          <w:rFonts w:cs="Times New Roman"/>
        </w:rPr>
      </w:pPr>
      <w:bookmarkStart w:id="264" w:name="_Toc891979989"/>
      <w:bookmarkStart w:id="265" w:name="_Toc24681"/>
      <w:bookmarkStart w:id="266" w:name="_Toc21813"/>
      <w:bookmarkStart w:id="267" w:name="_Toc24011"/>
      <w:bookmarkStart w:id="268" w:name="_Toc568719042"/>
      <w:bookmarkStart w:id="269" w:name="_Toc235056517"/>
      <w:r>
        <w:rPr>
          <w:rFonts w:cs="Times New Roman"/>
        </w:rPr>
        <w:t>6.1.2 White-box</w:t>
      </w:r>
      <w:bookmarkEnd w:id="264"/>
      <w:r>
        <w:rPr>
          <w:rFonts w:cs="Times New Roman"/>
        </w:rPr>
        <w:t xml:space="preserve"> Testing</w:t>
      </w:r>
      <w:bookmarkEnd w:id="265"/>
      <w:bookmarkEnd w:id="266"/>
      <w:bookmarkEnd w:id="267"/>
      <w:bookmarkEnd w:id="268"/>
      <w:bookmarkEnd w:id="269"/>
    </w:p>
    <w:p>
      <w:pPr>
        <w:rPr>
          <w:rFonts w:cs="Times New Roman"/>
          <w:lang w:val="en-US"/>
        </w:rPr>
      </w:pPr>
      <w:r>
        <w:rPr>
          <w:rFonts w:cs="Times New Roman"/>
          <w:lang w:val="en-US"/>
        </w:rPr>
        <w:t>White-box testing (also known as clear box testing, glass box testing, transparent box testing, and structural testing) verifies the internal structures or logic of a program, as opposed to only the functionality exposed to the end-user. In white-box testing, an internal perspective of the system (the source code), as well as programming skills, are used to design test cases. The tester chooses inputs to exercise paths through the code and determine the appropriate outputs.</w:t>
      </w:r>
      <w:r>
        <w:rPr>
          <w:rStyle w:val="18"/>
          <w:rFonts w:cs="Times New Roman"/>
          <w:lang w:val="en-US"/>
        </w:rPr>
        <w:t>[</w:t>
      </w:r>
      <w:r>
        <w:rPr>
          <w:rStyle w:val="18"/>
          <w:rFonts w:cs="Times New Roman"/>
          <w:lang w:val="en-US"/>
        </w:rPr>
        <w:endnoteReference w:id="22"/>
      </w:r>
      <w:r>
        <w:rPr>
          <w:rStyle w:val="18"/>
          <w:rFonts w:cs="Times New Roman"/>
          <w:lang w:val="en-US"/>
        </w:rPr>
        <w:t>]</w:t>
      </w:r>
      <w:r>
        <w:rPr>
          <w:rFonts w:cs="Times New Roman"/>
        </w:rPr>
        <w:t xml:space="preserve"> </w:t>
      </w:r>
      <w:r>
        <w:rPr>
          <w:rStyle w:val="18"/>
          <w:rFonts w:cs="Times New Roman"/>
          <w:lang w:val="en-US"/>
        </w:rPr>
        <w:t>[</w:t>
      </w:r>
      <w:r>
        <w:rPr>
          <w:rStyle w:val="18"/>
          <w:rFonts w:cs="Times New Roman"/>
          <w:lang w:val="en-US"/>
        </w:rPr>
        <w:endnoteReference w:id="23"/>
      </w:r>
      <w:r>
        <w:rPr>
          <w:rStyle w:val="18"/>
          <w:rFonts w:cs="Times New Roman"/>
          <w:lang w:val="en-US"/>
        </w:rPr>
        <w:t>]</w:t>
      </w:r>
    </w:p>
    <w:p>
      <w:pPr>
        <w:rPr>
          <w:rFonts w:cs="Times New Roman"/>
          <w:lang w:val="en-US"/>
        </w:rPr>
      </w:pPr>
    </w:p>
    <w:p>
      <w:pPr>
        <w:rPr>
          <w:rFonts w:cs="Times New Roman"/>
        </w:rPr>
      </w:pPr>
      <w:r>
        <w:rPr>
          <w:rFonts w:cs="Times New Roman"/>
        </w:rPr>
        <w:t xml:space="preserve">We use white-box </w:t>
      </w:r>
      <w:ins w:id="1608" w:author="Chung, Joseph" w:date="2020-08-24T19:26:00Z">
        <w:r>
          <w:rPr>
            <w:rFonts w:cs="Times New Roman"/>
          </w:rPr>
          <w:t xml:space="preserve">testing </w:t>
        </w:r>
      </w:ins>
      <w:r>
        <w:rPr>
          <w:rFonts w:cs="Times New Roman"/>
        </w:rPr>
        <w:t xml:space="preserve">to test the storage-query </w:t>
      </w:r>
      <w:ins w:id="1609" w:author="Chung, Joseph" w:date="2020-08-24T19:26:00Z">
        <w:r>
          <w:rPr>
            <w:rFonts w:cs="Times New Roman"/>
          </w:rPr>
          <w:t>component of the search engine</w:t>
        </w:r>
      </w:ins>
      <w:r>
        <w:rPr>
          <w:rFonts w:cs="Times New Roman"/>
        </w:rPr>
        <w:t xml:space="preserve">, especially the </w:t>
      </w:r>
      <w:ins w:id="1610" w:author="Chung, Joseph" w:date="2020-08-24T19:27:00Z">
        <w:r>
          <w:rPr>
            <w:rFonts w:cs="Times New Roman"/>
          </w:rPr>
          <w:t>three</w:t>
        </w:r>
      </w:ins>
      <w:r>
        <w:rPr>
          <w:rFonts w:cs="Times New Roman"/>
        </w:rPr>
        <w:t xml:space="preserve">-layer storage structure. However, here it is not a strict white box. Normally, white-box testing asks users to choose different test paths according to the logic of the code, but we do not change the input paths to get the expected results for the code logic of a function. Instead, we query the same amount of data in </w:t>
      </w:r>
      <w:r>
        <w:rPr>
          <w:rFonts w:cs="Times New Roman"/>
          <w:b/>
        </w:rPr>
        <w:t xml:space="preserve">different </w:t>
      </w:r>
      <w:r>
        <w:rPr>
          <w:rFonts w:cs="Times New Roman"/>
        </w:rPr>
        <w:t xml:space="preserve">storage structures, with </w:t>
      </w:r>
      <w:r>
        <w:rPr>
          <w:rFonts w:cs="Times New Roman"/>
          <w:b/>
        </w:rPr>
        <w:t xml:space="preserve">different </w:t>
      </w:r>
      <w:r>
        <w:rPr>
          <w:rFonts w:cs="Times New Roman"/>
        </w:rPr>
        <w:t xml:space="preserve">experiment variables through </w:t>
      </w:r>
      <w:r>
        <w:rPr>
          <w:rFonts w:cs="Times New Roman"/>
          <w:b/>
        </w:rPr>
        <w:t>different</w:t>
      </w:r>
      <w:r>
        <w:rPr>
          <w:rFonts w:cs="Times New Roman"/>
        </w:rPr>
        <w:t xml:space="preserve"> keywords </w:t>
      </w:r>
      <w:r>
        <w:rPr>
          <w:rFonts w:cs="Times New Roman"/>
          <w:i/>
          <w:iCs/>
        </w:rPr>
        <w:t>[ k1, k2, k3 ... ]</w:t>
      </w:r>
      <w:r>
        <w:rPr>
          <w:rFonts w:cs="Times New Roman"/>
        </w:rPr>
        <w:t xml:space="preserve">, pages </w:t>
      </w:r>
      <w:r>
        <w:rPr>
          <w:rFonts w:cs="Times New Roman"/>
          <w:i/>
          <w:iCs/>
        </w:rPr>
        <w:t>[ p1, p2, p3 ... ]</w:t>
      </w:r>
      <w:r>
        <w:rPr>
          <w:rFonts w:cs="Times New Roman"/>
        </w:rPr>
        <w:t xml:space="preserve"> and other conditions. The idea is similar to the white-box, changing the structure (layer</w:t>
      </w:r>
      <w:ins w:id="1611" w:author="Chung, Joseph" w:date="2020-08-24T19:28:00Z">
        <w:r>
          <w:rPr>
            <w:rFonts w:cs="Times New Roman"/>
          </w:rPr>
          <w:t xml:space="preserve"> </w:t>
        </w:r>
      </w:ins>
      <w:r>
        <w:rPr>
          <w:rFonts w:cs="Times New Roman"/>
        </w:rPr>
        <w:t>1, layer</w:t>
      </w:r>
      <w:ins w:id="1612" w:author="Chung, Joseph" w:date="2020-08-24T19:28:00Z">
        <w:r>
          <w:rPr>
            <w:rFonts w:cs="Times New Roman"/>
          </w:rPr>
          <w:t xml:space="preserve"> </w:t>
        </w:r>
      </w:ins>
      <w:r>
        <w:rPr>
          <w:rFonts w:cs="Times New Roman"/>
        </w:rPr>
        <w:t>2</w:t>
      </w:r>
      <w:ins w:id="1613" w:author="Chung, Joseph" w:date="2020-08-24T19:28:00Z">
        <w:r>
          <w:rPr>
            <w:rFonts w:cs="Times New Roman"/>
          </w:rPr>
          <w:t xml:space="preserve"> or</w:t>
        </w:r>
      </w:ins>
      <w:r>
        <w:rPr>
          <w:rFonts w:cs="Times New Roman"/>
        </w:rPr>
        <w:t xml:space="preserve"> layer</w:t>
      </w:r>
      <w:ins w:id="1614" w:author="Chung, Joseph" w:date="2020-08-24T19:28:00Z">
        <w:r>
          <w:rPr>
            <w:rFonts w:cs="Times New Roman"/>
          </w:rPr>
          <w:t xml:space="preserve"> </w:t>
        </w:r>
      </w:ins>
      <w:r>
        <w:rPr>
          <w:rFonts w:cs="Times New Roman"/>
        </w:rPr>
        <w:t xml:space="preserve">3) </w:t>
      </w:r>
      <w:ins w:id="1615" w:author="Chung, Joseph" w:date="2020-08-24T19:29:00Z">
        <w:r>
          <w:rPr>
            <w:rFonts w:cs="Times New Roman"/>
          </w:rPr>
          <w:t>within</w:t>
        </w:r>
      </w:ins>
      <w:ins w:id="1616" w:author="Chung, Joseph" w:date="2020-08-24T19:28:00Z">
        <w:r>
          <w:rPr>
            <w:rFonts w:cs="Times New Roman"/>
          </w:rPr>
          <w:t xml:space="preserve"> </w:t>
        </w:r>
      </w:ins>
      <w:r>
        <w:rPr>
          <w:rFonts w:cs="Times New Roman"/>
        </w:rPr>
        <w:t>the code</w:t>
      </w:r>
      <w:ins w:id="1617" w:author="Chung, Joseph" w:date="2020-08-24T19:29:00Z">
        <w:r>
          <w:rPr>
            <w:rFonts w:cs="Times New Roman"/>
          </w:rPr>
          <w:t xml:space="preserve"> and making it </w:t>
        </w:r>
      </w:ins>
      <w:r>
        <w:rPr>
          <w:rFonts w:cs="Times New Roman"/>
        </w:rPr>
        <w:t xml:space="preserve">transparent to </w:t>
      </w:r>
      <w:ins w:id="1618" w:author="Chung, Joseph" w:date="2020-08-24T19:29:00Z">
        <w:r>
          <w:rPr>
            <w:rFonts w:cs="Times New Roman"/>
          </w:rPr>
          <w:t xml:space="preserve">the </w:t>
        </w:r>
      </w:ins>
      <w:r>
        <w:rPr>
          <w:rFonts w:cs="Times New Roman"/>
        </w:rPr>
        <w:t xml:space="preserve">testers. </w:t>
      </w:r>
      <w:ins w:id="1619" w:author="Chung, Joseph" w:date="2020-08-24T19:30:00Z">
        <w:r>
          <w:rPr>
            <w:rFonts w:cs="Times New Roman"/>
          </w:rPr>
          <w:t>In contrast to</w:t>
        </w:r>
      </w:ins>
      <w:r>
        <w:rPr>
          <w:rFonts w:cs="Times New Roman"/>
        </w:rPr>
        <w:t xml:space="preserve"> the black-box test mentioned in the previous section, </w:t>
      </w:r>
      <w:ins w:id="1620" w:author="Chung, Joseph" w:date="2020-08-24T19:30:00Z">
        <w:r>
          <w:rPr>
            <w:rFonts w:cs="Times New Roman"/>
          </w:rPr>
          <w:t xml:space="preserve">the </w:t>
        </w:r>
      </w:ins>
      <w:r>
        <w:rPr>
          <w:rFonts w:cs="Times New Roman"/>
        </w:rPr>
        <w:t xml:space="preserve">testers need to understand the logic of </w:t>
      </w:r>
      <w:ins w:id="1621" w:author="Chung, Joseph" w:date="2020-08-24T19:30:00Z">
        <w:r>
          <w:rPr>
            <w:rFonts w:cs="Times New Roman"/>
          </w:rPr>
          <w:t xml:space="preserve">the </w:t>
        </w:r>
      </w:ins>
      <w:r>
        <w:rPr>
          <w:rFonts w:cs="Times New Roman"/>
        </w:rPr>
        <w:t xml:space="preserve">different layers and test </w:t>
      </w:r>
      <w:ins w:id="1622" w:author="Chung, Joseph" w:date="2020-08-24T19:31:00Z">
        <w:r>
          <w:rPr>
            <w:rFonts w:cs="Times New Roman"/>
          </w:rPr>
          <w:t xml:space="preserve">the </w:t>
        </w:r>
      </w:ins>
      <w:r>
        <w:rPr>
          <w:rFonts w:cs="Times New Roman"/>
        </w:rPr>
        <w:t xml:space="preserve">search process logic for </w:t>
      </w:r>
      <w:ins w:id="1623" w:author="Chung, Joseph" w:date="2020-08-24T19:31:00Z">
        <w:r>
          <w:rPr>
            <w:rFonts w:cs="Times New Roman"/>
          </w:rPr>
          <w:t xml:space="preserve">the </w:t>
        </w:r>
      </w:ins>
      <w:r>
        <w:rPr>
          <w:rFonts w:cs="Times New Roman"/>
        </w:rPr>
        <w:t>different storage structure</w:t>
      </w:r>
      <w:ins w:id="1624" w:author="Chung, Joseph" w:date="2020-08-24T19:31:00Z">
        <w:r>
          <w:rPr>
            <w:rFonts w:cs="Times New Roman"/>
          </w:rPr>
          <w:t>s</w:t>
        </w:r>
      </w:ins>
      <w:r>
        <w:rPr>
          <w:rFonts w:cs="Times New Roman"/>
        </w:rPr>
        <w:t>.</w:t>
      </w:r>
      <w:ins w:id="1625" w:author="Chung, Joseph" w:date="2020-08-24T19:31:00Z">
        <w:r>
          <w:rPr>
            <w:rFonts w:cs="Times New Roman"/>
          </w:rPr>
          <w:t xml:space="preserve"> </w:t>
        </w:r>
      </w:ins>
      <w:r>
        <w:rPr>
          <w:rFonts w:cs="Times New Roman"/>
        </w:rPr>
        <w:t xml:space="preserve">The purpose </w:t>
      </w:r>
      <w:ins w:id="1626" w:author="Chung, Joseph" w:date="2020-08-24T19:31:00Z">
        <w:r>
          <w:rPr>
            <w:rFonts w:cs="Times New Roman"/>
          </w:rPr>
          <w:t xml:space="preserve">here </w:t>
        </w:r>
      </w:ins>
      <w:r>
        <w:rPr>
          <w:rFonts w:cs="Times New Roman"/>
        </w:rPr>
        <w:t xml:space="preserve">is to test the query performance and storage performance of the search engine system through different experimental control groups and prove the reliability of the </w:t>
      </w:r>
      <w:ins w:id="1627" w:author="Chung, Joseph" w:date="2020-08-24T19:33:00Z">
        <w:r>
          <w:rPr>
            <w:rFonts w:cs="Times New Roman"/>
          </w:rPr>
          <w:t>three</w:t>
        </w:r>
      </w:ins>
      <w:r>
        <w:rPr>
          <w:rFonts w:cs="Times New Roman"/>
        </w:rPr>
        <w:t>-layer storage structure.</w:t>
      </w:r>
    </w:p>
    <w:p>
      <w:pPr>
        <w:pStyle w:val="3"/>
        <w:rPr>
          <w:rFonts w:cs="Times New Roman"/>
        </w:rPr>
      </w:pPr>
      <w:bookmarkStart w:id="270" w:name="_Toc2001460333"/>
      <w:bookmarkStart w:id="271" w:name="_Toc5318"/>
      <w:bookmarkStart w:id="272" w:name="_Toc9209"/>
      <w:bookmarkStart w:id="273" w:name="_Toc7533"/>
      <w:bookmarkStart w:id="274" w:name="_Toc1003887446"/>
      <w:bookmarkStart w:id="275" w:name="_Toc1865928043"/>
      <w:r>
        <w:rPr>
          <w:rFonts w:cs="Times New Roman"/>
        </w:rPr>
        <w:t xml:space="preserve">6.2 Testing </w:t>
      </w:r>
      <w:bookmarkEnd w:id="270"/>
      <w:r>
        <w:rPr>
          <w:rFonts w:cs="Times New Roman"/>
        </w:rPr>
        <w:t>Environments</w:t>
      </w:r>
      <w:bookmarkEnd w:id="271"/>
      <w:bookmarkEnd w:id="272"/>
      <w:bookmarkEnd w:id="273"/>
      <w:bookmarkEnd w:id="274"/>
      <w:bookmarkEnd w:id="275"/>
    </w:p>
    <w:p>
      <w:pPr>
        <w:rPr>
          <w:rFonts w:cs="Times New Roman"/>
        </w:rPr>
      </w:pPr>
      <w:ins w:id="1628" w:author="Chung, Joseph" w:date="2020-08-24T19:34:00Z">
        <w:r>
          <w:rPr>
            <w:rFonts w:cs="Times New Roman"/>
          </w:rPr>
          <w:t xml:space="preserve">The hardware and software used for the </w:t>
        </w:r>
      </w:ins>
      <w:r>
        <w:rPr>
          <w:rFonts w:cs="Times New Roman"/>
        </w:rPr>
        <w:t xml:space="preserve">testing environment is very important because the test results (and related analysis) </w:t>
      </w:r>
      <w:ins w:id="1629" w:author="Chung, Joseph" w:date="2020-08-24T19:34:00Z">
        <w:r>
          <w:rPr>
            <w:rFonts w:cs="Times New Roman"/>
          </w:rPr>
          <w:t xml:space="preserve">may </w:t>
        </w:r>
      </w:ins>
      <w:ins w:id="1630" w:author="Chung, Joseph" w:date="2020-08-24T19:35:00Z">
        <w:r>
          <w:rPr>
            <w:rFonts w:cs="Times New Roman"/>
          </w:rPr>
          <w:t>vary</w:t>
        </w:r>
      </w:ins>
      <w:r>
        <w:rPr>
          <w:rFonts w:cs="Times New Roman"/>
        </w:rPr>
        <w:t xml:space="preserve"> </w:t>
      </w:r>
      <w:ins w:id="1631" w:author="Chung, Joseph" w:date="2020-08-24T19:35:00Z">
        <w:r>
          <w:rPr>
            <w:rFonts w:cs="Times New Roman"/>
          </w:rPr>
          <w:t>depending on the testing</w:t>
        </w:r>
      </w:ins>
      <w:r>
        <w:rPr>
          <w:rFonts w:cs="Times New Roman"/>
        </w:rPr>
        <w:t xml:space="preserve"> environment. In this section, we stipulate </w:t>
      </w:r>
      <w:ins w:id="1632" w:author="Chung, Joseph" w:date="2020-08-24T19:35:00Z">
        <w:r>
          <w:rPr>
            <w:rFonts w:cs="Times New Roman"/>
          </w:rPr>
          <w:t xml:space="preserve">a </w:t>
        </w:r>
      </w:ins>
      <w:r>
        <w:rPr>
          <w:rFonts w:cs="Times New Roman"/>
        </w:rPr>
        <w:t xml:space="preserve">standard testing environment to </w:t>
      </w:r>
      <w:ins w:id="1633" w:author="Chung, Joseph" w:date="2020-08-24T19:36:00Z">
        <w:r>
          <w:rPr>
            <w:rFonts w:cs="Times New Roman"/>
          </w:rPr>
          <w:t xml:space="preserve">try to </w:t>
        </w:r>
      </w:ins>
      <w:r>
        <w:rPr>
          <w:rFonts w:cs="Times New Roman"/>
        </w:rPr>
        <w:t>prevent errors and biased results</w:t>
      </w:r>
      <w:ins w:id="1634" w:author="Chung, Joseph" w:date="2020-08-24T19:36:00Z">
        <w:r>
          <w:rPr>
            <w:rFonts w:cs="Times New Roman"/>
          </w:rPr>
          <w:t>.</w:t>
        </w:r>
      </w:ins>
    </w:p>
    <w:p>
      <w:pPr>
        <w:pStyle w:val="4"/>
        <w:rPr>
          <w:rFonts w:cs="Times New Roman"/>
        </w:rPr>
      </w:pPr>
      <w:bookmarkStart w:id="276" w:name="_Toc233754303"/>
      <w:bookmarkStart w:id="277" w:name="_Toc3422"/>
      <w:bookmarkStart w:id="278" w:name="_Toc26922"/>
      <w:bookmarkStart w:id="279" w:name="_Toc25589"/>
      <w:bookmarkStart w:id="280" w:name="_Toc338523035"/>
      <w:bookmarkStart w:id="281" w:name="_Toc1535909382"/>
      <w:r>
        <w:rPr>
          <w:rFonts w:cs="Times New Roman"/>
        </w:rPr>
        <w:t xml:space="preserve">6.2.1 </w:t>
      </w:r>
      <w:bookmarkEnd w:id="276"/>
      <w:r>
        <w:rPr>
          <w:rFonts w:cs="Times New Roman"/>
        </w:rPr>
        <w:t>Hardware and Software Condition Control</w:t>
      </w:r>
      <w:bookmarkEnd w:id="277"/>
      <w:bookmarkEnd w:id="278"/>
      <w:bookmarkEnd w:id="279"/>
      <w:bookmarkEnd w:id="280"/>
      <w:bookmarkEnd w:id="281"/>
    </w:p>
    <w:p>
      <w:pPr>
        <w:rPr>
          <w:rFonts w:cs="Times New Roman"/>
        </w:rPr>
      </w:pPr>
      <w:r>
        <w:rPr>
          <w:rFonts w:cs="Times New Roman"/>
        </w:rPr>
        <w:t xml:space="preserve">In the experiments of testing the storage and search process, some environments </w:t>
      </w:r>
      <w:ins w:id="1635" w:author="Chung, Joseph" w:date="2020-08-24T19:36:00Z">
        <w:r>
          <w:rPr>
            <w:rFonts w:cs="Times New Roman"/>
          </w:rPr>
          <w:t xml:space="preserve">need to be </w:t>
        </w:r>
      </w:ins>
      <w:r>
        <w:rPr>
          <w:rFonts w:cs="Times New Roman"/>
        </w:rPr>
        <w:t>fixed:</w:t>
      </w:r>
    </w:p>
    <w:p>
      <w:pPr>
        <w:pStyle w:val="39"/>
        <w:numPr>
          <w:ilvl w:val="0"/>
          <w:numId w:val="18"/>
        </w:numPr>
        <w:tabs>
          <w:tab w:val="left" w:pos="420"/>
        </w:tabs>
        <w:ind w:left="840"/>
        <w:rPr>
          <w:rFonts w:cs="Times New Roman"/>
        </w:rPr>
      </w:pPr>
      <w:r>
        <w:rPr>
          <w:rFonts w:cs="Times New Roman"/>
        </w:rPr>
        <w:t>Same local network</w:t>
      </w:r>
    </w:p>
    <w:p>
      <w:pPr>
        <w:pStyle w:val="39"/>
        <w:numPr>
          <w:ilvl w:val="0"/>
          <w:numId w:val="18"/>
        </w:numPr>
        <w:tabs>
          <w:tab w:val="left" w:pos="420"/>
        </w:tabs>
        <w:ind w:left="840"/>
        <w:rPr>
          <w:rFonts w:cs="Times New Roman"/>
        </w:rPr>
      </w:pPr>
      <w:r>
        <w:rPr>
          <w:rFonts w:cs="Times New Roman"/>
        </w:rPr>
        <w:t>A server with the same configuration</w:t>
      </w:r>
    </w:p>
    <w:p>
      <w:pPr>
        <w:pStyle w:val="39"/>
        <w:numPr>
          <w:ilvl w:val="0"/>
          <w:numId w:val="18"/>
        </w:numPr>
        <w:tabs>
          <w:tab w:val="left" w:pos="420"/>
        </w:tabs>
        <w:ind w:left="840"/>
        <w:rPr>
          <w:rFonts w:cs="Times New Roman"/>
        </w:rPr>
      </w:pPr>
      <w:r>
        <w:rPr>
          <w:rFonts w:cs="Times New Roman"/>
        </w:rPr>
        <w:t>A PC with the same configuration and the same browser</w:t>
      </w:r>
    </w:p>
    <w:p>
      <w:pPr>
        <w:rPr>
          <w:rFonts w:cs="Times New Roman"/>
        </w:rPr>
      </w:pPr>
      <w:ins w:id="1636" w:author="Chung, Joseph" w:date="2020-08-24T19:37:00Z">
        <w:r>
          <w:rPr>
            <w:rFonts w:cs="Times New Roman"/>
          </w:rPr>
          <w:t>T</w:t>
        </w:r>
      </w:ins>
      <w:r>
        <w:rPr>
          <w:rFonts w:cs="Times New Roman"/>
        </w:rPr>
        <w:t xml:space="preserve">he network environment </w:t>
      </w:r>
      <w:ins w:id="1637" w:author="Chung, Joseph" w:date="2020-08-24T19:37:00Z">
        <w:r>
          <w:rPr>
            <w:rFonts w:cs="Times New Roman"/>
          </w:rPr>
          <w:t xml:space="preserve">for testing must be controlled </w:t>
        </w:r>
      </w:ins>
      <w:r>
        <w:rPr>
          <w:rFonts w:cs="Times New Roman"/>
        </w:rPr>
        <w:t xml:space="preserve">to prevent network problems from affecting the query speed. The server configuration </w:t>
      </w:r>
      <w:ins w:id="1638" w:author="Chung, Joseph" w:date="2020-08-24T19:37:00Z">
        <w:r>
          <w:rPr>
            <w:rFonts w:cs="Times New Roman"/>
          </w:rPr>
          <w:t xml:space="preserve">must be </w:t>
        </w:r>
      </w:ins>
      <w:r>
        <w:rPr>
          <w:rFonts w:cs="Times New Roman"/>
        </w:rPr>
        <w:t xml:space="preserve">the same because different server configurations will </w:t>
      </w:r>
      <w:ins w:id="1639" w:author="Chung, Joseph" w:date="2020-08-24T19:37:00Z">
        <w:r>
          <w:rPr>
            <w:rFonts w:cs="Times New Roman"/>
          </w:rPr>
          <w:t xml:space="preserve">likely cause </w:t>
        </w:r>
      </w:ins>
      <w:r>
        <w:rPr>
          <w:rFonts w:cs="Times New Roman"/>
        </w:rPr>
        <w:t xml:space="preserve">different testing results. All testing data must be based on the same set of server configurations, including hardware and software. The client used in the test </w:t>
      </w:r>
      <w:ins w:id="1640" w:author="Chung, Joseph" w:date="2020-08-24T19:38:00Z">
        <w:r>
          <w:rPr>
            <w:rFonts w:cs="Times New Roman"/>
          </w:rPr>
          <w:t xml:space="preserve">should </w:t>
        </w:r>
      </w:ins>
      <w:r>
        <w:rPr>
          <w:rFonts w:cs="Times New Roman"/>
        </w:rPr>
        <w:t xml:space="preserve">also be the same, but </w:t>
      </w:r>
      <w:ins w:id="1641" w:author="Chung, Joseph" w:date="2020-08-24T19:38:00Z">
        <w:r>
          <w:rPr>
            <w:rFonts w:cs="Times New Roman"/>
          </w:rPr>
          <w:t xml:space="preserve">can be </w:t>
        </w:r>
      </w:ins>
      <w:r>
        <w:rPr>
          <w:rFonts w:cs="Times New Roman"/>
        </w:rPr>
        <w:t>less strict</w:t>
      </w:r>
      <w:ins w:id="1642" w:author="Chung, Joseph" w:date="2020-08-24T19:38:00Z">
        <w:r>
          <w:rPr>
            <w:rFonts w:cs="Times New Roman"/>
          </w:rPr>
          <w:t>ly controlled</w:t>
        </w:r>
      </w:ins>
      <w:r>
        <w:rPr>
          <w:rFonts w:cs="Times New Roman"/>
        </w:rPr>
        <w:t xml:space="preserve"> than the previous two requirements. </w:t>
      </w:r>
      <w:ins w:id="1643" w:author="Chung, Joseph" w:date="2020-08-24T19:39:00Z">
        <w:r>
          <w:rPr>
            <w:rFonts w:cs="Times New Roman"/>
          </w:rPr>
          <w:t>D</w:t>
        </w:r>
      </w:ins>
      <w:r>
        <w:rPr>
          <w:rFonts w:cs="Times New Roman"/>
        </w:rPr>
        <w:t xml:space="preserve">etailed </w:t>
      </w:r>
      <w:ins w:id="1644" w:author="Chung, Joseph" w:date="2020-08-24T19:39:00Z">
        <w:r>
          <w:rPr>
            <w:rFonts w:cs="Times New Roman"/>
          </w:rPr>
          <w:t xml:space="preserve">configurations and </w:t>
        </w:r>
      </w:ins>
      <w:r>
        <w:rPr>
          <w:rFonts w:cs="Times New Roman"/>
        </w:rPr>
        <w:t xml:space="preserve">settings </w:t>
      </w:r>
      <w:ins w:id="1645" w:author="Chung, Joseph" w:date="2020-08-24T19:39:00Z">
        <w:r>
          <w:rPr>
            <w:rFonts w:cs="Times New Roman"/>
          </w:rPr>
          <w:t xml:space="preserve">for testing </w:t>
        </w:r>
      </w:ins>
      <w:r>
        <w:rPr>
          <w:rFonts w:cs="Times New Roman"/>
        </w:rPr>
        <w:t xml:space="preserve">are listed </w:t>
      </w:r>
      <w:ins w:id="1646" w:author="Chung, Joseph" w:date="2020-08-24T19:39:00Z">
        <w:r>
          <w:rPr>
            <w:rFonts w:cs="Times New Roman"/>
          </w:rPr>
          <w:t>below:</w:t>
        </w:r>
      </w:ins>
    </w:p>
    <w:p>
      <w:pPr>
        <w:pStyle w:val="39"/>
        <w:numPr>
          <w:ilvl w:val="0"/>
          <w:numId w:val="19"/>
        </w:numPr>
        <w:rPr>
          <w:rFonts w:cs="Times New Roman"/>
          <w:b/>
          <w:bCs/>
        </w:rPr>
      </w:pPr>
      <w:r>
        <w:rPr>
          <w:rFonts w:cs="Times New Roman"/>
          <w:b/>
          <w:bCs/>
        </w:rPr>
        <w:t>Network:</w:t>
      </w:r>
    </w:p>
    <w:p>
      <w:pPr>
        <w:pStyle w:val="39"/>
        <w:numPr>
          <w:ilvl w:val="0"/>
          <w:numId w:val="20"/>
        </w:numPr>
        <w:ind w:left="1680"/>
        <w:rPr>
          <w:rFonts w:cs="Times New Roman"/>
          <w:sz w:val="22"/>
        </w:rPr>
      </w:pPr>
      <w:r>
        <w:rPr>
          <w:rFonts w:cs="Times New Roman"/>
          <w:sz w:val="22"/>
        </w:rPr>
        <w:t xml:space="preserve">A </w:t>
      </w:r>
      <w:ins w:id="1647" w:author="Chung, Joseph" w:date="2020-08-24T19:42:00Z">
        <w:r>
          <w:rPr>
            <w:rFonts w:cs="Times New Roman"/>
            <w:sz w:val="22"/>
          </w:rPr>
          <w:t xml:space="preserve">home </w:t>
        </w:r>
      </w:ins>
      <w:ins w:id="1648" w:author="Chung, Joseph" w:date="2020-08-24T19:39:00Z">
        <w:r>
          <w:rPr>
            <w:rFonts w:cs="Times New Roman"/>
            <w:sz w:val="22"/>
          </w:rPr>
          <w:t xml:space="preserve">network </w:t>
        </w:r>
      </w:ins>
      <w:r>
        <w:rPr>
          <w:rFonts w:cs="Times New Roman"/>
          <w:sz w:val="22"/>
        </w:rPr>
        <w:t xml:space="preserve">router, server and </w:t>
      </w:r>
      <w:ins w:id="1649" w:author="Chung, Joseph" w:date="2020-08-24T19:39:00Z">
        <w:r>
          <w:rPr>
            <w:rFonts w:cs="Times New Roman"/>
            <w:sz w:val="22"/>
          </w:rPr>
          <w:t xml:space="preserve">client </w:t>
        </w:r>
      </w:ins>
      <w:r>
        <w:rPr>
          <w:rFonts w:cs="Times New Roman"/>
          <w:sz w:val="22"/>
        </w:rPr>
        <w:t>PC are connected to the same router through wired LAN port</w:t>
      </w:r>
      <w:ins w:id="1650" w:author="Chung, Joseph" w:date="2020-08-24T19:41:00Z">
        <w:r>
          <w:rPr>
            <w:rFonts w:cs="Times New Roman"/>
            <w:sz w:val="22"/>
          </w:rPr>
          <w:t xml:space="preserve">s, </w:t>
        </w:r>
      </w:ins>
      <w:ins w:id="1651" w:author="Chung, Joseph" w:date="2020-08-24T19:42:00Z">
        <w:r>
          <w:rPr>
            <w:rFonts w:cs="Times New Roman"/>
            <w:sz w:val="22"/>
          </w:rPr>
          <w:t>operating</w:t>
        </w:r>
      </w:ins>
      <w:ins w:id="1652" w:author="Chung, Joseph" w:date="2020-08-24T19:40:00Z">
        <w:r>
          <w:rPr>
            <w:rFonts w:cs="Times New Roman"/>
            <w:sz w:val="22"/>
          </w:rPr>
          <w:t xml:space="preserve"> over</w:t>
        </w:r>
      </w:ins>
      <w:r>
        <w:rPr>
          <w:rFonts w:cs="Times New Roman"/>
          <w:sz w:val="22"/>
        </w:rPr>
        <w:t xml:space="preserve"> 100M</w:t>
      </w:r>
      <w:ins w:id="1653" w:author="Chung, Joseph" w:date="2020-08-24T19:42:00Z">
        <w:r>
          <w:rPr>
            <w:rFonts w:cs="Times New Roman"/>
            <w:sz w:val="22"/>
          </w:rPr>
          <w:t>bps</w:t>
        </w:r>
      </w:ins>
      <w:r>
        <w:rPr>
          <w:rFonts w:cs="Times New Roman"/>
          <w:sz w:val="22"/>
        </w:rPr>
        <w:t xml:space="preserve"> fiber.</w:t>
      </w:r>
    </w:p>
    <w:p>
      <w:pPr>
        <w:pStyle w:val="39"/>
        <w:numPr>
          <w:ilvl w:val="0"/>
          <w:numId w:val="19"/>
        </w:numPr>
        <w:rPr>
          <w:rFonts w:cs="Times New Roman"/>
          <w:b/>
          <w:bCs/>
        </w:rPr>
      </w:pPr>
      <w:r>
        <w:rPr>
          <w:rFonts w:cs="Times New Roman"/>
          <w:b/>
          <w:bCs/>
        </w:rPr>
        <w:t>Server Software:</w:t>
      </w:r>
    </w:p>
    <w:p>
      <w:pPr>
        <w:pStyle w:val="39"/>
        <w:numPr>
          <w:ilvl w:val="0"/>
          <w:numId w:val="21"/>
        </w:numPr>
        <w:tabs>
          <w:tab w:val="left" w:pos="420"/>
        </w:tabs>
        <w:ind w:left="1680"/>
        <w:rPr>
          <w:rFonts w:cs="Times New Roman"/>
          <w:sz w:val="22"/>
        </w:rPr>
      </w:pPr>
      <w:r>
        <w:rPr>
          <w:rFonts w:cs="Times New Roman"/>
          <w:sz w:val="22"/>
        </w:rPr>
        <w:t>Linux operating system</w:t>
      </w:r>
      <w:ins w:id="1654" w:author="Chung, Joseph" w:date="2020-08-24T19:44:00Z">
        <w:r>
          <w:rPr>
            <w:rFonts w:cs="Times New Roman"/>
            <w:sz w:val="22"/>
          </w:rPr>
          <w:t>:</w:t>
        </w:r>
      </w:ins>
      <w:r>
        <w:rPr>
          <w:rFonts w:cs="Times New Roman"/>
          <w:sz w:val="22"/>
        </w:rPr>
        <w:t xml:space="preserve"> Ubuntu distribut</w:t>
      </w:r>
      <w:ins w:id="1655" w:author="Chung, Joseph" w:date="2020-08-24T19:43:00Z">
        <w:r>
          <w:rPr>
            <w:rFonts w:cs="Times New Roman"/>
            <w:sz w:val="22"/>
          </w:rPr>
          <w:t>ion,</w:t>
        </w:r>
      </w:ins>
      <w:r>
        <w:rPr>
          <w:rFonts w:cs="Times New Roman"/>
          <w:sz w:val="22"/>
        </w:rPr>
        <w:t xml:space="preserve"> version 20.04</w:t>
      </w:r>
    </w:p>
    <w:p>
      <w:pPr>
        <w:pStyle w:val="39"/>
        <w:numPr>
          <w:ilvl w:val="0"/>
          <w:numId w:val="21"/>
        </w:numPr>
        <w:tabs>
          <w:tab w:val="left" w:pos="420"/>
        </w:tabs>
        <w:ind w:left="1680"/>
        <w:rPr>
          <w:rFonts w:cs="Times New Roman"/>
          <w:sz w:val="22"/>
        </w:rPr>
      </w:pPr>
      <w:ins w:id="1656" w:author="Chung, Joseph" w:date="2020-08-24T19:44:00Z">
        <w:r>
          <w:rPr>
            <w:rFonts w:cs="Times New Roman"/>
            <w:sz w:val="22"/>
          </w:rPr>
          <w:t xml:space="preserve">Proxy HTTP server: the </w:t>
        </w:r>
      </w:ins>
      <w:r>
        <w:rPr>
          <w:rFonts w:cs="Times New Roman"/>
          <w:sz w:val="22"/>
        </w:rPr>
        <w:t>NGINX</w:t>
      </w:r>
      <w:ins w:id="1657" w:author="Chung, Joseph" w:date="2020-08-24T19:44:00Z">
        <w:r>
          <w:rPr>
            <w:rFonts w:cs="Times New Roman"/>
            <w:sz w:val="22"/>
          </w:rPr>
          <w:t>-based</w:t>
        </w:r>
      </w:ins>
      <w:r>
        <w:rPr>
          <w:rFonts w:cs="Times New Roman"/>
          <w:sz w:val="22"/>
        </w:rPr>
        <w:t xml:space="preserve"> Tengine 2.2.3</w:t>
      </w:r>
    </w:p>
    <w:p>
      <w:pPr>
        <w:pStyle w:val="39"/>
        <w:numPr>
          <w:ilvl w:val="0"/>
          <w:numId w:val="21"/>
        </w:numPr>
        <w:tabs>
          <w:tab w:val="left" w:pos="420"/>
        </w:tabs>
        <w:ind w:left="1680"/>
        <w:rPr>
          <w:rFonts w:cs="Times New Roman"/>
          <w:sz w:val="22"/>
        </w:rPr>
      </w:pPr>
      <w:r>
        <w:rPr>
          <w:rFonts w:cs="Times New Roman"/>
          <w:sz w:val="22"/>
        </w:rPr>
        <w:t>Relational database</w:t>
      </w:r>
      <w:ins w:id="1658" w:author="Chung, Joseph" w:date="2020-08-24T19:44:00Z">
        <w:r>
          <w:rPr>
            <w:rFonts w:cs="Times New Roman"/>
            <w:sz w:val="22"/>
          </w:rPr>
          <w:t xml:space="preserve">: </w:t>
        </w:r>
      </w:ins>
      <w:r>
        <w:rPr>
          <w:rFonts w:cs="Times New Roman"/>
          <w:sz w:val="22"/>
        </w:rPr>
        <w:t>MySQL 5.7</w:t>
      </w:r>
    </w:p>
    <w:p>
      <w:pPr>
        <w:pStyle w:val="39"/>
        <w:numPr>
          <w:ilvl w:val="0"/>
          <w:numId w:val="21"/>
        </w:numPr>
        <w:tabs>
          <w:tab w:val="left" w:pos="420"/>
        </w:tabs>
        <w:ind w:left="1680"/>
        <w:rPr>
          <w:rFonts w:cs="Times New Roman"/>
          <w:sz w:val="22"/>
        </w:rPr>
      </w:pPr>
      <w:r>
        <w:rPr>
          <w:rFonts w:cs="Times New Roman"/>
          <w:sz w:val="22"/>
        </w:rPr>
        <w:t>Non-relational database</w:t>
      </w:r>
      <w:ins w:id="1659" w:author="Chung, Joseph" w:date="2020-08-24T19:45:00Z">
        <w:r>
          <w:rPr>
            <w:rFonts w:cs="Times New Roman"/>
            <w:sz w:val="22"/>
          </w:rPr>
          <w:t>:</w:t>
        </w:r>
      </w:ins>
      <w:r>
        <w:rPr>
          <w:rFonts w:cs="Times New Roman"/>
          <w:sz w:val="22"/>
        </w:rPr>
        <w:t xml:space="preserve"> MongoDB</w:t>
      </w:r>
    </w:p>
    <w:p>
      <w:pPr>
        <w:pStyle w:val="39"/>
        <w:numPr>
          <w:ilvl w:val="0"/>
          <w:numId w:val="21"/>
        </w:numPr>
        <w:tabs>
          <w:tab w:val="left" w:pos="420"/>
        </w:tabs>
        <w:ind w:left="1680"/>
        <w:rPr>
          <w:rFonts w:cs="Times New Roman"/>
          <w:sz w:val="22"/>
        </w:rPr>
      </w:pPr>
      <w:r>
        <w:rPr>
          <w:rFonts w:cs="Times New Roman"/>
          <w:sz w:val="22"/>
        </w:rPr>
        <w:t>Non-relational database in memory</w:t>
      </w:r>
      <w:ins w:id="1660" w:author="Chung, Joseph" w:date="2020-08-24T19:45:00Z">
        <w:r>
          <w:rPr>
            <w:rFonts w:cs="Times New Roman"/>
            <w:sz w:val="22"/>
          </w:rPr>
          <w:t>:</w:t>
        </w:r>
      </w:ins>
      <w:r>
        <w:rPr>
          <w:rFonts w:cs="Times New Roman"/>
          <w:sz w:val="22"/>
        </w:rPr>
        <w:t xml:space="preserve"> Redis</w:t>
      </w:r>
    </w:p>
    <w:p>
      <w:pPr>
        <w:pStyle w:val="39"/>
        <w:numPr>
          <w:ilvl w:val="0"/>
          <w:numId w:val="21"/>
        </w:numPr>
        <w:tabs>
          <w:tab w:val="left" w:pos="420"/>
        </w:tabs>
        <w:ind w:left="1680"/>
        <w:rPr>
          <w:rFonts w:cs="Times New Roman"/>
          <w:sz w:val="22"/>
        </w:rPr>
      </w:pPr>
      <w:r>
        <w:rPr>
          <w:rFonts w:cs="Times New Roman"/>
          <w:sz w:val="22"/>
        </w:rPr>
        <w:t>Node.js</w:t>
      </w:r>
      <w:ins w:id="1661" w:author="Chung, Joseph" w:date="2020-08-24T19:45:00Z">
        <w:r>
          <w:rPr>
            <w:rFonts w:cs="Times New Roman"/>
            <w:sz w:val="22"/>
          </w:rPr>
          <w:t>,</w:t>
        </w:r>
      </w:ins>
      <w:r>
        <w:rPr>
          <w:rFonts w:cs="Times New Roman"/>
          <w:sz w:val="22"/>
        </w:rPr>
        <w:t xml:space="preserve"> latest version</w:t>
      </w:r>
    </w:p>
    <w:p>
      <w:pPr>
        <w:pStyle w:val="39"/>
        <w:numPr>
          <w:ilvl w:val="0"/>
          <w:numId w:val="19"/>
        </w:numPr>
        <w:rPr>
          <w:rFonts w:cs="Times New Roman"/>
          <w:b/>
          <w:bCs/>
        </w:rPr>
      </w:pPr>
      <w:r>
        <w:rPr>
          <w:rFonts w:cs="Times New Roman"/>
          <w:b/>
          <w:bCs/>
        </w:rPr>
        <w:t>Server Hardware:</w:t>
      </w:r>
    </w:p>
    <w:p>
      <w:pPr>
        <w:pStyle w:val="39"/>
        <w:numPr>
          <w:ilvl w:val="0"/>
          <w:numId w:val="22"/>
        </w:numPr>
        <w:ind w:left="1680"/>
        <w:rPr>
          <w:rFonts w:cs="Times New Roman"/>
          <w:sz w:val="22"/>
        </w:rPr>
      </w:pPr>
      <w:ins w:id="1662" w:author="Chung, Joseph" w:date="2020-08-24T19:45:00Z">
        <w:r>
          <w:rPr>
            <w:rFonts w:cs="Times New Roman"/>
            <w:sz w:val="22"/>
          </w:rPr>
          <w:t xml:space="preserve">RAM: </w:t>
        </w:r>
      </w:ins>
      <w:r>
        <w:rPr>
          <w:rFonts w:cs="Times New Roman"/>
          <w:sz w:val="22"/>
        </w:rPr>
        <w:t>16G</w:t>
      </w:r>
      <w:ins w:id="1663" w:author="Chung, Joseph" w:date="2020-08-24T19:45:00Z">
        <w:r>
          <w:rPr>
            <w:rFonts w:cs="Times New Roman"/>
            <w:sz w:val="22"/>
          </w:rPr>
          <w:t>B</w:t>
        </w:r>
      </w:ins>
      <w:r>
        <w:rPr>
          <w:rFonts w:cs="Times New Roman"/>
          <w:sz w:val="22"/>
        </w:rPr>
        <w:t xml:space="preserve"> DDR4</w:t>
      </w:r>
    </w:p>
    <w:p>
      <w:pPr>
        <w:pStyle w:val="39"/>
        <w:numPr>
          <w:ilvl w:val="0"/>
          <w:numId w:val="22"/>
        </w:numPr>
        <w:ind w:left="1680"/>
        <w:rPr>
          <w:rFonts w:cs="Times New Roman"/>
          <w:sz w:val="22"/>
        </w:rPr>
      </w:pPr>
      <w:ins w:id="1664" w:author="Chung, Joseph" w:date="2020-08-24T19:45:00Z">
        <w:r>
          <w:rPr>
            <w:rFonts w:cs="Times New Roman"/>
            <w:sz w:val="22"/>
          </w:rPr>
          <w:t xml:space="preserve">CPU: </w:t>
        </w:r>
      </w:ins>
      <w:r>
        <w:rPr>
          <w:rFonts w:cs="Times New Roman"/>
          <w:sz w:val="22"/>
        </w:rPr>
        <w:t>Intel i7 7700</w:t>
      </w:r>
    </w:p>
    <w:p>
      <w:pPr>
        <w:pStyle w:val="39"/>
        <w:numPr>
          <w:ilvl w:val="0"/>
          <w:numId w:val="22"/>
        </w:numPr>
        <w:ind w:left="1680"/>
        <w:rPr>
          <w:rFonts w:cs="Times New Roman"/>
          <w:sz w:val="22"/>
        </w:rPr>
      </w:pPr>
      <w:ins w:id="1665" w:author="Chung, Joseph" w:date="2020-08-24T19:46:00Z">
        <w:r>
          <w:rPr>
            <w:rFonts w:cs="Times New Roman"/>
            <w:sz w:val="22"/>
          </w:rPr>
          <w:t xml:space="preserve">Storage: </w:t>
        </w:r>
      </w:ins>
      <w:r>
        <w:rPr>
          <w:rFonts w:cs="Times New Roman"/>
          <w:sz w:val="22"/>
        </w:rPr>
        <w:t>NVME SSD</w:t>
      </w:r>
      <w:ins w:id="1666" w:author="Chung, Joseph" w:date="2020-08-24T19:46:00Z">
        <w:r>
          <w:rPr>
            <w:rFonts w:cs="Times New Roman"/>
            <w:sz w:val="22"/>
          </w:rPr>
          <w:t>,</w:t>
        </w:r>
      </w:ins>
      <w:r>
        <w:rPr>
          <w:rFonts w:cs="Times New Roman"/>
          <w:sz w:val="22"/>
        </w:rPr>
        <w:t xml:space="preserve"> 512GB Samsung pm961</w:t>
      </w:r>
    </w:p>
    <w:p>
      <w:pPr>
        <w:pStyle w:val="39"/>
        <w:numPr>
          <w:ilvl w:val="0"/>
          <w:numId w:val="22"/>
        </w:numPr>
        <w:ind w:left="1680"/>
        <w:rPr>
          <w:rFonts w:cs="Times New Roman"/>
          <w:sz w:val="22"/>
        </w:rPr>
      </w:pPr>
      <w:r>
        <w:rPr>
          <w:rFonts w:cs="Times New Roman"/>
          <w:sz w:val="22"/>
        </w:rPr>
        <w:t>ASUS motherboard</w:t>
      </w:r>
    </w:p>
    <w:p>
      <w:pPr>
        <w:pStyle w:val="39"/>
        <w:numPr>
          <w:ilvl w:val="0"/>
          <w:numId w:val="22"/>
        </w:numPr>
        <w:ind w:left="1680"/>
        <w:rPr>
          <w:rFonts w:cs="Times New Roman"/>
          <w:sz w:val="22"/>
        </w:rPr>
      </w:pPr>
      <w:r>
        <w:rPr>
          <w:rFonts w:cs="Times New Roman"/>
          <w:sz w:val="22"/>
        </w:rPr>
        <w:t>Intel 1000M</w:t>
      </w:r>
      <w:ins w:id="1667" w:author="Chung, Joseph" w:date="2020-08-24T19:46:00Z">
        <w:r>
          <w:rPr>
            <w:rFonts w:cs="Times New Roman"/>
            <w:sz w:val="22"/>
          </w:rPr>
          <w:t>bps</w:t>
        </w:r>
      </w:ins>
      <w:r>
        <w:rPr>
          <w:rFonts w:cs="Times New Roman"/>
          <w:sz w:val="22"/>
        </w:rPr>
        <w:t xml:space="preserve"> network </w:t>
      </w:r>
      <w:ins w:id="1668" w:author="Chung, Joseph" w:date="2020-08-24T19:46:00Z">
        <w:r>
          <w:rPr>
            <w:rFonts w:cs="Times New Roman"/>
            <w:sz w:val="22"/>
          </w:rPr>
          <w:t>adaptor</w:t>
        </w:r>
      </w:ins>
    </w:p>
    <w:p>
      <w:pPr>
        <w:pStyle w:val="39"/>
        <w:numPr>
          <w:ilvl w:val="0"/>
          <w:numId w:val="19"/>
        </w:numPr>
        <w:rPr>
          <w:rFonts w:cs="Times New Roman"/>
          <w:b/>
          <w:bCs/>
        </w:rPr>
      </w:pPr>
      <w:r>
        <w:rPr>
          <w:rFonts w:cs="Times New Roman"/>
          <w:b/>
          <w:bCs/>
        </w:rPr>
        <w:t xml:space="preserve">Client </w:t>
      </w:r>
      <w:ins w:id="1669" w:author="Chung, Joseph" w:date="2020-08-24T19:46:00Z">
        <w:r>
          <w:rPr>
            <w:rFonts w:cs="Times New Roman"/>
            <w:b/>
            <w:bCs/>
          </w:rPr>
          <w:t>Software</w:t>
        </w:r>
      </w:ins>
      <w:r>
        <w:rPr>
          <w:rFonts w:cs="Times New Roman"/>
          <w:b/>
          <w:bCs/>
        </w:rPr>
        <w:t>:</w:t>
      </w:r>
    </w:p>
    <w:p>
      <w:pPr>
        <w:pStyle w:val="39"/>
        <w:numPr>
          <w:ilvl w:val="0"/>
          <w:numId w:val="23"/>
        </w:numPr>
        <w:ind w:left="1680"/>
        <w:rPr>
          <w:rFonts w:cs="Times New Roman"/>
          <w:sz w:val="22"/>
        </w:rPr>
      </w:pPr>
      <w:ins w:id="1670" w:author="Chung, Joseph" w:date="2020-08-24T19:46:00Z">
        <w:r>
          <w:rPr>
            <w:rFonts w:cs="Times New Roman"/>
            <w:sz w:val="22"/>
          </w:rPr>
          <w:t xml:space="preserve">Google </w:t>
        </w:r>
      </w:ins>
      <w:r>
        <w:rPr>
          <w:rFonts w:cs="Times New Roman"/>
          <w:sz w:val="22"/>
        </w:rPr>
        <w:t xml:space="preserve">Chrome </w:t>
      </w:r>
      <w:ins w:id="1671" w:author="Chung, Joseph" w:date="2020-08-24T19:46:00Z">
        <w:r>
          <w:rPr>
            <w:rFonts w:cs="Times New Roman"/>
            <w:sz w:val="22"/>
          </w:rPr>
          <w:t xml:space="preserve">Web </w:t>
        </w:r>
      </w:ins>
      <w:ins w:id="1672" w:author="Chung, Joseph" w:date="2020-08-24T19:47:00Z">
        <w:r>
          <w:rPr>
            <w:rFonts w:cs="Times New Roman"/>
            <w:sz w:val="22"/>
          </w:rPr>
          <w:t>browser</w:t>
        </w:r>
      </w:ins>
    </w:p>
    <w:p>
      <w:pPr>
        <w:pStyle w:val="39"/>
        <w:numPr>
          <w:ilvl w:val="0"/>
          <w:numId w:val="23"/>
        </w:numPr>
        <w:ind w:left="1680"/>
        <w:rPr>
          <w:rFonts w:cs="Times New Roman"/>
          <w:sz w:val="22"/>
        </w:rPr>
      </w:pPr>
      <w:ins w:id="1673" w:author="Chung, Joseph" w:date="2020-08-24T19:47:00Z">
        <w:r>
          <w:rPr>
            <w:rFonts w:cs="Times New Roman"/>
            <w:sz w:val="22"/>
          </w:rPr>
          <w:t>A</w:t>
        </w:r>
      </w:ins>
      <w:r>
        <w:rPr>
          <w:rFonts w:cs="Times New Roman"/>
          <w:sz w:val="22"/>
        </w:rPr>
        <w:t>utomated testing</w:t>
      </w:r>
      <w:ins w:id="1674" w:author="Chung, Joseph" w:date="2020-08-24T19:47:00Z">
        <w:r>
          <w:rPr>
            <w:rFonts w:cs="Times New Roman"/>
            <w:sz w:val="22"/>
          </w:rPr>
          <w:t xml:space="preserve"> </w:t>
        </w:r>
      </w:ins>
      <w:ins w:id="1675" w:author="Chung, Joseph" w:date="2020-08-24T19:49:00Z">
        <w:r>
          <w:rPr>
            <w:rFonts w:cs="Times New Roman"/>
            <w:sz w:val="22"/>
          </w:rPr>
          <w:t>script</w:t>
        </w:r>
      </w:ins>
      <w:ins w:id="1676" w:author="Chung, Joseph" w:date="2020-08-24T19:47:00Z">
        <w:r>
          <w:rPr>
            <w:rFonts w:cs="Times New Roman"/>
            <w:sz w:val="22"/>
          </w:rPr>
          <w:t>, written in J</w:t>
        </w:r>
      </w:ins>
      <w:ins w:id="1677" w:author="Chung, Joseph" w:date="2020-08-24T19:48:00Z">
        <w:r>
          <w:rPr>
            <w:rFonts w:cs="Times New Roman"/>
            <w:sz w:val="22"/>
          </w:rPr>
          <w:t>avaScript</w:t>
        </w:r>
      </w:ins>
    </w:p>
    <w:p>
      <w:pPr>
        <w:pStyle w:val="4"/>
        <w:rPr>
          <w:rFonts w:cs="Times New Roman"/>
        </w:rPr>
      </w:pPr>
      <w:bookmarkStart w:id="282" w:name="_Toc22703"/>
      <w:bookmarkStart w:id="283" w:name="_Toc11279"/>
      <w:bookmarkStart w:id="284" w:name="_Toc23830"/>
      <w:bookmarkStart w:id="285" w:name="_Toc1799660913"/>
      <w:bookmarkStart w:id="286" w:name="_Toc288514958"/>
      <w:r>
        <w:rPr>
          <w:rFonts w:cs="Times New Roman"/>
        </w:rPr>
        <w:t>6.2.2 Experimental Group Control</w:t>
      </w:r>
      <w:bookmarkEnd w:id="282"/>
      <w:bookmarkEnd w:id="283"/>
      <w:bookmarkEnd w:id="284"/>
      <w:bookmarkEnd w:id="285"/>
      <w:bookmarkEnd w:id="286"/>
    </w:p>
    <w:p>
      <w:pPr>
        <w:rPr>
          <w:rFonts w:cs="Times New Roman"/>
          <w:color w:val="F79646" w:themeColor="accent6"/>
          <w:lang w:val="en-US"/>
          <w14:textFill>
            <w14:solidFill>
              <w14:schemeClr w14:val="accent6"/>
            </w14:solidFill>
          </w14:textFill>
        </w:rPr>
      </w:pPr>
      <w:r>
        <w:rPr>
          <w:rFonts w:cs="Times New Roman"/>
        </w:rPr>
        <w:t xml:space="preserve">Different variables and conditions are tested in each experimental group. The purpose is to compare the effect of different settings in the experiments and to evaluate the performance, cost, user experience and accuracy. The experimental data are simulated. </w:t>
      </w:r>
      <w:r>
        <w:rPr>
          <w:rFonts w:cs="Times New Roman"/>
          <w:color w:val="000000" w:themeColor="text1"/>
          <w14:textFill>
            <w14:solidFill>
              <w14:schemeClr w14:val="tx1"/>
            </w14:solidFill>
          </w14:textFill>
        </w:rPr>
        <w:t xml:space="preserve">The resource contents are artificially generated from a “100 different </w:t>
      </w:r>
      <w:r>
        <w:rPr>
          <w:rFonts w:cs="Times New Roman"/>
          <w:color w:val="000000" w:themeColor="text1"/>
          <w:lang w:val="en-US"/>
          <w14:textFill>
            <w14:solidFill>
              <w14:schemeClr w14:val="tx1"/>
            </w14:solidFill>
          </w14:textFill>
        </w:rPr>
        <w:t>words</w:t>
      </w:r>
      <w:r>
        <w:rPr>
          <w:rFonts w:cs="Times New Roman"/>
          <w:color w:val="000000" w:themeColor="text1"/>
          <w14:textFill>
            <w14:solidFill>
              <w14:schemeClr w14:val="tx1"/>
            </w14:solidFill>
          </w14:textFill>
        </w:rPr>
        <w:t>” dictionary.</w:t>
      </w:r>
      <w:r>
        <w:rPr>
          <w:rFonts w:cs="Times New Roman"/>
          <w:color w:val="000000" w:themeColor="text1"/>
          <w:lang w:val="en-US"/>
          <w14:textFill>
            <w14:solidFill>
              <w14:schemeClr w14:val="tx1"/>
            </w14:solidFill>
          </w14:textFill>
        </w:rPr>
        <w:t xml:space="preserve"> The “100 words” are randomly combined into the title, content and various initial information of a new resource through the </w:t>
      </w:r>
      <w:ins w:id="1678" w:author="Chung, Joseph" w:date="2020-08-24T19:49:00Z">
        <w:r>
          <w:rPr>
            <w:rFonts w:cs="Times New Roman"/>
            <w:color w:val="000000" w:themeColor="text1"/>
            <w:lang w:val="en-US"/>
            <w14:textFill>
              <w14:solidFill>
                <w14:schemeClr w14:val="tx1"/>
              </w14:solidFill>
            </w14:textFill>
          </w:rPr>
          <w:t xml:space="preserve">testing </w:t>
        </w:r>
      </w:ins>
      <w:r>
        <w:rPr>
          <w:rFonts w:cs="Times New Roman"/>
          <w:color w:val="000000" w:themeColor="text1"/>
          <w:lang w:val="en-US"/>
          <w14:textFill>
            <w14:solidFill>
              <w14:schemeClr w14:val="tx1"/>
            </w14:solidFill>
          </w14:textFill>
        </w:rPr>
        <w:t>script.</w:t>
      </w:r>
    </w:p>
    <w:p>
      <w:pPr>
        <w:rPr>
          <w:rFonts w:cs="Times New Roman"/>
          <w:color w:val="F79646" w:themeColor="accent6"/>
          <w:lang w:val="en-US"/>
          <w14:textFill>
            <w14:solidFill>
              <w14:schemeClr w14:val="accent6"/>
            </w14:solidFill>
          </w14:textFill>
        </w:rPr>
      </w:pPr>
    </w:p>
    <w:p>
      <w:pPr>
        <w:rPr>
          <w:rFonts w:cs="Times New Roman"/>
        </w:rPr>
      </w:pPr>
      <w:ins w:id="1679" w:author="devil" w:date="2020-08-23T11:25:00Z">
        <w:r>
          <w:rPr>
            <w:rFonts w:hint="eastAsia" w:cs="Times New Roman"/>
            <w:color w:val="000000" w:themeColor="text1"/>
            <w14:textFill>
              <w14:solidFill>
                <w14:schemeClr w14:val="tx1"/>
              </w14:solidFill>
            </w14:textFill>
          </w:rPr>
          <w:t>Fig.</w:t>
        </w:r>
      </w:ins>
      <w:r>
        <w:rPr>
          <w:rFonts w:cs="Times New Roman"/>
          <w:color w:val="000000" w:themeColor="text1"/>
          <w14:textFill>
            <w14:solidFill>
              <w14:schemeClr w14:val="tx1"/>
            </w14:solidFill>
          </w14:textFill>
        </w:rPr>
        <w:t xml:space="preserve"> 2</w:t>
      </w:r>
      <w:r>
        <w:rPr>
          <w:rFonts w:cs="Times New Roman"/>
          <w:color w:val="000000" w:themeColor="text1"/>
          <w:lang w:val="en-US"/>
          <w14:textFill>
            <w14:solidFill>
              <w14:schemeClr w14:val="tx1"/>
            </w14:solidFill>
          </w14:textFill>
        </w:rPr>
        <w:t>1</w:t>
      </w:r>
      <w:r>
        <w:rPr>
          <w:rFonts w:cs="Times New Roman"/>
          <w:color w:val="000000" w:themeColor="text1"/>
          <w14:textFill>
            <w14:solidFill>
              <w14:schemeClr w14:val="tx1"/>
            </w14:solidFill>
          </w14:textFill>
        </w:rPr>
        <w:t xml:space="preserve"> is the</w:t>
      </w:r>
      <w:r>
        <w:rPr>
          <w:rFonts w:cs="Times New Roman"/>
          <w:color w:val="000000" w:themeColor="text1"/>
          <w:lang w:val="en-US"/>
          <w14:textFill>
            <w14:solidFill>
              <w14:schemeClr w14:val="tx1"/>
            </w14:solidFill>
          </w14:textFill>
        </w:rPr>
        <w:t xml:space="preserve"> “</w:t>
      </w:r>
      <w:r>
        <w:rPr>
          <w:rFonts w:cs="Times New Roman"/>
          <w:color w:val="000000" w:themeColor="text1"/>
          <w14:textFill>
            <w14:solidFill>
              <w14:schemeClr w14:val="tx1"/>
            </w14:solidFill>
          </w14:textFill>
        </w:rPr>
        <w:t>simulat</w:t>
      </w:r>
      <w:r>
        <w:rPr>
          <w:rFonts w:cs="Times New Roman"/>
        </w:rPr>
        <w:t>or</w:t>
      </w:r>
      <w:r>
        <w:rPr>
          <w:rFonts w:cs="Times New Roman"/>
          <w:lang w:val="en-US"/>
        </w:rPr>
        <w:t xml:space="preserve"> web page”, </w:t>
      </w:r>
      <w:r>
        <w:rPr>
          <w:rFonts w:cs="Times New Roman"/>
        </w:rPr>
        <w:t>used to generate simulat</w:t>
      </w:r>
      <w:ins w:id="1680" w:author="Chung, Joseph" w:date="2020-08-24T19:49:00Z">
        <w:r>
          <w:rPr>
            <w:rFonts w:cs="Times New Roman"/>
          </w:rPr>
          <w:t>ed</w:t>
        </w:r>
      </w:ins>
      <w:r>
        <w:rPr>
          <w:rFonts w:cs="Times New Roman"/>
        </w:rPr>
        <w:t xml:space="preserve"> </w:t>
      </w:r>
      <w:r>
        <w:rPr>
          <w:rFonts w:cs="Times New Roman"/>
          <w:lang w:val="en-US"/>
        </w:rPr>
        <w:t xml:space="preserve">resources </w:t>
      </w:r>
      <w:r>
        <w:rPr>
          <w:rFonts w:cs="Times New Roman"/>
        </w:rPr>
        <w:t xml:space="preserve">for the experiments. This is an automated test script that can </w:t>
      </w:r>
      <w:r>
        <w:rPr>
          <w:rFonts w:cs="Times New Roman"/>
          <w:lang w:val="en-US"/>
        </w:rPr>
        <w:t xml:space="preserve">insert or update </w:t>
      </w:r>
      <w:r>
        <w:rPr>
          <w:rFonts w:cs="Times New Roman"/>
        </w:rPr>
        <w:t>resource data in the database</w:t>
      </w:r>
      <w:r>
        <w:rPr>
          <w:rFonts w:cs="Times New Roman"/>
          <w:lang w:val="en-US"/>
        </w:rPr>
        <w:t>s and</w:t>
      </w:r>
      <w:r>
        <w:rPr>
          <w:rFonts w:cs="Times New Roman"/>
        </w:rPr>
        <w:t xml:space="preserve"> simulate user behavior</w:t>
      </w:r>
      <w:r>
        <w:rPr>
          <w:rFonts w:cs="Times New Roman"/>
          <w:lang w:val="en-US"/>
        </w:rPr>
        <w:t xml:space="preserve">s. The “dictionary text area” is for the tester to </w:t>
      </w:r>
      <w:ins w:id="1681" w:author="Chung, Joseph" w:date="2020-08-24T19:50:00Z">
        <w:r>
          <w:rPr>
            <w:rFonts w:cs="Times New Roman"/>
            <w:lang w:val="en-US"/>
          </w:rPr>
          <w:t xml:space="preserve">enter </w:t>
        </w:r>
      </w:ins>
      <w:r>
        <w:rPr>
          <w:rFonts w:cs="Times New Roman"/>
          <w:lang w:val="en-US"/>
        </w:rPr>
        <w:t xml:space="preserve">keywords. All contents of each random resource are generated from this </w:t>
      </w:r>
      <w:ins w:id="1682" w:author="Chung, Joseph" w:date="2020-08-24T19:51:00Z">
        <w:r>
          <w:rPr>
            <w:rFonts w:cs="Times New Roman"/>
            <w:lang w:val="en-US"/>
          </w:rPr>
          <w:t xml:space="preserve">tester-entered </w:t>
        </w:r>
      </w:ins>
      <w:r>
        <w:rPr>
          <w:rFonts w:cs="Times New Roman"/>
          <w:lang w:val="en-US"/>
        </w:rPr>
        <w:t>dictionary, so the terms in titles, descriptions</w:t>
      </w:r>
      <w:ins w:id="1683" w:author="Chung, Joseph" w:date="2020-08-24T19:51:00Z">
        <w:r>
          <w:rPr>
            <w:rFonts w:cs="Times New Roman"/>
            <w:lang w:val="en-US"/>
          </w:rPr>
          <w:t xml:space="preserve"> and</w:t>
        </w:r>
      </w:ins>
      <w:r>
        <w:rPr>
          <w:rFonts w:cs="Times New Roman"/>
          <w:lang w:val="en-US"/>
        </w:rPr>
        <w:t xml:space="preserve"> tags are from this dictionary.</w:t>
      </w:r>
      <w:r>
        <w:rPr>
          <w:rFonts w:cs="Times New Roman"/>
        </w:rPr>
        <w:br w:type="textWrapping"/>
      </w:r>
    </w:p>
    <w:p>
      <w:pPr>
        <w:pStyle w:val="38"/>
        <w:rPr>
          <w:rFonts w:cs="Times New Roman"/>
        </w:rPr>
      </w:pPr>
      <w:r>
        <w:rPr>
          <w:rFonts w:cs="Times New Roman"/>
          <w:lang w:val="en-US" w:eastAsia="en-US"/>
        </w:rPr>
        <w:drawing>
          <wp:inline distT="0" distB="0" distL="114300" distR="114300">
            <wp:extent cx="4578350" cy="3178810"/>
            <wp:effectExtent l="0" t="0" r="0" b="0"/>
            <wp:docPr id="14" name="Picture 14" descr="DeepinScreenshot_select-area_202008202140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14" descr="DeepinScreenshot_select-area_20200820214011"/>
                    <pic:cNvPicPr>
                      <a:picLocks noChangeAspect="true"/>
                    </pic:cNvPicPr>
                  </pic:nvPicPr>
                  <pic:blipFill>
                    <a:blip r:embed="rId42"/>
                    <a:srcRect r="22634" b="9322"/>
                    <a:stretch>
                      <a:fillRect/>
                    </a:stretch>
                  </pic:blipFill>
                  <pic:spPr>
                    <a:xfrm>
                      <a:off x="0" y="0"/>
                      <a:ext cx="4661617" cy="3236888"/>
                    </a:xfrm>
                    <a:prstGeom prst="rect">
                      <a:avLst/>
                    </a:prstGeom>
                    <a:ln>
                      <a:noFill/>
                    </a:ln>
                  </pic:spPr>
                </pic:pic>
              </a:graphicData>
            </a:graphic>
          </wp:inline>
        </w:drawing>
      </w:r>
    </w:p>
    <w:p>
      <w:pPr>
        <w:pStyle w:val="38"/>
        <w:rPr>
          <w:rFonts w:cs="Times New Roman"/>
        </w:rPr>
      </w:pPr>
      <w:ins w:id="1684" w:author="devil" w:date="2020-08-23T11:25:00Z">
        <w:r>
          <w:rPr>
            <w:rFonts w:hint="eastAsia" w:cs="Times New Roman"/>
          </w:rPr>
          <w:t>Fig.</w:t>
        </w:r>
      </w:ins>
      <w:r>
        <w:rPr>
          <w:rFonts w:cs="Times New Roman"/>
        </w:rPr>
        <w:t xml:space="preserve"> 2</w:t>
      </w:r>
      <w:r>
        <w:rPr>
          <w:rFonts w:cs="Times New Roman"/>
          <w:lang w:val="en-US"/>
        </w:rPr>
        <w:t>1</w:t>
      </w:r>
      <w:r>
        <w:rPr>
          <w:rFonts w:cs="Times New Roman"/>
        </w:rPr>
        <w:t>. Resources query simulator</w:t>
      </w:r>
    </w:p>
    <w:p>
      <w:pPr>
        <w:pStyle w:val="39"/>
        <w:ind w:firstLine="0"/>
        <w:rPr>
          <w:rFonts w:cs="Times New Roman"/>
        </w:rPr>
      </w:pPr>
    </w:p>
    <w:p>
      <w:pPr>
        <w:tabs>
          <w:tab w:val="left" w:pos="425"/>
        </w:tabs>
        <w:rPr>
          <w:rFonts w:cs="Times New Roman"/>
        </w:rPr>
      </w:pPr>
      <w:r>
        <w:rPr>
          <w:rFonts w:cs="Times New Roman"/>
          <w:b/>
        </w:rPr>
        <w:t>A. Experiment 1</w:t>
      </w:r>
      <w:r>
        <w:rPr>
          <w:rFonts w:cs="Times New Roman"/>
        </w:rPr>
        <w:t xml:space="preserve">: </w:t>
      </w:r>
      <w:ins w:id="1685" w:author="Chung, Joseph" w:date="2020-08-24T19:52:00Z">
        <w:r>
          <w:rPr>
            <w:rFonts w:cs="Times New Roman"/>
          </w:rPr>
          <w:t xml:space="preserve">Measure </w:t>
        </w:r>
      </w:ins>
      <w:r>
        <w:rPr>
          <w:rFonts w:cs="Times New Roman"/>
        </w:rPr>
        <w:t>the search time under different magnitude</w:t>
      </w:r>
      <w:ins w:id="1686" w:author="Chung, Joseph" w:date="2020-08-24T19:52:00Z">
        <w:r>
          <w:rPr>
            <w:rFonts w:cs="Times New Roman"/>
          </w:rPr>
          <w:t>s</w:t>
        </w:r>
      </w:ins>
      <w:r>
        <w:rPr>
          <w:rFonts w:cs="Times New Roman"/>
        </w:rPr>
        <w:t xml:space="preserve"> of data volume.</w:t>
      </w:r>
    </w:p>
    <w:p>
      <w:pPr>
        <w:pStyle w:val="39"/>
        <w:numPr>
          <w:ilvl w:val="0"/>
          <w:numId w:val="24"/>
        </w:numPr>
        <w:ind w:left="1265"/>
        <w:rPr>
          <w:rFonts w:cs="Times New Roman"/>
        </w:rPr>
      </w:pPr>
      <w:r>
        <w:rPr>
          <w:rFonts w:cs="Times New Roman"/>
        </w:rPr>
        <w:t>Test the average search time of 4 keywords, “a”, “is”, “2019”, “open-source”.</w:t>
      </w:r>
    </w:p>
    <w:p>
      <w:pPr>
        <w:pStyle w:val="39"/>
        <w:numPr>
          <w:ilvl w:val="0"/>
          <w:numId w:val="24"/>
        </w:numPr>
        <w:ind w:left="1265"/>
        <w:rPr>
          <w:rFonts w:cs="Times New Roman"/>
        </w:rPr>
      </w:pPr>
      <w:commentRangeStart w:id="1"/>
      <w:commentRangeStart w:id="2"/>
      <w:r>
        <w:rPr>
          <w:rFonts w:cs="Times New Roman"/>
        </w:rPr>
        <w:t xml:space="preserve">The </w:t>
      </w:r>
      <w:r>
        <w:rPr>
          <w:rFonts w:cs="Times New Roman"/>
          <w:color w:val="000000" w:themeColor="text1"/>
          <w14:textFill>
            <w14:solidFill>
              <w14:schemeClr w14:val="tx1"/>
            </w14:solidFill>
          </w14:textFill>
        </w:rPr>
        <w:t xml:space="preserve">data size of resources </w:t>
      </w:r>
      <w:r>
        <w:rPr>
          <w:rFonts w:cs="Times New Roman"/>
        </w:rPr>
        <w:t xml:space="preserve">in databases </w:t>
      </w:r>
      <w:ins w:id="1687" w:author="Chung, Joseph" w:date="2020-08-24T19:53:00Z">
        <w:r>
          <w:rPr>
            <w:rFonts w:cs="Times New Roman"/>
          </w:rPr>
          <w:t xml:space="preserve">range </w:t>
        </w:r>
      </w:ins>
      <w:r>
        <w:rPr>
          <w:rFonts w:cs="Times New Roman"/>
        </w:rPr>
        <w:t>from</w:t>
      </w:r>
      <w:r>
        <w:rPr>
          <w:rFonts w:cs="Times New Roman"/>
          <w:i/>
          <w:iCs/>
          <w:lang w:val="en-US"/>
        </w:rPr>
        <w:t xml:space="preserve"> </w:t>
      </w:r>
      <w:r>
        <w:rPr>
          <w:rFonts w:cs="Times New Roman"/>
          <w:iCs/>
          <w:lang w:val="en-US"/>
        </w:rPr>
        <w:t>tens, hundreds, thousands, to millions</w:t>
      </w:r>
      <w:ins w:id="1688" w:author="devil" w:date="2020-08-25T21:28:38Z">
        <w:r>
          <w:rPr>
            <w:rFonts w:hint="default" w:cs="Times New Roman"/>
            <w:iCs/>
            <w:lang w:val="en"/>
          </w:rPr>
          <w:t xml:space="preserve"> re</w:t>
        </w:r>
      </w:ins>
      <w:ins w:id="1689" w:author="devil" w:date="2020-08-25T21:28:39Z">
        <w:r>
          <w:rPr>
            <w:rFonts w:hint="default" w:cs="Times New Roman"/>
            <w:iCs/>
            <w:lang w:val="en"/>
          </w:rPr>
          <w:t>sour</w:t>
        </w:r>
      </w:ins>
      <w:ins w:id="1690" w:author="devil" w:date="2020-08-25T21:28:42Z">
        <w:r>
          <w:rPr>
            <w:rFonts w:hint="default" w:cs="Times New Roman"/>
            <w:iCs/>
            <w:lang w:val="en"/>
          </w:rPr>
          <w:t>ces</w:t>
        </w:r>
      </w:ins>
      <w:r>
        <w:rPr>
          <w:rFonts w:cs="Times New Roman"/>
          <w:iCs/>
        </w:rPr>
        <w:t>.</w:t>
      </w:r>
      <w:commentRangeEnd w:id="1"/>
      <w:r>
        <w:rPr>
          <w:rStyle w:val="13"/>
        </w:rPr>
        <w:commentReference w:id="1"/>
      </w:r>
      <w:commentRangeEnd w:id="2"/>
      <w:r>
        <w:commentReference w:id="2"/>
      </w:r>
    </w:p>
    <w:p>
      <w:pPr>
        <w:pStyle w:val="39"/>
        <w:numPr>
          <w:ilvl w:val="0"/>
          <w:numId w:val="24"/>
        </w:numPr>
        <w:ind w:left="1265"/>
        <w:rPr>
          <w:rFonts w:cs="Times New Roman"/>
        </w:rPr>
      </w:pPr>
      <w:r>
        <w:rPr>
          <w:rFonts w:cs="Times New Roman"/>
        </w:rPr>
        <w:t>No query operations (insert, update...) during searching.</w:t>
      </w:r>
    </w:p>
    <w:p>
      <w:pPr>
        <w:pStyle w:val="39"/>
        <w:numPr>
          <w:ilvl w:val="0"/>
          <w:numId w:val="24"/>
        </w:numPr>
        <w:ind w:left="1265"/>
        <w:rPr>
          <w:rFonts w:cs="Times New Roman"/>
        </w:rPr>
      </w:pPr>
      <w:r>
        <w:rPr>
          <w:rFonts w:cs="Times New Roman"/>
        </w:rPr>
        <w:t xml:space="preserve">We choose the first page of all the </w:t>
      </w:r>
      <w:ins w:id="1691" w:author="Chung, Joseph" w:date="2020-08-24T19:53:00Z">
        <w:r>
          <w:rPr>
            <w:rFonts w:cs="Times New Roman"/>
          </w:rPr>
          <w:t xml:space="preserve">search </w:t>
        </w:r>
      </w:ins>
      <w:r>
        <w:rPr>
          <w:rFonts w:cs="Times New Roman"/>
        </w:rPr>
        <w:t xml:space="preserve">results </w:t>
      </w:r>
      <w:ins w:id="1692" w:author="Chung, Joseph" w:date="2020-08-24T19:53:00Z">
        <w:r>
          <w:rPr>
            <w:rFonts w:cs="Times New Roman"/>
          </w:rPr>
          <w:t xml:space="preserve">for </w:t>
        </w:r>
      </w:ins>
      <w:r>
        <w:rPr>
          <w:rFonts w:cs="Times New Roman"/>
        </w:rPr>
        <w:t>a keyword.</w:t>
      </w:r>
    </w:p>
    <w:p>
      <w:pPr>
        <w:pStyle w:val="39"/>
        <w:ind w:firstLine="0"/>
        <w:rPr>
          <w:rFonts w:cs="Times New Roman"/>
          <w:color w:val="F79646" w:themeColor="accent6"/>
          <w14:textFill>
            <w14:solidFill>
              <w14:schemeClr w14:val="accent6"/>
            </w14:solidFill>
          </w14:textFill>
        </w:rPr>
      </w:pPr>
    </w:p>
    <w:p>
      <w:pPr>
        <w:tabs>
          <w:tab w:val="left" w:pos="425"/>
        </w:tabs>
        <w:rPr>
          <w:rFonts w:cs="Times New Roman"/>
        </w:rPr>
      </w:pPr>
      <w:r>
        <w:rPr>
          <w:rFonts w:cs="Times New Roman"/>
          <w:b/>
        </w:rPr>
        <w:t>B. Experiment 2</w:t>
      </w:r>
      <w:r>
        <w:rPr>
          <w:rFonts w:cs="Times New Roman"/>
        </w:rPr>
        <w:t xml:space="preserve">: </w:t>
      </w:r>
      <w:ins w:id="1693" w:author="Chung, Joseph" w:date="2020-08-24T19:54:00Z">
        <w:r>
          <w:rPr>
            <w:rFonts w:cs="Times New Roman"/>
          </w:rPr>
          <w:t xml:space="preserve">Measure </w:t>
        </w:r>
      </w:ins>
      <w:r>
        <w:rPr>
          <w:rFonts w:cs="Times New Roman"/>
        </w:rPr>
        <w:t xml:space="preserve">the search time when locating </w:t>
      </w:r>
      <w:ins w:id="1694" w:author="Chung, Joseph" w:date="2020-08-24T19:55:00Z">
        <w:r>
          <w:rPr>
            <w:rFonts w:cs="Times New Roman"/>
          </w:rPr>
          <w:t xml:space="preserve">resources at </w:t>
        </w:r>
      </w:ins>
      <w:r>
        <w:rPr>
          <w:rFonts w:cs="Times New Roman"/>
        </w:rPr>
        <w:t>different depth</w:t>
      </w:r>
      <w:ins w:id="1695" w:author="Chung, Joseph" w:date="2020-08-24T19:55:00Z">
        <w:r>
          <w:rPr>
            <w:rFonts w:cs="Times New Roman"/>
          </w:rPr>
          <w:t>s</w:t>
        </w:r>
      </w:ins>
      <w:r>
        <w:rPr>
          <w:rFonts w:cs="Times New Roman"/>
        </w:rPr>
        <w:t xml:space="preserve"> </w:t>
      </w:r>
      <w:ins w:id="1696" w:author="Chung, Joseph" w:date="2020-08-24T19:55:00Z">
        <w:r>
          <w:rPr>
            <w:rFonts w:cs="Times New Roman"/>
          </w:rPr>
          <w:t>(</w:t>
        </w:r>
      </w:ins>
      <w:r>
        <w:rPr>
          <w:rFonts w:cs="Times New Roman"/>
        </w:rPr>
        <w:t xml:space="preserve">pages </w:t>
      </w:r>
      <w:ins w:id="1697" w:author="Chung, Joseph" w:date="2020-08-24T19:56:00Z">
        <w:r>
          <w:rPr>
            <w:rFonts w:cs="Times New Roman"/>
          </w:rPr>
          <w:t>within</w:t>
        </w:r>
      </w:ins>
      <w:ins w:id="1698" w:author="Chung, Joseph" w:date="2020-08-24T19:55:00Z">
        <w:r>
          <w:rPr>
            <w:rFonts w:cs="Times New Roman"/>
          </w:rPr>
          <w:t xml:space="preserve"> returned list </w:t>
        </w:r>
      </w:ins>
      <w:r>
        <w:rPr>
          <w:rFonts w:cs="Times New Roman"/>
        </w:rPr>
        <w:t>result</w:t>
      </w:r>
      <w:ins w:id="1699" w:author="Chung, Joseph" w:date="2020-08-24T19:55:00Z">
        <w:r>
          <w:rPr>
            <w:rFonts w:cs="Times New Roman"/>
          </w:rPr>
          <w:t>s)</w:t>
        </w:r>
      </w:ins>
      <w:r>
        <w:rPr>
          <w:rFonts w:cs="Times New Roman"/>
        </w:rPr>
        <w:t xml:space="preserve">. </w:t>
      </w:r>
    </w:p>
    <w:p>
      <w:pPr>
        <w:pStyle w:val="39"/>
        <w:numPr>
          <w:ilvl w:val="0"/>
          <w:numId w:val="25"/>
        </w:numPr>
        <w:ind w:left="1265"/>
        <w:rPr>
          <w:rFonts w:cs="Times New Roman"/>
        </w:rPr>
      </w:pPr>
      <w:ins w:id="1700" w:author="Chung, Joseph" w:date="2020-08-24T19:56:00Z">
        <w:r>
          <w:rPr>
            <w:rFonts w:cs="Times New Roman"/>
          </w:rPr>
          <w:t xml:space="preserve">Set </w:t>
        </w:r>
      </w:ins>
      <w:r>
        <w:rPr>
          <w:rFonts w:cs="Times New Roman"/>
        </w:rPr>
        <w:t>1 million resources in database.</w:t>
      </w:r>
    </w:p>
    <w:p>
      <w:pPr>
        <w:pStyle w:val="39"/>
        <w:numPr>
          <w:ilvl w:val="0"/>
          <w:numId w:val="25"/>
        </w:numPr>
        <w:ind w:left="1265"/>
        <w:rPr>
          <w:rFonts w:cs="Times New Roman"/>
        </w:rPr>
      </w:pPr>
      <w:r>
        <w:rPr>
          <w:rFonts w:cs="Times New Roman"/>
        </w:rPr>
        <w:t xml:space="preserve">Calculate the average time to locate resources returned in different pages: </w:t>
      </w:r>
      <w:ins w:id="1701" w:author="Chung, Joseph" w:date="2020-08-24T19:58:00Z">
        <w:r>
          <w:rPr>
            <w:rFonts w:cs="Times New Roman"/>
          </w:rPr>
          <w:t xml:space="preserve">page </w:t>
        </w:r>
      </w:ins>
      <w:r>
        <w:rPr>
          <w:rFonts w:cs="Times New Roman"/>
        </w:rPr>
        <w:t xml:space="preserve">1, </w:t>
      </w:r>
      <w:ins w:id="1702" w:author="Chung, Joseph" w:date="2020-08-24T19:58:00Z">
        <w:r>
          <w:rPr>
            <w:rFonts w:cs="Times New Roman"/>
          </w:rPr>
          <w:t xml:space="preserve">page </w:t>
        </w:r>
      </w:ins>
      <w:r>
        <w:rPr>
          <w:rFonts w:cs="Times New Roman"/>
        </w:rPr>
        <w:t>100, ….</w:t>
      </w:r>
      <w:ins w:id="1703" w:author="Chung, Joseph" w:date="2020-08-24T19:59:00Z">
        <w:r>
          <w:rPr>
            <w:rFonts w:cs="Times New Roman"/>
          </w:rPr>
          <w:t xml:space="preserve"> </w:t>
        </w:r>
      </w:ins>
      <w:r>
        <w:rPr>
          <w:rFonts w:cs="Times New Roman"/>
        </w:rPr>
        <w:t xml:space="preserve">, </w:t>
      </w:r>
      <w:ins w:id="1704" w:author="Chung, Joseph" w:date="2020-08-24T19:59:00Z">
        <w:r>
          <w:rPr>
            <w:rFonts w:cs="Times New Roman"/>
          </w:rPr>
          <w:t xml:space="preserve">page </w:t>
        </w:r>
      </w:ins>
      <w:r>
        <w:rPr>
          <w:rFonts w:cs="Times New Roman"/>
        </w:rPr>
        <w:t>50</w:t>
      </w:r>
      <w:ins w:id="1705" w:author="Chung, Joseph" w:date="2020-08-24T19:59:00Z">
        <w:r>
          <w:rPr>
            <w:rFonts w:cs="Times New Roman"/>
          </w:rPr>
          <w:t>,</w:t>
        </w:r>
      </w:ins>
      <w:r>
        <w:rPr>
          <w:rFonts w:cs="Times New Roman"/>
        </w:rPr>
        <w:t>000, last page.</w:t>
      </w:r>
    </w:p>
    <w:p>
      <w:pPr>
        <w:pStyle w:val="39"/>
        <w:numPr>
          <w:ilvl w:val="0"/>
          <w:numId w:val="25"/>
        </w:numPr>
        <w:ind w:left="1265"/>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Two keywords are used as experimental samples to calculate their average search time.</w:t>
      </w:r>
    </w:p>
    <w:p>
      <w:pPr>
        <w:pStyle w:val="39"/>
        <w:ind w:firstLine="0"/>
        <w:rPr>
          <w:rFonts w:cs="Times New Roman"/>
        </w:rPr>
      </w:pPr>
    </w:p>
    <w:p>
      <w:pPr>
        <w:tabs>
          <w:tab w:val="left" w:pos="425"/>
        </w:tabs>
        <w:rPr>
          <w:rFonts w:cs="Times New Roman"/>
        </w:rPr>
      </w:pPr>
      <w:r>
        <w:rPr>
          <w:rFonts w:cs="Times New Roman"/>
          <w:b/>
        </w:rPr>
        <w:t>C. Experiment 3</w:t>
      </w:r>
      <w:r>
        <w:rPr>
          <w:rFonts w:cs="Times New Roman"/>
        </w:rPr>
        <w:t xml:space="preserve">: Test on busy system with heavily dynamic data  </w:t>
      </w:r>
    </w:p>
    <w:p>
      <w:pPr>
        <w:pStyle w:val="39"/>
        <w:numPr>
          <w:ilvl w:val="0"/>
          <w:numId w:val="26"/>
        </w:numPr>
        <w:ind w:left="1265"/>
        <w:rPr>
          <w:rFonts w:cs="Times New Roman"/>
        </w:rPr>
      </w:pPr>
      <w:commentRangeStart w:id="3"/>
      <w:commentRangeStart w:id="4"/>
      <w:r>
        <w:rPr>
          <w:rFonts w:cs="Times New Roman"/>
        </w:rPr>
        <w:t xml:space="preserve">1 million </w:t>
      </w:r>
      <w:ins w:id="1706" w:author="devil" w:date="2020-08-25T21:31:28Z">
        <w:r>
          <w:rPr>
            <w:rFonts w:hint="default" w:cs="Times New Roman"/>
            <w:lang w:val="en"/>
          </w:rPr>
          <w:t>r</w:t>
        </w:r>
      </w:ins>
      <w:ins w:id="1707" w:author="devil" w:date="2020-08-25T21:31:29Z">
        <w:r>
          <w:rPr>
            <w:rFonts w:hint="default" w:cs="Times New Roman"/>
            <w:lang w:val="en"/>
          </w:rPr>
          <w:t>esour</w:t>
        </w:r>
      </w:ins>
      <w:ins w:id="1708" w:author="devil" w:date="2020-08-25T21:31:30Z">
        <w:r>
          <w:rPr>
            <w:rFonts w:hint="default" w:cs="Times New Roman"/>
            <w:lang w:val="en"/>
          </w:rPr>
          <w:t xml:space="preserve">ces </w:t>
        </w:r>
      </w:ins>
      <w:ins w:id="1709" w:author="devil" w:date="2020-08-25T21:31:35Z">
        <w:r>
          <w:rPr>
            <w:rFonts w:hint="default" w:cs="Times New Roman"/>
            <w:lang w:val="en"/>
          </w:rPr>
          <w:t xml:space="preserve">data </w:t>
        </w:r>
      </w:ins>
      <w:ins w:id="1710" w:author="Chung, Joseph" w:date="2020-08-24T20:05:00Z">
        <w:r>
          <w:rPr>
            <w:rFonts w:cs="Times New Roman"/>
          </w:rPr>
          <w:t xml:space="preserve">are </w:t>
        </w:r>
      </w:ins>
      <w:r>
        <w:rPr>
          <w:rFonts w:cs="Times New Roman"/>
        </w:rPr>
        <w:t xml:space="preserve">inserted </w:t>
      </w:r>
      <w:ins w:id="1711" w:author="Chung, Joseph" w:date="2020-08-24T20:05:00Z">
        <w:r>
          <w:rPr>
            <w:rFonts w:cs="Times New Roman"/>
          </w:rPr>
          <w:t xml:space="preserve">into </w:t>
        </w:r>
      </w:ins>
      <w:r>
        <w:rPr>
          <w:rFonts w:cs="Times New Roman"/>
        </w:rPr>
        <w:t xml:space="preserve">or updated </w:t>
      </w:r>
      <w:ins w:id="1712" w:author="Chung, Joseph" w:date="2020-08-24T20:06:00Z">
        <w:r>
          <w:rPr>
            <w:rFonts w:cs="Times New Roman"/>
          </w:rPr>
          <w:t xml:space="preserve">on </w:t>
        </w:r>
      </w:ins>
      <w:r>
        <w:rPr>
          <w:rFonts w:cs="Times New Roman"/>
        </w:rPr>
        <w:t>databases (layer</w:t>
      </w:r>
      <w:ins w:id="1713" w:author="Chung, Joseph" w:date="2020-08-24T20:06:00Z">
        <w:r>
          <w:rPr>
            <w:rFonts w:cs="Times New Roman"/>
          </w:rPr>
          <w:t>s</w:t>
        </w:r>
      </w:ins>
      <w:r>
        <w:rPr>
          <w:rFonts w:cs="Times New Roman"/>
        </w:rPr>
        <w:t xml:space="preserve"> 1, 2</w:t>
      </w:r>
      <w:ins w:id="1714" w:author="Chung, Joseph" w:date="2020-08-24T20:06:00Z">
        <w:r>
          <w:rPr>
            <w:rFonts w:cs="Times New Roman"/>
          </w:rPr>
          <w:t xml:space="preserve"> and</w:t>
        </w:r>
      </w:ins>
      <w:r>
        <w:rPr>
          <w:rFonts w:cs="Times New Roman"/>
        </w:rPr>
        <w:t xml:space="preserve"> 3) and 100-200 asynchronous requests per second </w:t>
      </w:r>
      <w:ins w:id="1715" w:author="Chung, Joseph" w:date="2020-08-24T20:06:00Z">
        <w:r>
          <w:rPr>
            <w:rFonts w:cs="Times New Roman"/>
          </w:rPr>
          <w:t xml:space="preserve">are </w:t>
        </w:r>
      </w:ins>
      <w:r>
        <w:rPr>
          <w:rFonts w:cs="Times New Roman"/>
        </w:rPr>
        <w:t>issued.</w:t>
      </w:r>
      <w:commentRangeEnd w:id="3"/>
      <w:r>
        <w:rPr>
          <w:rStyle w:val="13"/>
        </w:rPr>
        <w:commentReference w:id="3"/>
      </w:r>
      <w:commentRangeEnd w:id="4"/>
      <w:r>
        <w:commentReference w:id="4"/>
      </w:r>
    </w:p>
    <w:p>
      <w:pPr>
        <w:pStyle w:val="39"/>
        <w:numPr>
          <w:ilvl w:val="0"/>
          <w:numId w:val="26"/>
        </w:numPr>
        <w:ind w:left="1265"/>
        <w:rPr>
          <w:rFonts w:cs="Times New Roman"/>
        </w:rPr>
      </w:pPr>
      <w:r>
        <w:rPr>
          <w:rFonts w:cs="Times New Roman"/>
        </w:rPr>
        <w:t>1 million resources in</w:t>
      </w:r>
      <w:ins w:id="1716" w:author="Chung, Joseph" w:date="2020-08-24T20:07:00Z">
        <w:r>
          <w:rPr>
            <w:rFonts w:cs="Times New Roman"/>
          </w:rPr>
          <w:t>serted in</w:t>
        </w:r>
      </w:ins>
      <w:r>
        <w:rPr>
          <w:rFonts w:cs="Times New Roman"/>
        </w:rPr>
        <w:t xml:space="preserve"> databases before start </w:t>
      </w:r>
      <w:ins w:id="1717" w:author="Chung, Joseph" w:date="2020-08-24T20:07:00Z">
        <w:r>
          <w:rPr>
            <w:rFonts w:cs="Times New Roman"/>
          </w:rPr>
          <w:t xml:space="preserve">of </w:t>
        </w:r>
      </w:ins>
      <w:r>
        <w:rPr>
          <w:rFonts w:cs="Times New Roman"/>
        </w:rPr>
        <w:t>testing.</w:t>
      </w:r>
    </w:p>
    <w:p>
      <w:pPr>
        <w:pStyle w:val="39"/>
        <w:numPr>
          <w:ilvl w:val="0"/>
          <w:numId w:val="26"/>
        </w:numPr>
        <w:ind w:left="1265"/>
        <w:rPr>
          <w:rFonts w:cs="Times New Roman"/>
        </w:rPr>
      </w:pPr>
      <w:r>
        <w:rPr>
          <w:rFonts w:cs="Times New Roman"/>
          <w:color w:val="000000" w:themeColor="text1"/>
          <w14:textFill>
            <w14:solidFill>
              <w14:schemeClr w14:val="tx1"/>
            </w14:solidFill>
          </w14:textFill>
        </w:rPr>
        <w:t xml:space="preserve">Search for results located on </w:t>
      </w:r>
      <w:ins w:id="1718" w:author="Chung, Joseph" w:date="2020-08-24T20:08:00Z">
        <w:r>
          <w:rPr>
            <w:rFonts w:cs="Times New Roman"/>
            <w:color w:val="000000" w:themeColor="text1"/>
            <w14:textFill>
              <w14:solidFill>
                <w14:schemeClr w14:val="tx1"/>
              </w14:solidFill>
            </w14:textFill>
          </w:rPr>
          <w:t>p</w:t>
        </w:r>
      </w:ins>
      <w:r>
        <w:rPr>
          <w:rFonts w:cs="Times New Roman"/>
          <w:color w:val="000000" w:themeColor="text1"/>
          <w14:textFill>
            <w14:solidFill>
              <w14:schemeClr w14:val="tx1"/>
            </w14:solidFill>
          </w14:textFill>
        </w:rPr>
        <w:t xml:space="preserve">age </w:t>
      </w:r>
      <w:ins w:id="1719" w:author="Chung, Joseph" w:date="2020-08-24T20:08:00Z">
        <w:r>
          <w:rPr>
            <w:rFonts w:cs="Times New Roman"/>
            <w:color w:val="000000" w:themeColor="text1"/>
            <w14:textFill>
              <w14:solidFill>
                <w14:schemeClr w14:val="tx1"/>
              </w14:solidFill>
            </w14:textFill>
          </w:rPr>
          <w:t>1</w:t>
        </w:r>
      </w:ins>
      <w:r>
        <w:rPr>
          <w:rFonts w:cs="Times New Roman"/>
          <w:color w:val="000000" w:themeColor="text1"/>
          <w14:textFill>
            <w14:solidFill>
              <w14:schemeClr w14:val="tx1"/>
            </w14:solidFill>
          </w14:textFill>
        </w:rPr>
        <w:t>00</w:t>
      </w:r>
      <w:ins w:id="1720" w:author="Chung, Joseph" w:date="2020-08-24T20:08:00Z">
        <w:r>
          <w:rPr>
            <w:rFonts w:cs="Times New Roman"/>
            <w:color w:val="000000" w:themeColor="text1"/>
            <w14:textFill>
              <w14:solidFill>
                <w14:schemeClr w14:val="tx1"/>
              </w14:solidFill>
            </w14:textFill>
          </w:rPr>
          <w:t>.</w:t>
        </w:r>
      </w:ins>
    </w:p>
    <w:p>
      <w:pPr>
        <w:pStyle w:val="39"/>
        <w:numPr>
          <w:ilvl w:val="0"/>
          <w:numId w:val="26"/>
        </w:numPr>
        <w:ind w:left="1265"/>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Two keywords are used as </w:t>
      </w:r>
      <w:ins w:id="1721" w:author="Chung, Joseph" w:date="2020-08-24T20:08:00Z">
        <w:r>
          <w:rPr>
            <w:rFonts w:cs="Times New Roman"/>
            <w:color w:val="000000" w:themeColor="text1"/>
            <w14:textFill>
              <w14:solidFill>
                <w14:schemeClr w14:val="tx1"/>
              </w14:solidFill>
            </w14:textFill>
          </w:rPr>
          <w:t xml:space="preserve">experimental samples </w:t>
        </w:r>
      </w:ins>
      <w:r>
        <w:rPr>
          <w:rFonts w:cs="Times New Roman"/>
          <w:color w:val="000000" w:themeColor="text1"/>
          <w14:textFill>
            <w14:solidFill>
              <w14:schemeClr w14:val="tx1"/>
            </w14:solidFill>
          </w14:textFill>
        </w:rPr>
        <w:t>to calculate their average search time.</w:t>
      </w:r>
    </w:p>
    <w:p>
      <w:pPr>
        <w:pStyle w:val="39"/>
        <w:ind w:firstLine="0"/>
        <w:rPr>
          <w:rFonts w:cs="Times New Roman"/>
        </w:rPr>
      </w:pPr>
    </w:p>
    <w:p>
      <w:pPr>
        <w:rPr>
          <w:rFonts w:cs="Times New Roman"/>
          <w:color w:val="000000" w:themeColor="text1"/>
          <w14:textFill>
            <w14:solidFill>
              <w14:schemeClr w14:val="tx1"/>
            </w14:solidFill>
          </w14:textFill>
        </w:rPr>
      </w:pPr>
      <w:r>
        <w:rPr>
          <w:rFonts w:cs="Times New Roman"/>
          <w:b/>
        </w:rPr>
        <w:t>D. Experiment 4</w:t>
      </w:r>
      <w:r>
        <w:rPr>
          <w:rFonts w:cs="Times New Roman"/>
        </w:rPr>
        <w:t>: Compare the search time</w:t>
      </w:r>
      <w:ins w:id="1722" w:author="Chung, Joseph" w:date="2020-08-24T20:19:00Z">
        <w:r>
          <w:rPr>
            <w:rFonts w:cs="Times New Roman"/>
          </w:rPr>
          <w:t>s</w:t>
        </w:r>
      </w:ins>
      <w:r>
        <w:rPr>
          <w:rFonts w:cs="Times New Roman"/>
        </w:rPr>
        <w:t xml:space="preserve"> </w:t>
      </w:r>
      <w:ins w:id="1723" w:author="Chung, Joseph" w:date="2020-08-24T20:19:00Z">
        <w:r>
          <w:rPr>
            <w:rFonts w:cs="Times New Roman"/>
          </w:rPr>
          <w:t xml:space="preserve">for </w:t>
        </w:r>
      </w:ins>
      <w:r>
        <w:rPr>
          <w:rFonts w:cs="Times New Roman"/>
        </w:rPr>
        <w:t>finding ra</w:t>
      </w:r>
      <w:r>
        <w:rPr>
          <w:rFonts w:cs="Times New Roman"/>
          <w:color w:val="000000" w:themeColor="text1"/>
          <w14:textFill>
            <w14:solidFill>
              <w14:schemeClr w14:val="tx1"/>
            </w14:solidFill>
          </w14:textFill>
        </w:rPr>
        <w:t>nked and unranked results.</w:t>
      </w:r>
    </w:p>
    <w:p>
      <w:pPr>
        <w:pStyle w:val="39"/>
        <w:numPr>
          <w:ilvl w:val="0"/>
          <w:numId w:val="27"/>
        </w:numPr>
        <w:ind w:left="1265"/>
        <w:rPr>
          <w:rFonts w:cs="Times New Roman"/>
        </w:rPr>
      </w:pPr>
      <w:r>
        <w:rPr>
          <w:rFonts w:cs="Times New Roman"/>
        </w:rPr>
        <w:t>1 million resources in databases.</w:t>
      </w:r>
    </w:p>
    <w:p>
      <w:pPr>
        <w:pStyle w:val="39"/>
        <w:numPr>
          <w:ilvl w:val="0"/>
          <w:numId w:val="27"/>
        </w:numPr>
        <w:ind w:left="1265"/>
        <w:rPr>
          <w:rFonts w:cs="Times New Roman"/>
        </w:rPr>
      </w:pPr>
      <w:r>
        <w:rPr>
          <w:rFonts w:cs="Times New Roman"/>
        </w:rPr>
        <w:t xml:space="preserve">Compare </w:t>
      </w:r>
      <w:ins w:id="1724" w:author="Chung, Joseph" w:date="2020-08-24T20:09:00Z">
        <w:r>
          <w:rPr>
            <w:rFonts w:cs="Times New Roman"/>
          </w:rPr>
          <w:t xml:space="preserve">two </w:t>
        </w:r>
      </w:ins>
      <w:r>
        <w:rPr>
          <w:rFonts w:cs="Times New Roman"/>
        </w:rPr>
        <w:t xml:space="preserve">conditions: </w:t>
      </w:r>
      <w:ins w:id="1725" w:author="Chung, Joseph" w:date="2020-08-24T20:09:00Z">
        <w:r>
          <w:rPr>
            <w:rFonts w:cs="Times New Roman"/>
          </w:rPr>
          <w:t xml:space="preserve">1) ranked search </w:t>
        </w:r>
      </w:ins>
      <w:r>
        <w:rPr>
          <w:rFonts w:cs="Times New Roman"/>
        </w:rPr>
        <w:t>results</w:t>
      </w:r>
      <w:ins w:id="1726" w:author="Chung, Joseph" w:date="2020-08-24T20:09:00Z">
        <w:r>
          <w:rPr>
            <w:rFonts w:cs="Times New Roman"/>
          </w:rPr>
          <w:t>, 2) unranked search results</w:t>
        </w:r>
      </w:ins>
      <w:r>
        <w:rPr>
          <w:rFonts w:cs="Times New Roman"/>
        </w:rPr>
        <w:t>.</w:t>
      </w:r>
    </w:p>
    <w:p>
      <w:pPr>
        <w:pStyle w:val="39"/>
        <w:numPr>
          <w:ilvl w:val="0"/>
          <w:numId w:val="27"/>
        </w:numPr>
        <w:ind w:left="1265"/>
        <w:rPr>
          <w:rFonts w:cs="Times New Roman"/>
        </w:rPr>
      </w:pPr>
      <w:r>
        <w:rPr>
          <w:rFonts w:cs="Times New Roman"/>
        </w:rPr>
        <w:t xml:space="preserve">Search for results in </w:t>
      </w:r>
      <w:ins w:id="1727" w:author="Chung, Joseph" w:date="2020-08-24T20:10:00Z">
        <w:r>
          <w:rPr>
            <w:rFonts w:cs="Times New Roman"/>
          </w:rPr>
          <w:t xml:space="preserve">page </w:t>
        </w:r>
      </w:ins>
      <w:r>
        <w:rPr>
          <w:rFonts w:cs="Times New Roman"/>
        </w:rPr>
        <w:t>10</w:t>
      </w:r>
      <w:ins w:id="1728" w:author="Chung, Joseph" w:date="2020-08-24T20:10:00Z">
        <w:r>
          <w:rPr>
            <w:rFonts w:cs="Times New Roman"/>
          </w:rPr>
          <w:t>,</w:t>
        </w:r>
      </w:ins>
      <w:r>
        <w:rPr>
          <w:rFonts w:cs="Times New Roman"/>
        </w:rPr>
        <w:t>000.</w:t>
      </w:r>
    </w:p>
    <w:p>
      <w:pPr>
        <w:pStyle w:val="39"/>
        <w:numPr>
          <w:ilvl w:val="0"/>
          <w:numId w:val="27"/>
        </w:numPr>
        <w:ind w:left="1265"/>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Two keywords are used as </w:t>
      </w:r>
      <w:ins w:id="1729" w:author="Chung, Joseph" w:date="2020-08-24T20:10:00Z">
        <w:r>
          <w:rPr>
            <w:rFonts w:cs="Times New Roman"/>
            <w:color w:val="000000" w:themeColor="text1"/>
            <w14:textFill>
              <w14:solidFill>
                <w14:schemeClr w14:val="tx1"/>
              </w14:solidFill>
            </w14:textFill>
          </w:rPr>
          <w:t xml:space="preserve">experimental samples </w:t>
        </w:r>
      </w:ins>
      <w:r>
        <w:rPr>
          <w:rFonts w:cs="Times New Roman"/>
          <w:color w:val="000000" w:themeColor="text1"/>
          <w14:textFill>
            <w14:solidFill>
              <w14:schemeClr w14:val="tx1"/>
            </w14:solidFill>
          </w14:textFill>
        </w:rPr>
        <w:t>to calculate their average search time.</w:t>
      </w:r>
    </w:p>
    <w:p>
      <w:pPr>
        <w:pStyle w:val="39"/>
        <w:ind w:firstLine="0"/>
        <w:rPr>
          <w:rFonts w:cs="Times New Roman"/>
          <w:color w:val="F79646" w:themeColor="accent6"/>
          <w14:textFill>
            <w14:solidFill>
              <w14:schemeClr w14:val="accent6"/>
            </w14:solidFill>
          </w14:textFill>
        </w:rPr>
      </w:pPr>
    </w:p>
    <w:p>
      <w:pPr>
        <w:pStyle w:val="39"/>
        <w:ind w:firstLine="0"/>
        <w:rPr>
          <w:rFonts w:cs="Times New Roman"/>
        </w:rPr>
      </w:pPr>
      <w:r>
        <w:rPr>
          <w:rFonts w:cs="Times New Roman"/>
          <w:b/>
        </w:rPr>
        <w:t>E. Experiment 5</w:t>
      </w:r>
      <w:r>
        <w:rPr>
          <w:rFonts w:cs="Times New Roman"/>
        </w:rPr>
        <w:t xml:space="preserve">: Verify the rank list based on </w:t>
      </w:r>
      <w:r>
        <w:rPr>
          <w:rFonts w:cs="Times New Roman"/>
          <w:b/>
          <w:bCs/>
        </w:rPr>
        <w:t>LRV</w:t>
      </w:r>
      <w:r>
        <w:rPr>
          <w:rFonts w:cs="Times New Roman"/>
        </w:rPr>
        <w:t xml:space="preserve"> algorithm.</w:t>
      </w:r>
    </w:p>
    <w:p>
      <w:pPr>
        <w:pStyle w:val="39"/>
        <w:numPr>
          <w:ilvl w:val="0"/>
          <w:numId w:val="28"/>
        </w:numPr>
        <w:ind w:left="420"/>
        <w:rPr>
          <w:rFonts w:cs="Times New Roman"/>
        </w:rPr>
      </w:pPr>
      <w:r>
        <w:rPr>
          <w:rFonts w:cs="Times New Roman"/>
        </w:rPr>
        <w:t>10,000 resources in databases.</w:t>
      </w:r>
    </w:p>
    <w:p>
      <w:pPr>
        <w:pStyle w:val="39"/>
        <w:numPr>
          <w:ilvl w:val="0"/>
          <w:numId w:val="28"/>
        </w:numPr>
        <w:ind w:left="420"/>
        <w:rPr>
          <w:rFonts w:cs="Times New Roman"/>
        </w:rPr>
      </w:pPr>
      <w:r>
        <w:rPr>
          <w:rFonts w:cs="Times New Roman"/>
        </w:rPr>
        <w:t xml:space="preserve">All the resources </w:t>
      </w:r>
      <w:ins w:id="1730" w:author="Chung, Joseph" w:date="2020-08-24T20:10:00Z">
        <w:r>
          <w:rPr>
            <w:rFonts w:cs="Times New Roman"/>
          </w:rPr>
          <w:t xml:space="preserve">are </w:t>
        </w:r>
      </w:ins>
      <w:r>
        <w:rPr>
          <w:rFonts w:cs="Times New Roman"/>
        </w:rPr>
        <w:t>randomly updated with several attributes.</w:t>
      </w:r>
    </w:p>
    <w:p>
      <w:pPr>
        <w:pStyle w:val="39"/>
        <w:numPr>
          <w:ilvl w:val="0"/>
          <w:numId w:val="28"/>
        </w:numPr>
        <w:ind w:left="420"/>
        <w:rPr>
          <w:rFonts w:cs="Times New Roman"/>
          <w:color w:val="000000" w:themeColor="text1"/>
          <w14:textFill>
            <w14:solidFill>
              <w14:schemeClr w14:val="tx1"/>
            </w14:solidFill>
          </w14:textFill>
        </w:rPr>
      </w:pPr>
      <w:ins w:id="1731" w:author="Chung, Joseph" w:date="2020-08-24T20:16:00Z">
        <w:r>
          <w:rPr>
            <w:rFonts w:cs="Times New Roman"/>
            <w:color w:val="000000" w:themeColor="text1"/>
            <w14:textFill>
              <w14:solidFill>
                <w14:schemeClr w14:val="tx1"/>
              </w14:solidFill>
            </w14:textFill>
          </w:rPr>
          <w:t>S</w:t>
        </w:r>
      </w:ins>
      <w:r>
        <w:rPr>
          <w:rFonts w:cs="Times New Roman"/>
          <w:color w:val="000000" w:themeColor="text1"/>
          <w14:textFill>
            <w14:solidFill>
              <w14:schemeClr w14:val="tx1"/>
            </w14:solidFill>
          </w14:textFill>
        </w:rPr>
        <w:t xml:space="preserve">imulate “user behavior” data for the 5 static characteristics:  </w:t>
      </w:r>
    </w:p>
    <w:p>
      <w:pPr>
        <w:pStyle w:val="39"/>
        <w:numPr>
          <w:ilvl w:val="0"/>
          <w:numId w:val="29"/>
        </w:numPr>
        <w:rPr>
          <w:rFonts w:cs="Times New Roman"/>
        </w:rPr>
      </w:pPr>
      <w:r>
        <w:rPr>
          <w:rFonts w:cs="Times New Roman"/>
        </w:rPr>
        <w:t>Generate positive or negative feedback</w:t>
      </w:r>
      <w:ins w:id="1732" w:author="Chung, Joseph" w:date="2020-08-24T20:11:00Z">
        <w:r>
          <w:rPr>
            <w:rFonts w:cs="Times New Roman"/>
          </w:rPr>
          <w:t xml:space="preserve">s (fewer </w:t>
        </w:r>
      </w:ins>
      <w:r>
        <w:rPr>
          <w:rFonts w:cs="Times New Roman"/>
        </w:rPr>
        <w:t>than 10,000</w:t>
      </w:r>
      <w:ins w:id="1733" w:author="Chung, Joseph" w:date="2020-08-24T20:12:00Z">
        <w:r>
          <w:rPr>
            <w:rFonts w:cs="Times New Roman"/>
          </w:rPr>
          <w:t xml:space="preserve"> feedbacks</w:t>
        </w:r>
      </w:ins>
      <w:r>
        <w:rPr>
          <w:rFonts w:cs="Times New Roman"/>
        </w:rPr>
        <w:t>).</w:t>
      </w:r>
    </w:p>
    <w:p>
      <w:pPr>
        <w:pStyle w:val="39"/>
        <w:numPr>
          <w:ilvl w:val="0"/>
          <w:numId w:val="29"/>
        </w:numPr>
        <w:rPr>
          <w:rFonts w:cs="Times New Roman"/>
        </w:rPr>
      </w:pPr>
      <w:r>
        <w:rPr>
          <w:rFonts w:cs="Times New Roman"/>
        </w:rPr>
        <w:t>Generate two numbers</w:t>
      </w:r>
      <w:ins w:id="1734" w:author="Chung, Joseph" w:date="2020-08-24T20:13:00Z">
        <w:r>
          <w:rPr>
            <w:rFonts w:cs="Times New Roman"/>
          </w:rPr>
          <w:t xml:space="preserve">: </w:t>
        </w:r>
      </w:ins>
      <w:ins w:id="1735" w:author="Chung, Joseph" w:date="2020-08-24T20:12:00Z">
        <w:r>
          <w:rPr>
            <w:rFonts w:cs="Times New Roman"/>
          </w:rPr>
          <w:t xml:space="preserve">number of </w:t>
        </w:r>
      </w:ins>
      <w:r>
        <w:rPr>
          <w:rFonts w:cs="Times New Roman"/>
        </w:rPr>
        <w:t>visits of a resource</w:t>
      </w:r>
      <w:ins w:id="1736" w:author="Chung, Joseph" w:date="2020-08-24T20:12:00Z">
        <w:r>
          <w:rPr>
            <w:rFonts w:cs="Times New Roman"/>
          </w:rPr>
          <w:t xml:space="preserve"> today</w:t>
        </w:r>
      </w:ins>
      <w:r>
        <w:rPr>
          <w:rFonts w:cs="Times New Roman"/>
        </w:rPr>
        <w:t xml:space="preserve">, </w:t>
      </w:r>
      <w:ins w:id="1737" w:author="Chung, Joseph" w:date="2020-08-24T20:13:00Z">
        <w:r>
          <w:rPr>
            <w:rFonts w:cs="Times New Roman"/>
          </w:rPr>
          <w:t xml:space="preserve">number of visits of a resource yesterday. </w:t>
        </w:r>
      </w:ins>
    </w:p>
    <w:p>
      <w:pPr>
        <w:pStyle w:val="39"/>
        <w:numPr>
          <w:ilvl w:val="0"/>
          <w:numId w:val="29"/>
        </w:numPr>
        <w:rPr>
          <w:rFonts w:cs="Times New Roman"/>
        </w:rPr>
      </w:pPr>
      <w:r>
        <w:rPr>
          <w:rFonts w:cs="Times New Roman"/>
        </w:rPr>
        <w:t>Generate the number of references a resource has.</w:t>
      </w:r>
    </w:p>
    <w:p>
      <w:pPr>
        <w:pStyle w:val="39"/>
        <w:numPr>
          <w:ilvl w:val="0"/>
          <w:numId w:val="29"/>
        </w:numPr>
        <w:rPr>
          <w:rFonts w:cs="Times New Roman"/>
        </w:rPr>
      </w:pPr>
      <w:r>
        <w:rPr>
          <w:rFonts w:cs="Times New Roman"/>
        </w:rPr>
        <w:t>Randomly set user’s accounts to uncertified personal, certified personal, or organizational.</w:t>
      </w:r>
    </w:p>
    <w:p>
      <w:pPr>
        <w:pStyle w:val="39"/>
        <w:numPr>
          <w:ilvl w:val="0"/>
          <w:numId w:val="29"/>
        </w:numPr>
        <w:rPr>
          <w:rFonts w:cs="Times New Roman"/>
        </w:rPr>
      </w:pPr>
      <w:ins w:id="1738" w:author="Chung, Joseph" w:date="2020-08-24T20:16:00Z">
        <w:r>
          <w:rPr>
            <w:rFonts w:cs="Times New Roman"/>
          </w:rPr>
          <w:t xml:space="preserve">The </w:t>
        </w:r>
      </w:ins>
      <w:r>
        <w:rPr>
          <w:rFonts w:cs="Times New Roman"/>
        </w:rPr>
        <w:t xml:space="preserve">above values are simulated </w:t>
      </w:r>
      <w:ins w:id="1739" w:author="Chung, Joseph" w:date="2020-08-24T20:17:00Z">
        <w:r>
          <w:rPr>
            <w:rFonts w:cs="Times New Roman"/>
          </w:rPr>
          <w:t xml:space="preserve">using the </w:t>
        </w:r>
      </w:ins>
      <w:r>
        <w:rPr>
          <w:rFonts w:cs="Times New Roman"/>
        </w:rPr>
        <w:t xml:space="preserve">simulator </w:t>
      </w:r>
      <w:ins w:id="1740" w:author="Chung, Joseph" w:date="2020-08-24T20:17:00Z">
        <w:r>
          <w:rPr>
            <w:rFonts w:cs="Times New Roman"/>
          </w:rPr>
          <w:t xml:space="preserve">web page shown in </w:t>
        </w:r>
      </w:ins>
      <w:ins w:id="1741" w:author="devil" w:date="2020-08-23T11:25:00Z">
        <w:commentRangeStart w:id="5"/>
        <w:r>
          <w:rPr>
            <w:rFonts w:hint="eastAsia" w:cs="Times New Roman"/>
          </w:rPr>
          <w:t>Fig.</w:t>
        </w:r>
      </w:ins>
      <w:r>
        <w:rPr>
          <w:rFonts w:cs="Times New Roman"/>
        </w:rPr>
        <w:t xml:space="preserve"> 2</w:t>
      </w:r>
      <w:ins w:id="1742" w:author="devil" w:date="2020-08-25T21:35:53Z">
        <w:r>
          <w:rPr>
            <w:rFonts w:hint="default" w:cs="Times New Roman"/>
            <w:lang w:val="en"/>
          </w:rPr>
          <w:t>1</w:t>
        </w:r>
      </w:ins>
      <w:r>
        <w:rPr>
          <w:rFonts w:cs="Times New Roman"/>
        </w:rPr>
        <w:t>.</w:t>
      </w:r>
      <w:commentRangeEnd w:id="5"/>
      <w:r>
        <w:rPr>
          <w:rStyle w:val="13"/>
        </w:rPr>
        <w:commentReference w:id="5"/>
      </w:r>
    </w:p>
    <w:p>
      <w:pPr>
        <w:pStyle w:val="39"/>
        <w:numPr>
          <w:ilvl w:val="0"/>
          <w:numId w:val="28"/>
        </w:numPr>
        <w:ind w:left="420"/>
        <w:rPr>
          <w:rFonts w:cs="Times New Roman"/>
        </w:rPr>
      </w:pPr>
      <w:r>
        <w:rPr>
          <w:rFonts w:cs="Times New Roman"/>
        </w:rPr>
        <w:t xml:space="preserve">Search </w:t>
      </w:r>
      <w:ins w:id="1743" w:author="Chung, Joseph" w:date="2020-08-24T20:18:00Z">
        <w:r>
          <w:rPr>
            <w:rFonts w:cs="Times New Roman"/>
          </w:rPr>
          <w:t xml:space="preserve">using </w:t>
        </w:r>
      </w:ins>
      <w:r>
        <w:rPr>
          <w:rFonts w:cs="Times New Roman"/>
        </w:rPr>
        <w:t xml:space="preserve">4 </w:t>
      </w:r>
      <w:ins w:id="1744" w:author="Chung, Joseph" w:date="2020-08-24T20:19:00Z">
        <w:r>
          <w:rPr>
            <w:rFonts w:cs="Times New Roman"/>
          </w:rPr>
          <w:t>sample</w:t>
        </w:r>
      </w:ins>
      <w:ins w:id="1745" w:author="Chung, Joseph" w:date="2020-08-24T20:18:00Z">
        <w:r>
          <w:rPr>
            <w:rFonts w:cs="Times New Roman"/>
          </w:rPr>
          <w:t xml:space="preserve"> </w:t>
        </w:r>
      </w:ins>
      <w:r>
        <w:rPr>
          <w:rFonts w:cs="Times New Roman"/>
        </w:rPr>
        <w:t>keywords.</w:t>
      </w:r>
    </w:p>
    <w:p>
      <w:pPr>
        <w:pStyle w:val="3"/>
        <w:rPr>
          <w:rFonts w:cs="Times New Roman"/>
        </w:rPr>
      </w:pPr>
      <w:bookmarkStart w:id="287" w:name="_Toc31545"/>
      <w:bookmarkStart w:id="288" w:name="_Toc30501"/>
      <w:bookmarkStart w:id="289" w:name="_Toc512441404"/>
      <w:bookmarkStart w:id="290" w:name="_Toc28258"/>
      <w:bookmarkStart w:id="291" w:name="_Toc932480391"/>
      <w:bookmarkStart w:id="292" w:name="_Toc969265725"/>
      <w:r>
        <w:rPr>
          <w:rFonts w:cs="Times New Roman"/>
        </w:rPr>
        <w:t>6.3 Performance Analysis</w:t>
      </w:r>
      <w:bookmarkEnd w:id="287"/>
      <w:bookmarkEnd w:id="288"/>
      <w:bookmarkEnd w:id="289"/>
      <w:bookmarkEnd w:id="290"/>
      <w:bookmarkEnd w:id="291"/>
      <w:bookmarkEnd w:id="292"/>
      <w:r>
        <w:rPr>
          <w:rFonts w:cs="Times New Roman"/>
        </w:rPr>
        <w:t xml:space="preserve"> </w:t>
      </w:r>
    </w:p>
    <w:p>
      <w:pPr>
        <w:pStyle w:val="4"/>
        <w:rPr>
          <w:rFonts w:cs="Times New Roman"/>
        </w:rPr>
      </w:pPr>
      <w:bookmarkStart w:id="293" w:name="_Toc29993"/>
      <w:bookmarkStart w:id="294" w:name="_Toc14597"/>
      <w:bookmarkStart w:id="295" w:name="_Toc16777"/>
      <w:bookmarkStart w:id="296" w:name="_Toc873299534"/>
      <w:bookmarkStart w:id="297" w:name="_Toc875810695"/>
      <w:r>
        <w:rPr>
          <w:rFonts w:cs="Times New Roman"/>
        </w:rPr>
        <w:t xml:space="preserve">6.3.1 </w:t>
      </w:r>
      <w:ins w:id="1746" w:author="Chung, Joseph" w:date="2020-08-24T21:04:00Z">
        <w:r>
          <w:rPr>
            <w:rFonts w:cs="Times New Roman"/>
          </w:rPr>
          <w:t xml:space="preserve">Search time for </w:t>
        </w:r>
      </w:ins>
      <w:ins w:id="1747" w:author="Chung, Joseph" w:date="2020-08-24T20:20:00Z">
        <w:r>
          <w:rPr>
            <w:rFonts w:cs="Times New Roman"/>
          </w:rPr>
          <w:t>Varying</w:t>
        </w:r>
      </w:ins>
      <w:r>
        <w:rPr>
          <w:rFonts w:cs="Times New Roman"/>
        </w:rPr>
        <w:t xml:space="preserve"> </w:t>
      </w:r>
      <w:r>
        <w:rPr>
          <w:rFonts w:hint="eastAsia" w:cs="Times New Roman"/>
          <w:lang w:val="en-US"/>
        </w:rPr>
        <w:t>R</w:t>
      </w:r>
      <w:r>
        <w:rPr>
          <w:rFonts w:cs="Times New Roman"/>
        </w:rPr>
        <w:t xml:space="preserve">esource </w:t>
      </w:r>
      <w:r>
        <w:rPr>
          <w:rFonts w:hint="eastAsia" w:cs="Times New Roman"/>
          <w:lang w:val="en-US"/>
        </w:rPr>
        <w:t>V</w:t>
      </w:r>
      <w:r>
        <w:rPr>
          <w:rFonts w:cs="Times New Roman"/>
        </w:rPr>
        <w:t>olume</w:t>
      </w:r>
      <w:bookmarkEnd w:id="293"/>
      <w:bookmarkEnd w:id="294"/>
      <w:bookmarkEnd w:id="295"/>
      <w:bookmarkEnd w:id="296"/>
      <w:bookmarkEnd w:id="297"/>
    </w:p>
    <w:p>
      <w:pPr>
        <w:rPr>
          <w:rFonts w:cs="Times New Roman"/>
        </w:rPr>
      </w:pPr>
      <w:ins w:id="1748" w:author="devil" w:date="2020-08-23T11:25:00Z">
        <w:r>
          <w:rPr>
            <w:rFonts w:hint="eastAsia" w:cs="Times New Roman"/>
          </w:rPr>
          <w:t>Fig.</w:t>
        </w:r>
      </w:ins>
      <w:r>
        <w:rPr>
          <w:rFonts w:cs="Times New Roman"/>
        </w:rPr>
        <w:t xml:space="preserve"> 2</w:t>
      </w:r>
      <w:r>
        <w:rPr>
          <w:rFonts w:cs="Times New Roman"/>
          <w:lang w:val="en-US"/>
        </w:rPr>
        <w:t>2</w:t>
      </w:r>
      <w:r>
        <w:rPr>
          <w:rFonts w:cs="Times New Roman"/>
        </w:rPr>
        <w:t xml:space="preserve"> is a line </w:t>
      </w:r>
      <w:ins w:id="1749" w:author="Chung, Joseph" w:date="2020-08-24T20:21:00Z">
        <w:r>
          <w:rPr>
            <w:rFonts w:cs="Times New Roman"/>
          </w:rPr>
          <w:t xml:space="preserve">graph </w:t>
        </w:r>
      </w:ins>
      <w:r>
        <w:rPr>
          <w:rFonts w:cs="Times New Roman"/>
        </w:rPr>
        <w:t xml:space="preserve">of the results for Experiment 1. It shows the average search time </w:t>
      </w:r>
      <w:ins w:id="1750" w:author="Chung, Joseph" w:date="2020-08-24T20:21:00Z">
        <w:r>
          <w:rPr>
            <w:rFonts w:cs="Times New Roman"/>
          </w:rPr>
          <w:t xml:space="preserve">for </w:t>
        </w:r>
      </w:ins>
      <w:r>
        <w:rPr>
          <w:rFonts w:cs="Times New Roman"/>
        </w:rPr>
        <w:t xml:space="preserve">different </w:t>
      </w:r>
      <w:ins w:id="1751" w:author="Chung, Joseph" w:date="2020-08-24T20:22:00Z">
        <w:r>
          <w:rPr>
            <w:rFonts w:cs="Times New Roman"/>
          </w:rPr>
          <w:t xml:space="preserve">numbers of </w:t>
        </w:r>
      </w:ins>
      <w:r>
        <w:rPr>
          <w:rFonts w:cs="Times New Roman"/>
        </w:rPr>
        <w:t>layers of storage. With increasing number</w:t>
      </w:r>
      <w:ins w:id="1752" w:author="Chung, Joseph" w:date="2020-08-24T20:32:00Z">
        <w:r>
          <w:rPr>
            <w:rFonts w:cs="Times New Roman"/>
          </w:rPr>
          <w:t>s</w:t>
        </w:r>
      </w:ins>
      <w:r>
        <w:rPr>
          <w:rFonts w:cs="Times New Roman"/>
        </w:rPr>
        <w:t xml:space="preserve"> of resources, </w:t>
      </w:r>
      <w:ins w:id="1753" w:author="Chung, Joseph" w:date="2020-08-24T20:32:00Z">
        <w:r>
          <w:rPr>
            <w:rFonts w:cs="Times New Roman"/>
          </w:rPr>
          <w:t xml:space="preserve">we see </w:t>
        </w:r>
      </w:ins>
      <w:r>
        <w:rPr>
          <w:rFonts w:cs="Times New Roman"/>
        </w:rPr>
        <w:t xml:space="preserve">the search time </w:t>
      </w:r>
      <w:ins w:id="1754" w:author="Chung, Joseph" w:date="2020-08-24T20:32:00Z">
        <w:r>
          <w:rPr>
            <w:rFonts w:cs="Times New Roman"/>
          </w:rPr>
          <w:t xml:space="preserve">of </w:t>
        </w:r>
      </w:ins>
      <w:r>
        <w:rPr>
          <w:rFonts w:cs="Times New Roman"/>
        </w:rPr>
        <w:t xml:space="preserve">all cases </w:t>
      </w:r>
      <w:ins w:id="1755" w:author="Chung, Joseph" w:date="2020-08-24T20:33:00Z">
        <w:r>
          <w:rPr>
            <w:rFonts w:cs="Times New Roman"/>
          </w:rPr>
          <w:t xml:space="preserve">clearly </w:t>
        </w:r>
      </w:ins>
      <w:r>
        <w:rPr>
          <w:rFonts w:cs="Times New Roman"/>
        </w:rPr>
        <w:t>increas</w:t>
      </w:r>
      <w:ins w:id="1756" w:author="Chung, Joseph" w:date="2020-08-24T20:33:00Z">
        <w:r>
          <w:rPr>
            <w:rFonts w:cs="Times New Roman"/>
          </w:rPr>
          <w:t>ing after about 10,000 resources</w:t>
        </w:r>
      </w:ins>
      <w:r>
        <w:rPr>
          <w:rFonts w:cs="Times New Roman"/>
        </w:rPr>
        <w:t>. As expected, when using only Layer 1</w:t>
      </w:r>
      <w:ins w:id="1757" w:author="Chung, Joseph" w:date="2020-08-24T20:33:00Z">
        <w:r>
          <w:rPr>
            <w:rFonts w:cs="Times New Roman"/>
          </w:rPr>
          <w:t xml:space="preserve">, </w:t>
        </w:r>
      </w:ins>
      <w:r>
        <w:rPr>
          <w:rFonts w:cs="Times New Roman"/>
        </w:rPr>
        <w:t xml:space="preserve">relational database storage, the speed is affected most. When all 3 layers are used, the search speed is </w:t>
      </w:r>
      <w:ins w:id="1758" w:author="Chung, Joseph" w:date="2020-08-24T20:34:00Z">
        <w:r>
          <w:rPr>
            <w:rFonts w:cs="Times New Roman"/>
          </w:rPr>
          <w:t xml:space="preserve">not affected until </w:t>
        </w:r>
      </w:ins>
      <w:ins w:id="1759" w:author="Chung, Joseph" w:date="2020-08-24T20:35:00Z">
        <w:r>
          <w:rPr>
            <w:rFonts w:cs="Times New Roman"/>
          </w:rPr>
          <w:t>about 100,000</w:t>
        </w:r>
      </w:ins>
      <w:r>
        <w:rPr>
          <w:rFonts w:cs="Times New Roman"/>
        </w:rPr>
        <w:t xml:space="preserve"> resources. When </w:t>
      </w:r>
      <w:ins w:id="1760" w:author="Chung, Joseph" w:date="2020-08-24T20:36:00Z">
        <w:r>
          <w:rPr>
            <w:rFonts w:cs="Times New Roman"/>
          </w:rPr>
          <w:t xml:space="preserve">the number of resources exceeds </w:t>
        </w:r>
      </w:ins>
      <w:r>
        <w:rPr>
          <w:rFonts w:cs="Times New Roman"/>
        </w:rPr>
        <w:t>100</w:t>
      </w:r>
      <w:ins w:id="1761" w:author="Chung, Joseph" w:date="2020-08-24T20:36:00Z">
        <w:r>
          <w:rPr>
            <w:rFonts w:cs="Times New Roman"/>
          </w:rPr>
          <w:t>,000</w:t>
        </w:r>
      </w:ins>
      <w:r>
        <w:rPr>
          <w:rFonts w:cs="Times New Roman"/>
        </w:rPr>
        <w:t>, using 2 layers starts to be</w:t>
      </w:r>
      <w:ins w:id="1762" w:author="Chung, Joseph" w:date="2020-08-24T20:41:00Z">
        <w:r>
          <w:rPr>
            <w:rFonts w:cs="Times New Roman"/>
          </w:rPr>
          <w:t>come</w:t>
        </w:r>
      </w:ins>
      <w:r>
        <w:rPr>
          <w:rFonts w:cs="Times New Roman"/>
        </w:rPr>
        <w:t xml:space="preserve"> multiple times slower than using 3 layers, but about half </w:t>
      </w:r>
      <w:ins w:id="1763" w:author="Chung, Joseph" w:date="2020-08-24T20:41:00Z">
        <w:r>
          <w:rPr>
            <w:rFonts w:cs="Times New Roman"/>
          </w:rPr>
          <w:t xml:space="preserve">as slow as </w:t>
        </w:r>
      </w:ins>
      <w:r>
        <w:rPr>
          <w:rFonts w:cs="Times New Roman"/>
        </w:rPr>
        <w:t>using just 1 layer. In fact, in our test</w:t>
      </w:r>
      <w:ins w:id="1764" w:author="Chung, Joseph" w:date="2020-08-24T20:42:00Z">
        <w:r>
          <w:rPr>
            <w:rFonts w:cs="Times New Roman"/>
          </w:rPr>
          <w:t>s</w:t>
        </w:r>
      </w:ins>
      <w:r>
        <w:rPr>
          <w:rFonts w:cs="Times New Roman"/>
        </w:rPr>
        <w:t xml:space="preserve">, when there </w:t>
      </w:r>
      <w:ins w:id="1765" w:author="Chung, Joseph" w:date="2020-08-24T20:42:00Z">
        <w:r>
          <w:rPr>
            <w:rFonts w:cs="Times New Roman"/>
          </w:rPr>
          <w:t xml:space="preserve">were </w:t>
        </w:r>
      </w:ins>
      <w:r>
        <w:rPr>
          <w:rFonts w:cs="Times New Roman"/>
        </w:rPr>
        <w:t>millions of resources</w:t>
      </w:r>
      <w:ins w:id="1766" w:author="Chung, Joseph" w:date="2020-08-24T20:42:00Z">
        <w:r>
          <w:rPr>
            <w:rFonts w:cs="Times New Roman"/>
          </w:rPr>
          <w:t xml:space="preserve"> to search</w:t>
        </w:r>
      </w:ins>
      <w:r>
        <w:rPr>
          <w:rFonts w:cs="Times New Roman"/>
        </w:rPr>
        <w:t xml:space="preserve">, using </w:t>
      </w:r>
      <w:ins w:id="1767" w:author="Chung, Joseph" w:date="2020-08-24T20:42:00Z">
        <w:r>
          <w:rPr>
            <w:rFonts w:cs="Times New Roman"/>
          </w:rPr>
          <w:t xml:space="preserve">only </w:t>
        </w:r>
      </w:ins>
      <w:r>
        <w:rPr>
          <w:rFonts w:cs="Times New Roman"/>
        </w:rPr>
        <w:t xml:space="preserve">1 layer </w:t>
      </w:r>
      <w:ins w:id="1768" w:author="Chung, Joseph" w:date="2020-08-24T20:43:00Z">
        <w:r>
          <w:rPr>
            <w:rFonts w:cs="Times New Roman"/>
          </w:rPr>
          <w:t>resulted in</w:t>
        </w:r>
      </w:ins>
      <w:ins w:id="1769" w:author="Chung, Joseph" w:date="2020-08-24T20:42:00Z">
        <w:r>
          <w:rPr>
            <w:rFonts w:cs="Times New Roman"/>
          </w:rPr>
          <w:t xml:space="preserve"> </w:t>
        </w:r>
      </w:ins>
      <w:ins w:id="1770" w:author="Chung, Joseph" w:date="2020-08-24T20:43:00Z">
        <w:r>
          <w:rPr>
            <w:rFonts w:cs="Times New Roman"/>
          </w:rPr>
          <w:t xml:space="preserve">search times </w:t>
        </w:r>
      </w:ins>
      <w:ins w:id="1771" w:author="Chung, Joseph" w:date="2020-08-24T20:42:00Z">
        <w:r>
          <w:rPr>
            <w:rFonts w:cs="Times New Roman"/>
          </w:rPr>
          <w:t xml:space="preserve">greater than </w:t>
        </w:r>
      </w:ins>
      <w:r>
        <w:rPr>
          <w:rFonts w:cs="Times New Roman"/>
        </w:rPr>
        <w:t xml:space="preserve">2 seconds. Therefore, </w:t>
      </w:r>
      <w:ins w:id="1772" w:author="Chung, Joseph" w:date="2020-08-24T20:44:00Z">
        <w:r>
          <w:rPr>
            <w:rFonts w:cs="Times New Roman"/>
          </w:rPr>
          <w:t xml:space="preserve">our </w:t>
        </w:r>
      </w:ins>
      <w:r>
        <w:rPr>
          <w:rFonts w:cs="Times New Roman"/>
        </w:rPr>
        <w:t xml:space="preserve">multiple layer storage </w:t>
      </w:r>
      <w:ins w:id="1773" w:author="Chung, Joseph" w:date="2020-08-24T20:44:00Z">
        <w:r>
          <w:rPr>
            <w:rFonts w:cs="Times New Roman"/>
          </w:rPr>
          <w:t xml:space="preserve">model </w:t>
        </w:r>
      </w:ins>
      <w:r>
        <w:rPr>
          <w:rFonts w:cs="Times New Roman"/>
        </w:rPr>
        <w:t xml:space="preserve">is helpful to achieve good query speed of the proposed search engine.  </w:t>
      </w:r>
    </w:p>
    <w:p>
      <w:pPr>
        <w:rPr>
          <w:rFonts w:cs="Times New Roman"/>
        </w:rPr>
      </w:pPr>
      <w:r>
        <w:rPr>
          <w:rFonts w:cs="Times New Roman"/>
          <w:lang w:val="en-US" w:eastAsia="en-US"/>
        </w:rPr>
        <w:drawing>
          <wp:inline distT="0" distB="0" distL="114300" distR="114300">
            <wp:extent cx="4650740" cy="2557780"/>
            <wp:effectExtent l="4445" t="5080" r="12065" b="889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pPr>
        <w:pStyle w:val="38"/>
        <w:rPr>
          <w:rFonts w:cs="Times New Roman"/>
        </w:rPr>
      </w:pPr>
      <w:ins w:id="1774" w:author="devil" w:date="2020-08-23T11:25:00Z">
        <w:r>
          <w:rPr>
            <w:rFonts w:hint="eastAsia" w:cs="Times New Roman"/>
          </w:rPr>
          <w:t>Fig.</w:t>
        </w:r>
      </w:ins>
      <w:r>
        <w:rPr>
          <w:rFonts w:cs="Times New Roman"/>
        </w:rPr>
        <w:t xml:space="preserve"> 2</w:t>
      </w:r>
      <w:r>
        <w:rPr>
          <w:rFonts w:cs="Times New Roman"/>
          <w:lang w:val="en-US"/>
        </w:rPr>
        <w:t>2</w:t>
      </w:r>
      <w:r>
        <w:rPr>
          <w:rFonts w:cs="Times New Roman"/>
        </w:rPr>
        <w:t>. The average search time</w:t>
      </w:r>
      <w:ins w:id="1775" w:author="Chung, Joseph" w:date="2020-08-24T20:45:00Z">
        <w:r>
          <w:rPr>
            <w:rFonts w:cs="Times New Roman"/>
          </w:rPr>
          <w:t>s</w:t>
        </w:r>
      </w:ins>
      <w:r>
        <w:rPr>
          <w:rFonts w:cs="Times New Roman"/>
        </w:rPr>
        <w:t xml:space="preserve"> </w:t>
      </w:r>
      <w:ins w:id="1776" w:author="Chung, Joseph" w:date="2020-08-24T20:44:00Z">
        <w:r>
          <w:rPr>
            <w:rFonts w:cs="Times New Roman"/>
          </w:rPr>
          <w:t xml:space="preserve">for </w:t>
        </w:r>
      </w:ins>
      <w:r>
        <w:rPr>
          <w:rFonts w:cs="Times New Roman"/>
        </w:rPr>
        <w:t xml:space="preserve">3 layers </w:t>
      </w:r>
      <w:ins w:id="1777" w:author="Chung, Joseph" w:date="2020-08-24T20:44:00Z">
        <w:r>
          <w:rPr>
            <w:rFonts w:cs="Times New Roman"/>
          </w:rPr>
          <w:t xml:space="preserve">of storage </w:t>
        </w:r>
      </w:ins>
      <w:ins w:id="1778" w:author="Chung, Joseph" w:date="2020-08-24T20:45:00Z">
        <w:r>
          <w:rPr>
            <w:rFonts w:cs="Times New Roman"/>
          </w:rPr>
          <w:t>with increasing resource</w:t>
        </w:r>
      </w:ins>
      <w:ins w:id="1779" w:author="Chung, Joseph" w:date="2020-08-24T20:46:00Z">
        <w:r>
          <w:rPr>
            <w:rFonts w:cs="Times New Roman"/>
          </w:rPr>
          <w:t>s</w:t>
        </w:r>
      </w:ins>
    </w:p>
    <w:p>
      <w:pPr>
        <w:pStyle w:val="4"/>
        <w:rPr>
          <w:rFonts w:cs="Times New Roman"/>
        </w:rPr>
      </w:pPr>
      <w:bookmarkStart w:id="298" w:name="_Toc30590"/>
      <w:bookmarkStart w:id="299" w:name="_Toc11951"/>
      <w:bookmarkStart w:id="300" w:name="_Toc22975"/>
      <w:bookmarkStart w:id="301" w:name="_Toc661871644"/>
      <w:bookmarkStart w:id="302" w:name="_Toc110978691"/>
      <w:r>
        <w:rPr>
          <w:rFonts w:cs="Times New Roman"/>
        </w:rPr>
        <w:t xml:space="preserve">6.3.2 </w:t>
      </w:r>
      <w:ins w:id="1780" w:author="Chung, Joseph" w:date="2020-08-24T20:58:00Z">
        <w:r>
          <w:rPr>
            <w:rFonts w:cs="Times New Roman"/>
          </w:rPr>
          <w:t>Search Time for</w:t>
        </w:r>
      </w:ins>
      <w:r>
        <w:rPr>
          <w:rFonts w:cs="Times New Roman"/>
        </w:rPr>
        <w:t xml:space="preserve"> </w:t>
      </w:r>
      <w:r>
        <w:rPr>
          <w:rFonts w:hint="eastAsia" w:cs="Times New Roman"/>
          <w:lang w:val="en-US"/>
        </w:rPr>
        <w:t>D</w:t>
      </w:r>
      <w:r>
        <w:rPr>
          <w:rFonts w:cs="Times New Roman"/>
        </w:rPr>
        <w:t xml:space="preserve">ifferent </w:t>
      </w:r>
      <w:ins w:id="1781" w:author="Chung, Joseph" w:date="2020-08-24T20:59:00Z">
        <w:r>
          <w:rPr>
            <w:rFonts w:cs="Times New Roman"/>
          </w:rPr>
          <w:t xml:space="preserve">Search Result </w:t>
        </w:r>
      </w:ins>
      <w:r>
        <w:rPr>
          <w:rFonts w:hint="eastAsia" w:cs="Times New Roman"/>
          <w:lang w:val="en-US"/>
        </w:rPr>
        <w:t>P</w:t>
      </w:r>
      <w:r>
        <w:rPr>
          <w:rFonts w:cs="Times New Roman"/>
        </w:rPr>
        <w:t xml:space="preserve">age </w:t>
      </w:r>
      <w:r>
        <w:rPr>
          <w:rFonts w:hint="eastAsia" w:cs="Times New Roman"/>
          <w:lang w:val="en-US"/>
        </w:rPr>
        <w:t>D</w:t>
      </w:r>
      <w:r>
        <w:rPr>
          <w:rFonts w:cs="Times New Roman"/>
        </w:rPr>
        <w:t>epth</w:t>
      </w:r>
      <w:ins w:id="1782" w:author="Chung, Joseph" w:date="2020-08-24T20:59:00Z">
        <w:r>
          <w:rPr>
            <w:rFonts w:cs="Times New Roman"/>
          </w:rPr>
          <w:t>s</w:t>
        </w:r>
        <w:bookmarkEnd w:id="298"/>
        <w:bookmarkEnd w:id="299"/>
        <w:bookmarkEnd w:id="300"/>
        <w:bookmarkEnd w:id="301"/>
        <w:bookmarkEnd w:id="302"/>
      </w:ins>
    </w:p>
    <w:p>
      <w:pPr>
        <w:rPr>
          <w:rFonts w:cs="Times New Roman"/>
          <w:color w:val="000000" w:themeColor="text1"/>
          <w14:textFill>
            <w14:solidFill>
              <w14:schemeClr w14:val="tx1"/>
            </w14:solidFill>
          </w14:textFill>
        </w:rPr>
      </w:pPr>
      <w:ins w:id="1783" w:author="devil" w:date="2020-08-23T11:25:00Z">
        <w:r>
          <w:rPr>
            <w:rFonts w:hint="eastAsia" w:cs="Times New Roman"/>
          </w:rPr>
          <w:t>Fig.</w:t>
        </w:r>
      </w:ins>
      <w:r>
        <w:rPr>
          <w:rFonts w:cs="Times New Roman"/>
        </w:rPr>
        <w:t xml:space="preserve"> 2</w:t>
      </w:r>
      <w:r>
        <w:rPr>
          <w:rFonts w:cs="Times New Roman"/>
          <w:lang w:val="en-US"/>
        </w:rPr>
        <w:t>3</w:t>
      </w:r>
      <w:r>
        <w:rPr>
          <w:rFonts w:cs="Times New Roman"/>
        </w:rPr>
        <w:t xml:space="preserve"> shows the average</w:t>
      </w:r>
      <w:r>
        <w:rPr>
          <w:rFonts w:cs="Times New Roman"/>
          <w:color w:val="000000" w:themeColor="text1"/>
          <w14:textFill>
            <w14:solidFill>
              <w14:schemeClr w14:val="tx1"/>
            </w14:solidFill>
          </w14:textFill>
        </w:rPr>
        <w:t xml:space="preserve"> search time when querying results located on diffe</w:t>
      </w:r>
      <w:r>
        <w:rPr>
          <w:rFonts w:cs="Times New Roman"/>
        </w:rPr>
        <w:t>rent</w:t>
      </w:r>
      <w:r>
        <w:rPr>
          <w:rFonts w:cs="Times New Roman"/>
          <w:lang w:val="en-US"/>
        </w:rPr>
        <w:t xml:space="preserve"> </w:t>
      </w:r>
      <w:r>
        <w:rPr>
          <w:rFonts w:cs="Times New Roman"/>
        </w:rPr>
        <w:t>page</w:t>
      </w:r>
      <w:ins w:id="1784" w:author="Chung, Joseph" w:date="2020-08-24T21:19:00Z">
        <w:r>
          <w:rPr>
            <w:rFonts w:cs="Times New Roman"/>
          </w:rPr>
          <w:t>s</w:t>
        </w:r>
      </w:ins>
      <w:r>
        <w:rPr>
          <w:rFonts w:cs="Times New Roman"/>
        </w:rPr>
        <w:t xml:space="preserve">. The screenshot shown in </w:t>
      </w:r>
      <w:ins w:id="1785" w:author="devil" w:date="2020-08-23T11:25:00Z">
        <w:r>
          <w:rPr>
            <w:rFonts w:hint="eastAsia" w:cs="Times New Roman"/>
          </w:rPr>
          <w:t>Fig.</w:t>
        </w:r>
      </w:ins>
      <w:r>
        <w:rPr>
          <w:rFonts w:cs="Times New Roman"/>
        </w:rPr>
        <w:t xml:space="preserve"> 26 shows page numbers of the resources found, but not yet accessed.  </w:t>
      </w:r>
      <w:r>
        <w:rPr>
          <w:rFonts w:cs="Times New Roman"/>
          <w:color w:val="000000" w:themeColor="text1"/>
          <w14:textFill>
            <w14:solidFill>
              <w14:schemeClr w14:val="tx1"/>
            </w14:solidFill>
          </w14:textFill>
        </w:rPr>
        <w:t xml:space="preserve">Page number is used to simulate which page a user goes to after making a search. The test is conducted </w:t>
      </w:r>
      <w:ins w:id="1786" w:author="Chung, Joseph" w:date="2020-08-24T21:22:00Z">
        <w:r>
          <w:rPr>
            <w:rFonts w:cs="Times New Roman"/>
            <w:color w:val="000000" w:themeColor="text1"/>
            <w14:textFill>
              <w14:solidFill>
                <w14:schemeClr w14:val="tx1"/>
              </w14:solidFill>
            </w14:textFill>
          </w:rPr>
          <w:t xml:space="preserve">using </w:t>
        </w:r>
      </w:ins>
      <w:r>
        <w:rPr>
          <w:rFonts w:cs="Times New Roman"/>
          <w:color w:val="000000" w:themeColor="text1"/>
          <w14:textFill>
            <w14:solidFill>
              <w14:schemeClr w14:val="tx1"/>
            </w14:solidFill>
          </w14:textFill>
        </w:rPr>
        <w:t xml:space="preserve">one million </w:t>
      </w:r>
      <w:ins w:id="1787" w:author="Chung, Joseph" w:date="2020-08-24T21:38:00Z">
        <w:r>
          <w:rPr>
            <w:rFonts w:cs="Times New Roman"/>
            <w:color w:val="000000" w:themeColor="text1"/>
            <w14:textFill>
              <w14:solidFill>
                <w14:schemeClr w14:val="tx1"/>
              </w14:solidFill>
            </w14:textFill>
          </w:rPr>
          <w:t xml:space="preserve">stored </w:t>
        </w:r>
      </w:ins>
      <w:r>
        <w:rPr>
          <w:rFonts w:cs="Times New Roman"/>
          <w:color w:val="000000" w:themeColor="text1"/>
          <w14:textFill>
            <w14:solidFill>
              <w14:schemeClr w14:val="tx1"/>
            </w14:solidFill>
          </w14:textFill>
        </w:rPr>
        <w:t>resources.</w:t>
      </w:r>
      <w:r>
        <w:rPr>
          <w:rFonts w:cs="Times New Roman"/>
          <w:color w:val="000000" w:themeColor="text1"/>
          <w:lang w:val="en-US"/>
          <w14:textFill>
            <w14:solidFill>
              <w14:schemeClr w14:val="tx1"/>
            </w14:solidFill>
          </w14:textFill>
        </w:rPr>
        <w:t xml:space="preserve"> </w:t>
      </w:r>
      <w:r>
        <w:rPr>
          <w:rFonts w:cs="Times New Roman"/>
        </w:rPr>
        <w:t xml:space="preserve">When the user goes on to a later page, the search time spent on the first storage layer increases gradually. The search time starts from 2 seconds, which means accessing resources on Page </w:t>
      </w:r>
      <w:ins w:id="1788" w:author="Chung, Joseph" w:date="2020-08-24T21:23:00Z">
        <w:r>
          <w:rPr>
            <w:rFonts w:cs="Times New Roman"/>
          </w:rPr>
          <w:t xml:space="preserve">1 is already significantly </w:t>
        </w:r>
      </w:ins>
      <w:r>
        <w:rPr>
          <w:rFonts w:cs="Times New Roman"/>
        </w:rPr>
        <w:t>slow. The search time</w:t>
      </w:r>
      <w:r>
        <w:rPr>
          <w:rFonts w:cs="Times New Roman"/>
          <w:color w:val="F79646" w:themeColor="accent6"/>
          <w14:textFill>
            <w14:solidFill>
              <w14:schemeClr w14:val="accent6"/>
            </w14:solidFill>
          </w14:textFill>
        </w:rPr>
        <w:t xml:space="preserve"> </w:t>
      </w:r>
      <w:ins w:id="1789" w:author="Chung, Joseph" w:date="2020-08-24T21:23:00Z">
        <w:r>
          <w:rPr>
            <w:rFonts w:cs="Times New Roman"/>
            <w:color w:val="000000" w:themeColor="text1"/>
            <w14:textFill>
              <w14:solidFill>
                <w14:schemeClr w14:val="tx1"/>
              </w14:solidFill>
            </w14:textFill>
          </w:rPr>
          <w:t xml:space="preserve">when </w:t>
        </w:r>
      </w:ins>
      <w:r>
        <w:rPr>
          <w:rFonts w:cs="Times New Roman"/>
          <w:color w:val="000000" w:themeColor="text1"/>
          <w14:textFill>
            <w14:solidFill>
              <w14:schemeClr w14:val="tx1"/>
            </w14:solidFill>
          </w14:textFill>
        </w:rPr>
        <w:t>using 2 laye</w:t>
      </w:r>
      <w:r>
        <w:rPr>
          <w:rFonts w:cs="Times New Roman"/>
        </w:rPr>
        <w:t xml:space="preserve">rs </w:t>
      </w:r>
      <w:ins w:id="1790" w:author="Chung, Joseph" w:date="2020-08-24T21:23:00Z">
        <w:r>
          <w:rPr>
            <w:rFonts w:cs="Times New Roman"/>
          </w:rPr>
          <w:t xml:space="preserve">is low </w:t>
        </w:r>
      </w:ins>
      <w:ins w:id="1791" w:author="Chung, Joseph" w:date="2020-08-24T21:24:00Z">
        <w:r>
          <w:rPr>
            <w:rFonts w:cs="Times New Roman"/>
          </w:rPr>
          <w:t xml:space="preserve">at the start (0.1 seconds) </w:t>
        </w:r>
      </w:ins>
      <w:r>
        <w:rPr>
          <w:rFonts w:cs="Times New Roman"/>
        </w:rPr>
        <w:t>and then increases rapidly</w:t>
      </w:r>
      <w:ins w:id="1792" w:author="Chung, Joseph" w:date="2020-08-24T21:24:00Z">
        <w:r>
          <w:rPr>
            <w:rFonts w:cs="Times New Roman"/>
          </w:rPr>
          <w:t xml:space="preserve"> </w:t>
        </w:r>
      </w:ins>
      <w:r>
        <w:rPr>
          <w:rFonts w:cs="Times New Roman"/>
        </w:rPr>
        <w:t>to 2 seconds.</w:t>
      </w:r>
      <w:r>
        <w:rPr>
          <w:rFonts w:cs="Times New Roman"/>
          <w:color w:val="F79646" w:themeColor="accent6"/>
          <w14:textFill>
            <w14:solidFill>
              <w14:schemeClr w14:val="accent6"/>
            </w14:solidFill>
          </w14:textFill>
        </w:rPr>
        <w:t xml:space="preserve"> </w:t>
      </w:r>
      <w:r>
        <w:rPr>
          <w:rFonts w:cs="Times New Roman"/>
          <w:color w:val="000000" w:themeColor="text1"/>
          <w14:textFill>
            <w14:solidFill>
              <w14:schemeClr w14:val="tx1"/>
            </w14:solidFill>
          </w14:textFill>
        </w:rPr>
        <w:t xml:space="preserve">Only when using 3 layers </w:t>
      </w:r>
      <w:ins w:id="1793" w:author="Chung, Joseph" w:date="2020-08-24T21:24:00Z">
        <w:r>
          <w:rPr>
            <w:rFonts w:cs="Times New Roman"/>
            <w:color w:val="000000" w:themeColor="text1"/>
            <w14:textFill>
              <w14:solidFill>
                <w14:schemeClr w14:val="tx1"/>
              </w14:solidFill>
            </w14:textFill>
          </w:rPr>
          <w:t xml:space="preserve">is </w:t>
        </w:r>
      </w:ins>
      <w:r>
        <w:rPr>
          <w:rFonts w:cs="Times New Roman"/>
          <w:color w:val="000000" w:themeColor="text1"/>
          <w14:textFill>
            <w14:solidFill>
              <w14:schemeClr w14:val="tx1"/>
            </w14:solidFill>
          </w14:textFill>
        </w:rPr>
        <w:t xml:space="preserve">there almost no change </w:t>
      </w:r>
      <w:ins w:id="1794" w:author="Chung, Joseph" w:date="2020-08-24T21:25:00Z">
        <w:r>
          <w:rPr>
            <w:rFonts w:cs="Times New Roman"/>
            <w:color w:val="000000" w:themeColor="text1"/>
            <w14:textFill>
              <w14:solidFill>
                <w14:schemeClr w14:val="tx1"/>
              </w14:solidFill>
            </w14:textFill>
          </w:rPr>
          <w:t>in</w:t>
        </w:r>
      </w:ins>
      <w:r>
        <w:rPr>
          <w:rFonts w:cs="Times New Roman"/>
          <w:color w:val="000000" w:themeColor="text1"/>
          <w14:textFill>
            <w14:solidFill>
              <w14:schemeClr w14:val="tx1"/>
            </w14:solidFill>
          </w14:textFill>
        </w:rPr>
        <w:t xml:space="preserve"> search</w:t>
      </w:r>
      <w:r>
        <w:rPr>
          <w:rFonts w:cs="Times New Roman"/>
        </w:rPr>
        <w:t xml:space="preserve"> time to access from </w:t>
      </w:r>
      <w:ins w:id="1795" w:author="Chung, Joseph" w:date="2020-08-24T21:25:00Z">
        <w:r>
          <w:rPr>
            <w:rFonts w:cs="Times New Roman"/>
          </w:rPr>
          <w:t xml:space="preserve">the first page </w:t>
        </w:r>
      </w:ins>
      <w:r>
        <w:rPr>
          <w:rFonts w:cs="Times New Roman"/>
        </w:rPr>
        <w:t>to the last page</w:t>
      </w:r>
      <w:ins w:id="1796" w:author="Chung, Joseph" w:date="2020-08-24T21:25:00Z">
        <w:r>
          <w:rPr>
            <w:rFonts w:cs="Times New Roman"/>
          </w:rPr>
          <w:t>;</w:t>
        </w:r>
      </w:ins>
      <w:r>
        <w:rPr>
          <w:rFonts w:cs="Times New Roman"/>
        </w:rPr>
        <w:t xml:space="preserve"> a stable search time range</w:t>
      </w:r>
      <w:ins w:id="1797" w:author="Chung, Joseph" w:date="2020-08-24T21:25:00Z">
        <w:r>
          <w:rPr>
            <w:rFonts w:cs="Times New Roman"/>
          </w:rPr>
          <w:t xml:space="preserve"> is maintained</w:t>
        </w:r>
      </w:ins>
      <w:r>
        <w:rPr>
          <w:rFonts w:cs="Times New Roman"/>
        </w:rPr>
        <w:t xml:space="preserve">, between 0.5 and 1 second. </w:t>
      </w:r>
      <w:r>
        <w:rPr>
          <w:rFonts w:cs="Times New Roman"/>
          <w:color w:val="000000" w:themeColor="text1"/>
          <w14:textFill>
            <w14:solidFill>
              <w14:schemeClr w14:val="tx1"/>
            </w14:solidFill>
          </w14:textFill>
        </w:rPr>
        <w:t xml:space="preserve">The </w:t>
      </w:r>
      <w:ins w:id="1798" w:author="Chung, Joseph" w:date="2020-08-24T21:26:00Z">
        <w:r>
          <w:rPr>
            <w:rFonts w:cs="Times New Roman"/>
            <w:color w:val="000000" w:themeColor="text1"/>
            <w14:textFill>
              <w14:solidFill>
                <w14:schemeClr w14:val="tx1"/>
              </w14:solidFill>
            </w14:textFill>
          </w:rPr>
          <w:t xml:space="preserve">explanation for this </w:t>
        </w:r>
      </w:ins>
      <w:r>
        <w:rPr>
          <w:rFonts w:cs="Times New Roman"/>
          <w:color w:val="000000" w:themeColor="text1"/>
          <w14:textFill>
            <w14:solidFill>
              <w14:schemeClr w14:val="tx1"/>
            </w14:solidFill>
          </w14:textFill>
        </w:rPr>
        <w:t xml:space="preserve">is that </w:t>
      </w:r>
      <w:ins w:id="1799" w:author="Chung, Joseph" w:date="2020-08-24T21:27:00Z">
        <w:r>
          <w:rPr>
            <w:rFonts w:cs="Times New Roman"/>
            <w:color w:val="000000" w:themeColor="text1"/>
            <w14:textFill>
              <w14:solidFill>
                <w14:schemeClr w14:val="tx1"/>
              </w14:solidFill>
            </w14:textFill>
          </w:rPr>
          <w:t xml:space="preserve">for </w:t>
        </w:r>
      </w:ins>
      <w:r>
        <w:rPr>
          <w:rFonts w:cs="Times New Roman"/>
          <w:color w:val="000000" w:themeColor="text1"/>
          <w14:textFill>
            <w14:solidFill>
              <w14:schemeClr w14:val="tx1"/>
            </w14:solidFill>
          </w14:textFill>
        </w:rPr>
        <w:t>matching keywords in layer 2</w:t>
      </w:r>
      <w:ins w:id="1800" w:author="Chung, Joseph" w:date="2020-08-24T21:26:00Z">
        <w:r>
          <w:rPr>
            <w:rFonts w:cs="Times New Roman"/>
            <w:color w:val="000000" w:themeColor="text1"/>
            <w14:textFill>
              <w14:solidFill>
                <w14:schemeClr w14:val="tx1"/>
              </w14:solidFill>
            </w14:textFill>
          </w:rPr>
          <w:t xml:space="preserve">, which </w:t>
        </w:r>
      </w:ins>
      <w:r>
        <w:rPr>
          <w:rFonts w:cs="Times New Roman"/>
          <w:color w:val="000000" w:themeColor="text1"/>
          <w14:textFill>
            <w14:solidFill>
              <w14:schemeClr w14:val="tx1"/>
            </w14:solidFill>
          </w14:textFill>
        </w:rPr>
        <w:t xml:space="preserve">uses </w:t>
      </w:r>
      <w:ins w:id="1801" w:author="Chung, Joseph" w:date="2020-08-24T21:26:00Z">
        <w:r>
          <w:rPr>
            <w:rFonts w:cs="Times New Roman"/>
            <w:color w:val="000000" w:themeColor="text1"/>
            <w14:textFill>
              <w14:solidFill>
                <w14:schemeClr w14:val="tx1"/>
              </w14:solidFill>
            </w14:textFill>
          </w:rPr>
          <w:t xml:space="preserve">the </w:t>
        </w:r>
      </w:ins>
      <w:r>
        <w:rPr>
          <w:rFonts w:cs="Times New Roman"/>
          <w:color w:val="000000" w:themeColor="text1"/>
          <w14:textFill>
            <w14:solidFill>
              <w14:schemeClr w14:val="tx1"/>
            </w14:solidFill>
          </w14:textFill>
        </w:rPr>
        <w:t>hard disk with B-tree indexing</w:t>
      </w:r>
      <w:r>
        <w:rPr>
          <w:rFonts w:cs="Times New Roman"/>
        </w:rPr>
        <w:t xml:space="preserve">, the complexity is </w:t>
      </w:r>
      <w:r>
        <w:rPr>
          <w:rFonts w:cs="Times New Roman"/>
          <w:i/>
          <w:iCs/>
        </w:rPr>
        <w:t>O(logN)</w:t>
      </w:r>
      <w:r>
        <w:rPr>
          <w:rFonts w:cs="Times New Roman"/>
        </w:rPr>
        <w:t xml:space="preserve">. When the search depth of pages increases, the match time will increase </w:t>
      </w:r>
      <w:ins w:id="1802" w:author="Chung, Joseph" w:date="2020-08-24T21:27:00Z">
        <w:r>
          <w:rPr>
            <w:rFonts w:cs="Times New Roman"/>
          </w:rPr>
          <w:t xml:space="preserve">by </w:t>
        </w:r>
      </w:ins>
      <w:r>
        <w:rPr>
          <w:rFonts w:cs="Times New Roman"/>
          <w:i/>
          <w:iCs/>
        </w:rPr>
        <w:t>LogN</w:t>
      </w:r>
      <w:r>
        <w:rPr>
          <w:rFonts w:cs="Times New Roman"/>
        </w:rPr>
        <w:t xml:space="preserve">. If the </w:t>
      </w:r>
      <w:ins w:id="1803" w:author="Chung, Joseph" w:date="2020-08-24T21:28:00Z">
        <w:r>
          <w:rPr>
            <w:rFonts w:cs="Times New Roman"/>
          </w:rPr>
          <w:t xml:space="preserve">number of resources is in the </w:t>
        </w:r>
      </w:ins>
      <w:r>
        <w:rPr>
          <w:rFonts w:cs="Times New Roman"/>
        </w:rPr>
        <w:t>billions, the time will be much longer.</w:t>
      </w:r>
      <w:r>
        <w:rPr>
          <w:rFonts w:cs="Times New Roman"/>
          <w:color w:val="F79646" w:themeColor="accent6"/>
          <w14:textFill>
            <w14:solidFill>
              <w14:schemeClr w14:val="accent6"/>
            </w14:solidFill>
          </w14:textFill>
        </w:rPr>
        <w:t xml:space="preserve"> </w:t>
      </w:r>
      <w:r>
        <w:rPr>
          <w:rFonts w:cs="Times New Roman"/>
          <w:color w:val="000000" w:themeColor="text1"/>
          <w14:textFill>
            <w14:solidFill>
              <w14:schemeClr w14:val="tx1"/>
            </w14:solidFill>
          </w14:textFill>
        </w:rPr>
        <w:t xml:space="preserve">Layer 3 is a cache database, which has </w:t>
      </w:r>
      <w:r>
        <w:rPr>
          <w:rFonts w:cs="Times New Roman"/>
          <w:i/>
          <w:iCs/>
          <w:color w:val="000000" w:themeColor="text1"/>
          <w14:textFill>
            <w14:solidFill>
              <w14:schemeClr w14:val="tx1"/>
            </w14:solidFill>
          </w14:textFill>
        </w:rPr>
        <w:t xml:space="preserve">O(1) </w:t>
      </w:r>
      <w:r>
        <w:rPr>
          <w:rFonts w:cs="Times New Roman"/>
          <w:iCs/>
          <w:color w:val="000000" w:themeColor="text1"/>
          <w14:textFill>
            <w14:solidFill>
              <w14:schemeClr w14:val="tx1"/>
            </w14:solidFill>
          </w14:textFill>
        </w:rPr>
        <w:t xml:space="preserve">time </w:t>
      </w:r>
      <w:r>
        <w:rPr>
          <w:rFonts w:cs="Times New Roman"/>
          <w:color w:val="000000" w:themeColor="text1"/>
          <w14:textFill>
            <w14:solidFill>
              <w14:schemeClr w14:val="tx1"/>
            </w14:solidFill>
          </w14:textFill>
        </w:rPr>
        <w:t>complex</w:t>
      </w:r>
      <w:ins w:id="1804" w:author="Chung, Joseph" w:date="2020-08-24T21:28:00Z">
        <w:r>
          <w:rPr>
            <w:rFonts w:cs="Times New Roman"/>
            <w:color w:val="000000" w:themeColor="text1"/>
            <w14:textFill>
              <w14:solidFill>
                <w14:schemeClr w14:val="tx1"/>
              </w14:solidFill>
            </w14:textFill>
          </w:rPr>
          <w:t>ity</w:t>
        </w:r>
      </w:ins>
      <w:r>
        <w:rPr>
          <w:rFonts w:cs="Times New Roman"/>
          <w:color w:val="000000" w:themeColor="text1"/>
          <w14:textFill>
            <w14:solidFill>
              <w14:schemeClr w14:val="tx1"/>
            </w14:solidFill>
          </w14:textFill>
        </w:rPr>
        <w:t xml:space="preserve"> to match keywords, so it is not sensitive to the scale of the data. These 2 layers </w:t>
      </w:r>
      <w:ins w:id="1805" w:author="Chung, Joseph" w:date="2020-08-24T21:30:00Z">
        <w:r>
          <w:rPr>
            <w:rFonts w:cs="Times New Roman"/>
            <w:color w:val="000000" w:themeColor="text1"/>
            <w14:textFill>
              <w14:solidFill>
                <w14:schemeClr w14:val="tx1"/>
              </w14:solidFill>
            </w14:textFill>
          </w:rPr>
          <w:t xml:space="preserve">together </w:t>
        </w:r>
      </w:ins>
      <w:r>
        <w:rPr>
          <w:rFonts w:cs="Times New Roman"/>
          <w:color w:val="000000" w:themeColor="text1"/>
          <w14:textFill>
            <w14:solidFill>
              <w14:schemeClr w14:val="tx1"/>
            </w14:solidFill>
          </w14:textFill>
        </w:rPr>
        <w:t xml:space="preserve">take </w:t>
      </w:r>
      <w:ins w:id="1806" w:author="Chung, Joseph" w:date="2020-08-24T21:31:00Z">
        <w:r>
          <w:rPr>
            <w:rFonts w:cs="Times New Roman"/>
            <w:color w:val="000000" w:themeColor="text1"/>
            <w14:textFill>
              <w14:solidFill>
                <w14:schemeClr w14:val="tx1"/>
              </w14:solidFill>
            </w14:textFill>
          </w:rPr>
          <w:t xml:space="preserve">much </w:t>
        </w:r>
      </w:ins>
      <w:r>
        <w:rPr>
          <w:rFonts w:cs="Times New Roman"/>
          <w:color w:val="000000" w:themeColor="text1"/>
          <w14:textFill>
            <w14:solidFill>
              <w14:schemeClr w14:val="tx1"/>
            </w14:solidFill>
          </w14:textFill>
        </w:rPr>
        <w:t>less time to match keywords than layer 1</w:t>
      </w:r>
      <w:ins w:id="1807" w:author="Chung, Joseph" w:date="2020-08-24T21:30:00Z">
        <w:r>
          <w:rPr>
            <w:rFonts w:cs="Times New Roman"/>
            <w:color w:val="000000" w:themeColor="text1"/>
            <w14:textFill>
              <w14:solidFill>
                <w14:schemeClr w14:val="tx1"/>
              </w14:solidFill>
            </w14:textFill>
          </w:rPr>
          <w:t xml:space="preserve"> </w:t>
        </w:r>
      </w:ins>
      <w:r>
        <w:rPr>
          <w:rFonts w:cs="Times New Roman"/>
          <w:color w:val="000000" w:themeColor="text1"/>
          <w14:textFill>
            <w14:solidFill>
              <w14:schemeClr w14:val="tx1"/>
            </w14:solidFill>
          </w14:textFill>
        </w:rPr>
        <w:t xml:space="preserve">because matching keywords in layer 1 is </w:t>
      </w:r>
      <w:r>
        <w:rPr>
          <w:rFonts w:cs="Times New Roman"/>
          <w:i/>
          <w:iCs/>
          <w:color w:val="000000" w:themeColor="text1"/>
          <w14:textFill>
            <w14:solidFill>
              <w14:schemeClr w14:val="tx1"/>
            </w14:solidFill>
          </w14:textFill>
        </w:rPr>
        <w:t>O(n)</w:t>
      </w:r>
      <w:r>
        <w:rPr>
          <w:rFonts w:cs="Times New Roman"/>
          <w:color w:val="000000" w:themeColor="text1"/>
          <w14:textFill>
            <w14:solidFill>
              <w14:schemeClr w14:val="tx1"/>
            </w14:solidFill>
          </w14:textFill>
        </w:rPr>
        <w:t>.</w:t>
      </w:r>
    </w:p>
    <w:p>
      <w:pPr>
        <w:rPr>
          <w:rFonts w:cs="Times New Roman"/>
        </w:rPr>
      </w:pPr>
    </w:p>
    <w:p>
      <w:pPr>
        <w:rPr>
          <w:rFonts w:cs="Times New Roman"/>
          <w:lang w:val="en-US"/>
        </w:rPr>
      </w:pPr>
      <w:ins w:id="1808" w:author="Chung, Joseph" w:date="2020-08-24T21:33:00Z">
        <w:r>
          <w:rPr>
            <w:rFonts w:cs="Times New Roman"/>
            <w:lang w:val="en-US"/>
          </w:rPr>
          <w:t>Note that t</w:t>
        </w:r>
      </w:ins>
      <w:r>
        <w:rPr>
          <w:rFonts w:cs="Times New Roman"/>
          <w:lang w:val="en-US"/>
        </w:rPr>
        <w:t xml:space="preserve">he page numbers displayed in the footer of the </w:t>
      </w:r>
      <w:ins w:id="1809" w:author="Chung, Joseph" w:date="2020-08-24T21:33:00Z">
        <w:r>
          <w:rPr>
            <w:rFonts w:cs="Times New Roman"/>
            <w:lang w:val="en-US"/>
          </w:rPr>
          <w:t xml:space="preserve">search results page </w:t>
        </w:r>
      </w:ins>
      <w:r>
        <w:rPr>
          <w:rFonts w:cs="Times New Roman"/>
          <w:lang w:val="en-US"/>
        </w:rPr>
        <w:t xml:space="preserve">is generated by </w:t>
      </w:r>
      <w:ins w:id="1810" w:author="Chung, Joseph" w:date="2020-08-24T21:34:00Z">
        <w:r>
          <w:rPr>
            <w:rFonts w:cs="Times New Roman"/>
            <w:lang w:val="en-US"/>
          </w:rPr>
          <w:t xml:space="preserve">dividing </w:t>
        </w:r>
      </w:ins>
      <w:r>
        <w:rPr>
          <w:rFonts w:cs="Times New Roman"/>
          <w:lang w:val="en-US"/>
        </w:rPr>
        <w:t xml:space="preserve">the </w:t>
      </w:r>
      <w:ins w:id="1811" w:author="Chung, Joseph" w:date="2020-08-24T21:34:00Z">
        <w:r>
          <w:rPr>
            <w:rFonts w:cs="Times New Roman"/>
            <w:lang w:val="en-US"/>
          </w:rPr>
          <w:t xml:space="preserve">total </w:t>
        </w:r>
      </w:ins>
      <w:r>
        <w:rPr>
          <w:rFonts w:cs="Times New Roman"/>
          <w:lang w:val="en-US"/>
        </w:rPr>
        <w:t xml:space="preserve">number of resources </w:t>
      </w:r>
      <w:ins w:id="1812" w:author="Chung, Joseph" w:date="2020-08-24T21:34:00Z">
        <w:r>
          <w:rPr>
            <w:rFonts w:cs="Times New Roman"/>
            <w:lang w:val="en-US"/>
          </w:rPr>
          <w:t>by the size of one results page</w:t>
        </w:r>
      </w:ins>
      <w:r>
        <w:rPr>
          <w:rFonts w:cs="Times New Roman"/>
          <w:lang w:val="en-US"/>
        </w:rPr>
        <w:t>. So when a user does</w:t>
      </w:r>
      <w:ins w:id="1813" w:author="Chung, Joseph" w:date="2020-08-24T21:34:00Z">
        <w:r>
          <w:rPr>
            <w:rFonts w:cs="Times New Roman"/>
            <w:lang w:val="en-US"/>
          </w:rPr>
          <w:t xml:space="preserve"> </w:t>
        </w:r>
      </w:ins>
      <w:ins w:id="1814" w:author="Chung, Joseph" w:date="2020-08-24T21:35:00Z">
        <w:r>
          <w:rPr>
            <w:rFonts w:cs="Times New Roman"/>
            <w:lang w:val="en-US"/>
          </w:rPr>
          <w:t xml:space="preserve">not </w:t>
        </w:r>
      </w:ins>
      <w:r>
        <w:rPr>
          <w:rFonts w:cs="Times New Roman"/>
          <w:lang w:val="en-US"/>
        </w:rPr>
        <w:t xml:space="preserve">locate </w:t>
      </w:r>
      <w:ins w:id="1815" w:author="Chung, Joseph" w:date="2020-08-24T21:35:00Z">
        <w:r>
          <w:rPr>
            <w:rFonts w:cs="Times New Roman"/>
            <w:lang w:val="en-US"/>
          </w:rPr>
          <w:t xml:space="preserve">a result that he wants </w:t>
        </w:r>
      </w:ins>
      <w:r>
        <w:rPr>
          <w:rFonts w:cs="Times New Roman"/>
          <w:lang w:val="en-US"/>
        </w:rPr>
        <w:t>on a page, that page will not be accessed. So generating page numbers has no effect on search time.</w:t>
      </w:r>
    </w:p>
    <w:p>
      <w:pPr>
        <w:rPr>
          <w:rFonts w:cs="Times New Roman"/>
          <w:color w:val="000000" w:themeColor="text1"/>
          <w14:textFill>
            <w14:solidFill>
              <w14:schemeClr w14:val="tx1"/>
            </w14:solidFill>
          </w14:textFill>
        </w:rPr>
      </w:pPr>
    </w:p>
    <w:p>
      <w:pPr>
        <w:rPr>
          <w:rFonts w:cs="Times New Roman"/>
        </w:rPr>
      </w:pPr>
      <w:r>
        <w:rPr>
          <w:rFonts w:cs="Times New Roman"/>
          <w:lang w:val="en-US" w:eastAsia="en-US"/>
        </w:rPr>
        <w:drawing>
          <wp:inline distT="0" distB="0" distL="114300" distR="114300">
            <wp:extent cx="4775200" cy="2852420"/>
            <wp:effectExtent l="4445" t="4445" r="20955" b="1968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pPr>
        <w:pStyle w:val="38"/>
        <w:rPr>
          <w:rFonts w:cs="Times New Roman"/>
        </w:rPr>
      </w:pPr>
      <w:ins w:id="1816" w:author="devil" w:date="2020-08-23T11:25:00Z">
        <w:r>
          <w:rPr>
            <w:rFonts w:hint="eastAsia" w:cs="Times New Roman"/>
          </w:rPr>
          <w:t>Fig.</w:t>
        </w:r>
      </w:ins>
      <w:r>
        <w:rPr>
          <w:rFonts w:cs="Times New Roman"/>
        </w:rPr>
        <w:t xml:space="preserve"> 2</w:t>
      </w:r>
      <w:r>
        <w:rPr>
          <w:rFonts w:cs="Times New Roman"/>
          <w:lang w:val="en-US"/>
        </w:rPr>
        <w:t>3</w:t>
      </w:r>
      <w:r>
        <w:rPr>
          <w:rFonts w:cs="Times New Roman"/>
        </w:rPr>
        <w:t xml:space="preserve">. </w:t>
      </w:r>
      <w:ins w:id="1817" w:author="Chung, Joseph" w:date="2020-08-24T21:38:00Z">
        <w:r>
          <w:rPr>
            <w:rFonts w:cs="Times New Roman"/>
          </w:rPr>
          <w:t>S</w:t>
        </w:r>
      </w:ins>
      <w:r>
        <w:rPr>
          <w:rFonts w:cs="Times New Roman"/>
        </w:rPr>
        <w:t>earch time</w:t>
      </w:r>
      <w:ins w:id="1818" w:author="Chung, Joseph" w:date="2020-08-24T21:37:00Z">
        <w:r>
          <w:rPr>
            <w:rFonts w:cs="Times New Roman"/>
          </w:rPr>
          <w:t>s</w:t>
        </w:r>
      </w:ins>
      <w:r>
        <w:rPr>
          <w:rFonts w:cs="Times New Roman"/>
        </w:rPr>
        <w:t xml:space="preserve"> </w:t>
      </w:r>
      <w:ins w:id="1819" w:author="Chung, Joseph" w:date="2020-08-24T21:37:00Z">
        <w:r>
          <w:rPr>
            <w:rFonts w:cs="Times New Roman"/>
          </w:rPr>
          <w:t>for</w:t>
        </w:r>
      </w:ins>
      <w:r>
        <w:rPr>
          <w:rFonts w:cs="Times New Roman"/>
        </w:rPr>
        <w:t xml:space="preserve"> 3 layers based on 1 million </w:t>
      </w:r>
      <w:ins w:id="1820" w:author="Chung, Joseph" w:date="2020-08-24T21:38:00Z">
        <w:r>
          <w:rPr>
            <w:rFonts w:cs="Times New Roman"/>
          </w:rPr>
          <w:t>stored resources</w:t>
        </w:r>
      </w:ins>
      <w:ins w:id="1821" w:author="Chung, Joseph" w:date="2020-08-24T21:39:00Z">
        <w:r>
          <w:rPr>
            <w:rFonts w:cs="Times New Roman"/>
          </w:rPr>
          <w:t xml:space="preserve"> at various page depths</w:t>
        </w:r>
      </w:ins>
    </w:p>
    <w:p>
      <w:pPr>
        <w:pStyle w:val="11"/>
        <w:rPr>
          <w:rFonts w:cs="Times New Roman"/>
        </w:rPr>
      </w:pPr>
    </w:p>
    <w:p>
      <w:pPr>
        <w:rPr>
          <w:rFonts w:cs="Times New Roman"/>
        </w:rPr>
      </w:pPr>
      <w:ins w:id="1822" w:author="Chung, Joseph" w:date="2020-08-24T21:39:00Z">
        <w:r>
          <w:rPr>
            <w:rFonts w:cs="Times New Roman"/>
          </w:rPr>
          <w:t xml:space="preserve">Also note that even when </w:t>
        </w:r>
      </w:ins>
      <w:r>
        <w:rPr>
          <w:rFonts w:cs="Times New Roman"/>
        </w:rPr>
        <w:t>using</w:t>
      </w:r>
      <w:r>
        <w:rPr>
          <w:rFonts w:cs="Times New Roman"/>
          <w:lang w:val="en-US"/>
        </w:rPr>
        <w:t xml:space="preserve"> </w:t>
      </w:r>
      <w:r>
        <w:rPr>
          <w:rFonts w:cs="Times New Roman"/>
        </w:rPr>
        <w:t xml:space="preserve">2 </w:t>
      </w:r>
      <w:ins w:id="1823" w:author="Chung, Joseph" w:date="2020-08-24T21:39:00Z">
        <w:r>
          <w:rPr>
            <w:rFonts w:cs="Times New Roman"/>
          </w:rPr>
          <w:t xml:space="preserve">or 3 </w:t>
        </w:r>
      </w:ins>
      <w:r>
        <w:rPr>
          <w:rFonts w:cs="Times New Roman"/>
        </w:rPr>
        <w:t xml:space="preserve">layers </w:t>
      </w:r>
      <w:ins w:id="1824" w:author="Chung, Joseph" w:date="2020-08-24T21:39:00Z">
        <w:r>
          <w:rPr>
            <w:rFonts w:cs="Times New Roman"/>
          </w:rPr>
          <w:t xml:space="preserve">to </w:t>
        </w:r>
      </w:ins>
      <w:r>
        <w:rPr>
          <w:rFonts w:cs="Times New Roman"/>
        </w:rPr>
        <w:t xml:space="preserve">search results located </w:t>
      </w:r>
      <w:ins w:id="1825" w:author="Chung, Joseph" w:date="2020-08-24T21:40:00Z">
        <w:r>
          <w:rPr>
            <w:rFonts w:cs="Times New Roman"/>
          </w:rPr>
          <w:t xml:space="preserve">at </w:t>
        </w:r>
      </w:ins>
      <w:r>
        <w:rPr>
          <w:rFonts w:cs="Times New Roman"/>
        </w:rPr>
        <w:t xml:space="preserve">any </w:t>
      </w:r>
      <w:ins w:id="1826" w:author="Chung, Joseph" w:date="2020-08-24T21:40:00Z">
        <w:r>
          <w:rPr>
            <w:rFonts w:cs="Times New Roman"/>
          </w:rPr>
          <w:t xml:space="preserve">page </w:t>
        </w:r>
      </w:ins>
      <w:r>
        <w:rPr>
          <w:rFonts w:cs="Times New Roman"/>
        </w:rPr>
        <w:t xml:space="preserve">depth, the system will </w:t>
      </w:r>
      <w:ins w:id="1827" w:author="Chung, Joseph" w:date="2020-08-24T21:41:00Z">
        <w:r>
          <w:rPr>
            <w:rFonts w:cs="Times New Roman"/>
          </w:rPr>
          <w:t xml:space="preserve">eventually have to </w:t>
        </w:r>
      </w:ins>
      <w:r>
        <w:rPr>
          <w:rFonts w:cs="Times New Roman"/>
        </w:rPr>
        <w:t xml:space="preserve">search in layer 1. </w:t>
      </w:r>
      <w:ins w:id="1828" w:author="Chung, Joseph" w:date="2020-08-24T21:41:00Z">
        <w:r>
          <w:rPr>
            <w:rFonts w:cs="Times New Roman"/>
          </w:rPr>
          <w:t xml:space="preserve">This </w:t>
        </w:r>
      </w:ins>
      <w:r>
        <w:rPr>
          <w:rFonts w:cs="Times New Roman"/>
        </w:rPr>
        <w:t xml:space="preserve">means </w:t>
      </w:r>
      <w:ins w:id="1829" w:author="Chung, Joseph" w:date="2020-08-24T21:41:00Z">
        <w:r>
          <w:rPr>
            <w:rFonts w:cs="Times New Roman"/>
          </w:rPr>
          <w:t xml:space="preserve">that </w:t>
        </w:r>
      </w:ins>
      <w:r>
        <w:rPr>
          <w:rFonts w:cs="Times New Roman"/>
        </w:rPr>
        <w:t xml:space="preserve">a certain minimum </w:t>
      </w:r>
      <w:ins w:id="1830" w:author="Chung, Joseph" w:date="2020-08-24T21:41:00Z">
        <w:r>
          <w:rPr>
            <w:rFonts w:cs="Times New Roman"/>
          </w:rPr>
          <w:t xml:space="preserve">search </w:t>
        </w:r>
      </w:ins>
      <w:r>
        <w:rPr>
          <w:rFonts w:cs="Times New Roman"/>
        </w:rPr>
        <w:t>time</w:t>
      </w:r>
      <w:ins w:id="1831" w:author="Chung, Joseph" w:date="2020-08-24T21:41:00Z">
        <w:r>
          <w:rPr>
            <w:rFonts w:cs="Times New Roman"/>
          </w:rPr>
          <w:t xml:space="preserve"> will </w:t>
        </w:r>
      </w:ins>
      <w:ins w:id="1832" w:author="Chung, Joseph" w:date="2020-08-24T21:42:00Z">
        <w:r>
          <w:rPr>
            <w:rFonts w:cs="Times New Roman"/>
          </w:rPr>
          <w:t xml:space="preserve">always </w:t>
        </w:r>
      </w:ins>
      <w:ins w:id="1833" w:author="Chung, Joseph" w:date="2020-08-24T21:41:00Z">
        <w:r>
          <w:rPr>
            <w:rFonts w:cs="Times New Roman"/>
          </w:rPr>
          <w:t>be required</w:t>
        </w:r>
      </w:ins>
      <w:r>
        <w:rPr>
          <w:rFonts w:cs="Times New Roman"/>
        </w:rPr>
        <w:t xml:space="preserve">, </w:t>
      </w:r>
      <w:ins w:id="1834" w:author="Chung, Joseph" w:date="2020-08-24T21:42:00Z">
        <w:r>
          <w:rPr>
            <w:rFonts w:cs="Times New Roman"/>
          </w:rPr>
          <w:t xml:space="preserve">that is, </w:t>
        </w:r>
      </w:ins>
      <w:r>
        <w:rPr>
          <w:rFonts w:cs="Times New Roman"/>
        </w:rPr>
        <w:t xml:space="preserve">the time used to search in </w:t>
      </w:r>
      <w:ins w:id="1835" w:author="Chung, Joseph" w:date="2020-08-24T21:41:00Z">
        <w:r>
          <w:rPr>
            <w:rFonts w:cs="Times New Roman"/>
          </w:rPr>
          <w:t xml:space="preserve">the </w:t>
        </w:r>
      </w:ins>
      <w:r>
        <w:rPr>
          <w:rFonts w:cs="Times New Roman"/>
        </w:rPr>
        <w:t>relational database for the full resource information, based on the given set of</w:t>
      </w:r>
      <w:r>
        <w:rPr>
          <w:rFonts w:cs="Times New Roman"/>
          <w:lang w:val="en-US"/>
        </w:rPr>
        <w:t xml:space="preserve"> </w:t>
      </w:r>
      <w:r>
        <w:rPr>
          <w:rFonts w:cs="Times New Roman"/>
        </w:rPr>
        <w:t xml:space="preserve">IDs </w:t>
      </w:r>
      <w:ins w:id="1836" w:author="Chung, Joseph" w:date="2020-08-24T21:42:00Z">
        <w:r>
          <w:rPr>
            <w:rFonts w:cs="Times New Roman"/>
          </w:rPr>
          <w:t xml:space="preserve">in </w:t>
        </w:r>
      </w:ins>
      <w:r>
        <w:rPr>
          <w:rFonts w:cs="Times New Roman"/>
          <w:lang w:val="en-US"/>
        </w:rPr>
        <w:t>the</w:t>
      </w:r>
      <w:r>
        <w:rPr>
          <w:rFonts w:cs="Times New Roman"/>
        </w:rPr>
        <w:t xml:space="preserve"> current result page.</w:t>
      </w:r>
    </w:p>
    <w:p>
      <w:pPr>
        <w:pStyle w:val="4"/>
        <w:rPr>
          <w:rFonts w:cs="Times New Roman"/>
        </w:rPr>
      </w:pPr>
      <w:bookmarkStart w:id="303" w:name="_Toc12485"/>
      <w:bookmarkStart w:id="304" w:name="_Toc6278"/>
      <w:bookmarkStart w:id="305" w:name="_Toc28094"/>
      <w:bookmarkStart w:id="306" w:name="_Toc1395838615"/>
      <w:bookmarkStart w:id="307" w:name="_Toc1638016794"/>
      <w:r>
        <w:rPr>
          <w:rFonts w:cs="Times New Roman"/>
        </w:rPr>
        <w:t xml:space="preserve">6.3.3 </w:t>
      </w:r>
      <w:ins w:id="1837" w:author="Chung, Joseph" w:date="2020-08-24T21:44:00Z">
        <w:r>
          <w:rPr>
            <w:rFonts w:cs="Times New Roman"/>
          </w:rPr>
          <w:t xml:space="preserve">Search Time on </w:t>
        </w:r>
      </w:ins>
      <w:r>
        <w:rPr>
          <w:rFonts w:hint="eastAsia" w:cs="Times New Roman"/>
          <w:lang w:val="en-US"/>
        </w:rPr>
        <w:t>B</w:t>
      </w:r>
      <w:r>
        <w:rPr>
          <w:rFonts w:cs="Times New Roman"/>
        </w:rPr>
        <w:t xml:space="preserve">usy </w:t>
      </w:r>
      <w:r>
        <w:rPr>
          <w:rFonts w:hint="eastAsia" w:cs="Times New Roman"/>
          <w:lang w:val="en-US"/>
        </w:rPr>
        <w:t>S</w:t>
      </w:r>
      <w:r>
        <w:rPr>
          <w:rFonts w:cs="Times New Roman"/>
        </w:rPr>
        <w:t>ystem</w:t>
      </w:r>
      <w:bookmarkEnd w:id="303"/>
      <w:bookmarkEnd w:id="304"/>
      <w:bookmarkEnd w:id="305"/>
      <w:bookmarkEnd w:id="306"/>
      <w:bookmarkEnd w:id="307"/>
      <w:r>
        <w:rPr>
          <w:rFonts w:cs="Times New Roman"/>
        </w:rPr>
        <w:t xml:space="preserve"> </w:t>
      </w:r>
    </w:p>
    <w:p>
      <w:pPr>
        <w:rPr>
          <w:rFonts w:cs="Times New Roman"/>
        </w:rPr>
      </w:pPr>
      <w:r>
        <w:rPr>
          <w:rFonts w:cs="Times New Roman"/>
        </w:rPr>
        <w:t>Table 6 shows the search time</w:t>
      </w:r>
      <w:ins w:id="1838" w:author="Chung, Joseph" w:date="2020-08-24T21:44:00Z">
        <w:r>
          <w:rPr>
            <w:rFonts w:cs="Times New Roman"/>
          </w:rPr>
          <w:t>s</w:t>
        </w:r>
      </w:ins>
      <w:r>
        <w:rPr>
          <w:rFonts w:cs="Times New Roman"/>
        </w:rPr>
        <w:t xml:space="preserve"> during busy operation. It </w:t>
      </w:r>
      <w:ins w:id="1839" w:author="Chung, Joseph" w:date="2020-08-24T21:45:00Z">
        <w:r>
          <w:rPr>
            <w:rFonts w:cs="Times New Roman"/>
          </w:rPr>
          <w:t xml:space="preserve">shows the performance impact </w:t>
        </w:r>
      </w:ins>
      <w:ins w:id="1840" w:author="Chung, Joseph" w:date="2020-08-24T21:46:00Z">
        <w:r>
          <w:rPr>
            <w:rFonts w:cs="Times New Roman"/>
          </w:rPr>
          <w:t xml:space="preserve">while </w:t>
        </w:r>
      </w:ins>
      <w:r>
        <w:rPr>
          <w:rFonts w:cs="Times New Roman"/>
        </w:rPr>
        <w:t xml:space="preserve">millions of </w:t>
      </w:r>
      <w:ins w:id="1841" w:author="Chung, Joseph" w:date="2020-08-24T21:46:00Z">
        <w:r>
          <w:rPr>
            <w:rFonts w:cs="Times New Roman"/>
          </w:rPr>
          <w:t xml:space="preserve">resources </w:t>
        </w:r>
      </w:ins>
      <w:r>
        <w:rPr>
          <w:rFonts w:cs="Times New Roman"/>
        </w:rPr>
        <w:t xml:space="preserve">are inserted into </w:t>
      </w:r>
      <w:ins w:id="1842" w:author="Chung, Joseph" w:date="2020-08-24T21:46:00Z">
        <w:r>
          <w:rPr>
            <w:rFonts w:cs="Times New Roman"/>
          </w:rPr>
          <w:t xml:space="preserve">the </w:t>
        </w:r>
      </w:ins>
      <w:r>
        <w:rPr>
          <w:rFonts w:cs="Times New Roman"/>
        </w:rPr>
        <w:t xml:space="preserve">databases (all 3 layers) and </w:t>
      </w:r>
      <w:ins w:id="1843" w:author="Chung, Joseph" w:date="2020-08-24T21:46:00Z">
        <w:r>
          <w:rPr>
            <w:rFonts w:cs="Times New Roman"/>
          </w:rPr>
          <w:t xml:space="preserve">also while the </w:t>
        </w:r>
      </w:ins>
      <w:r>
        <w:rPr>
          <w:rFonts w:cs="Times New Roman"/>
        </w:rPr>
        <w:t xml:space="preserve">resources </w:t>
      </w:r>
      <w:ins w:id="1844" w:author="Chung, Joseph" w:date="2020-08-24T21:46:00Z">
        <w:r>
          <w:rPr>
            <w:rFonts w:cs="Times New Roman"/>
          </w:rPr>
          <w:t xml:space="preserve">are updated </w:t>
        </w:r>
      </w:ins>
      <w:r>
        <w:rPr>
          <w:rFonts w:cs="Times New Roman"/>
        </w:rPr>
        <w:t xml:space="preserve">in </w:t>
      </w:r>
      <w:ins w:id="1845" w:author="Chung, Joseph" w:date="2020-08-24T21:46:00Z">
        <w:r>
          <w:rPr>
            <w:rFonts w:cs="Times New Roman"/>
          </w:rPr>
          <w:t xml:space="preserve">the </w:t>
        </w:r>
      </w:ins>
      <w:r>
        <w:rPr>
          <w:rFonts w:cs="Times New Roman"/>
        </w:rPr>
        <w:t>databases. We can observe that data insertion has a certain impact on the relational database</w:t>
      </w:r>
      <w:ins w:id="1846" w:author="Chung, Joseph" w:date="2020-08-24T21:47:00Z">
        <w:r>
          <w:rPr>
            <w:rFonts w:cs="Times New Roman"/>
          </w:rPr>
          <w:t xml:space="preserve"> in</w:t>
        </w:r>
      </w:ins>
      <w:r>
        <w:rPr>
          <w:rFonts w:cs="Times New Roman"/>
        </w:rPr>
        <w:t xml:space="preserve"> layer 1, but less </w:t>
      </w:r>
      <w:ins w:id="1847" w:author="Chung, Joseph" w:date="2020-08-24T21:47:00Z">
        <w:r>
          <w:rPr>
            <w:rFonts w:cs="Times New Roman"/>
          </w:rPr>
          <w:t xml:space="preserve">of an </w:t>
        </w:r>
      </w:ins>
      <w:r>
        <w:rPr>
          <w:rFonts w:cs="Times New Roman"/>
        </w:rPr>
        <w:t>impact on layer</w:t>
      </w:r>
      <w:ins w:id="1848" w:author="Chung, Joseph" w:date="2020-08-24T21:47:00Z">
        <w:r>
          <w:rPr>
            <w:rFonts w:cs="Times New Roman"/>
          </w:rPr>
          <w:t>s</w:t>
        </w:r>
      </w:ins>
      <w:r>
        <w:rPr>
          <w:rFonts w:cs="Times New Roman"/>
        </w:rPr>
        <w:t xml:space="preserve"> 2 </w:t>
      </w:r>
      <w:ins w:id="1849" w:author="Chung, Joseph" w:date="2020-08-24T21:47:00Z">
        <w:r>
          <w:rPr>
            <w:rFonts w:cs="Times New Roman"/>
          </w:rPr>
          <w:t xml:space="preserve">and </w:t>
        </w:r>
      </w:ins>
      <w:r>
        <w:rPr>
          <w:rFonts w:cs="Times New Roman"/>
        </w:rPr>
        <w:t xml:space="preserve">3. </w:t>
      </w:r>
      <w:ins w:id="1850" w:author="Chung, Joseph" w:date="2020-08-24T21:48:00Z">
        <w:r>
          <w:rPr>
            <w:rFonts w:cs="Times New Roman"/>
          </w:rPr>
          <w:t xml:space="preserve">This is because </w:t>
        </w:r>
      </w:ins>
      <w:r>
        <w:rPr>
          <w:rFonts w:cs="Times New Roman"/>
        </w:rPr>
        <w:t xml:space="preserve">the second and third layers only record the keywords and corresponding IDs of resources, </w:t>
      </w:r>
      <w:ins w:id="1851" w:author="Chung, Joseph" w:date="2020-08-24T21:48:00Z">
        <w:r>
          <w:rPr>
            <w:rFonts w:cs="Times New Roman"/>
          </w:rPr>
          <w:t xml:space="preserve">and </w:t>
        </w:r>
      </w:ins>
      <w:r>
        <w:rPr>
          <w:rFonts w:cs="Times New Roman"/>
        </w:rPr>
        <w:t>the data structure</w:t>
      </w:r>
      <w:ins w:id="1852" w:author="Chung, Joseph" w:date="2020-08-24T21:48:00Z">
        <w:r>
          <w:rPr>
            <w:rFonts w:cs="Times New Roman"/>
          </w:rPr>
          <w:t>s used are</w:t>
        </w:r>
      </w:ins>
      <w:r>
        <w:rPr>
          <w:rFonts w:cs="Times New Roman"/>
        </w:rPr>
        <w:t xml:space="preserve"> very simple and small, especially </w:t>
      </w:r>
      <w:ins w:id="1853" w:author="Chung, Joseph" w:date="2020-08-24T21:47:00Z">
        <w:r>
          <w:rPr>
            <w:rFonts w:cs="Times New Roman"/>
          </w:rPr>
          <w:t xml:space="preserve">in </w:t>
        </w:r>
      </w:ins>
      <w:r>
        <w:rPr>
          <w:rFonts w:cs="Times New Roman"/>
        </w:rPr>
        <w:t>layer 3, the fast cache database.</w:t>
      </w:r>
    </w:p>
    <w:p>
      <w:pPr>
        <w:rPr>
          <w:rFonts w:cs="Times New Roman"/>
        </w:rPr>
      </w:pPr>
    </w:p>
    <w:p>
      <w:pPr>
        <w:pStyle w:val="38"/>
        <w:rPr>
          <w:rFonts w:cs="Times New Roman"/>
        </w:rPr>
      </w:pPr>
      <w:r>
        <w:rPr>
          <w:rFonts w:cs="Times New Roman"/>
        </w:rPr>
        <w:t>Table 6. Test results under high pressure query</w:t>
      </w:r>
    </w:p>
    <w:tbl>
      <w:tblPr>
        <w:tblStyle w:val="9"/>
        <w:tblW w:w="6952"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91"/>
        <w:gridCol w:w="1660"/>
        <w:gridCol w:w="1333"/>
        <w:gridCol w:w="1137"/>
        <w:gridCol w:w="1137"/>
        <w:gridCol w:w="1094"/>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204" w:hRule="atLeast"/>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id</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keyword</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operation</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layer1</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layer2</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layer3</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165" w:hRule="atLeast"/>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insert</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1.449</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1.615</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0.872</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188" w:hRule="atLeast"/>
        </w:trPr>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3</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implementing</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insert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2.09</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1.193</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0.702</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126" w:hRule="atLeast"/>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update</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207.016</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338.566</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89.327</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19" w:hRule="atLeast"/>
        </w:trPr>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2</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implementing</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update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timeout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timeout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timeout</w:t>
            </w:r>
          </w:p>
        </w:tc>
      </w:tr>
    </w:tbl>
    <w:p>
      <w:pPr>
        <w:rPr>
          <w:rFonts w:cs="Times New Roman"/>
          <w:color w:val="FF0000"/>
        </w:rPr>
      </w:pPr>
    </w:p>
    <w:p>
      <w:pPr>
        <w:rPr>
          <w:rFonts w:cs="Times New Roman"/>
        </w:rPr>
      </w:pPr>
      <w:ins w:id="1854" w:author="Chung, Joseph" w:date="2020-08-24T21:49:00Z">
        <w:r>
          <w:rPr>
            <w:rFonts w:cs="Times New Roman"/>
          </w:rPr>
          <w:t>We observed that i</w:t>
        </w:r>
      </w:ins>
      <w:r>
        <w:rPr>
          <w:rFonts w:cs="Times New Roman"/>
        </w:rPr>
        <w:t xml:space="preserve">f a large number of </w:t>
      </w:r>
      <w:ins w:id="1855" w:author="Chung, Joseph" w:date="2020-08-24T21:50:00Z">
        <w:r>
          <w:rPr>
            <w:rFonts w:cs="Times New Roman"/>
          </w:rPr>
          <w:t>resources are being updated at the same time</w:t>
        </w:r>
      </w:ins>
      <w:r>
        <w:rPr>
          <w:rFonts w:cs="Times New Roman"/>
        </w:rPr>
        <w:t xml:space="preserve">, the three layer databases all </w:t>
      </w:r>
      <w:ins w:id="1856" w:author="Chung, Joseph" w:date="2020-08-24T21:50:00Z">
        <w:r>
          <w:rPr>
            <w:rFonts w:cs="Times New Roman"/>
          </w:rPr>
          <w:t xml:space="preserve">reach </w:t>
        </w:r>
      </w:ins>
      <w:r>
        <w:rPr>
          <w:rFonts w:cs="Times New Roman"/>
        </w:rPr>
        <w:t>timeout.</w:t>
      </w:r>
      <w:r>
        <w:rPr>
          <w:rFonts w:cs="Times New Roman"/>
          <w:lang w:val="en-US"/>
        </w:rPr>
        <w:t xml:space="preserve"> </w:t>
      </w:r>
      <w:ins w:id="1857" w:author="Chung, Joseph" w:date="2020-08-24T21:51:00Z">
        <w:r>
          <w:rPr>
            <w:rFonts w:cs="Times New Roman"/>
          </w:rPr>
          <w:t>O</w:t>
        </w:r>
      </w:ins>
      <w:r>
        <w:rPr>
          <w:rFonts w:cs="Times New Roman"/>
        </w:rPr>
        <w:t>ur</w:t>
      </w:r>
      <w:r>
        <w:rPr>
          <w:rFonts w:cs="Times New Roman"/>
          <w:lang w:val="en-US"/>
        </w:rPr>
        <w:t xml:space="preserve"> </w:t>
      </w:r>
      <w:r>
        <w:rPr>
          <w:rFonts w:cs="Times New Roman"/>
        </w:rPr>
        <w:t>experimental</w:t>
      </w:r>
      <w:r>
        <w:rPr>
          <w:rFonts w:cs="Times New Roman"/>
          <w:lang w:val="en-US"/>
        </w:rPr>
        <w:t xml:space="preserve"> </w:t>
      </w:r>
      <w:r>
        <w:rPr>
          <w:rFonts w:cs="Times New Roman"/>
        </w:rPr>
        <w:t>environment</w:t>
      </w:r>
      <w:r>
        <w:rPr>
          <w:rFonts w:cs="Times New Roman"/>
          <w:lang w:val="en-US"/>
        </w:rPr>
        <w:t xml:space="preserve"> </w:t>
      </w:r>
      <w:ins w:id="1858" w:author="Chung, Joseph" w:date="2020-08-24T21:51:00Z">
        <w:r>
          <w:rPr>
            <w:rFonts w:cs="Times New Roman"/>
            <w:lang w:val="en-US"/>
          </w:rPr>
          <w:t xml:space="preserve">was </w:t>
        </w:r>
      </w:ins>
      <w:r>
        <w:rPr>
          <w:rFonts w:cs="Times New Roman"/>
        </w:rPr>
        <w:t>updating</w:t>
      </w:r>
      <w:r>
        <w:rPr>
          <w:rFonts w:cs="Times New Roman"/>
          <w:lang w:val="en-US"/>
        </w:rPr>
        <w:t xml:space="preserve"> </w:t>
      </w:r>
      <w:ins w:id="1859" w:author="Chung, Joseph" w:date="2020-08-24T21:51:00Z">
        <w:r>
          <w:rPr>
            <w:rFonts w:cs="Times New Roman"/>
            <w:lang w:val="en-US"/>
          </w:rPr>
          <w:t xml:space="preserve">information for </w:t>
        </w:r>
      </w:ins>
      <w:r>
        <w:rPr>
          <w:rFonts w:cs="Times New Roman"/>
        </w:rPr>
        <w:t>one</w:t>
      </w:r>
      <w:r>
        <w:rPr>
          <w:rFonts w:cs="Times New Roman"/>
          <w:lang w:val="en-US"/>
        </w:rPr>
        <w:t xml:space="preserve"> </w:t>
      </w:r>
      <w:r>
        <w:rPr>
          <w:rFonts w:cs="Times New Roman"/>
        </w:rPr>
        <w:t>million</w:t>
      </w:r>
      <w:r>
        <w:rPr>
          <w:rFonts w:cs="Times New Roman"/>
          <w:lang w:val="en-US"/>
        </w:rPr>
        <w:t xml:space="preserve"> </w:t>
      </w:r>
      <w:r>
        <w:rPr>
          <w:rFonts w:cs="Times New Roman"/>
        </w:rPr>
        <w:t>resources</w:t>
      </w:r>
      <w:r>
        <w:rPr>
          <w:rFonts w:cs="Times New Roman"/>
          <w:lang w:val="en-US"/>
        </w:rPr>
        <w:t xml:space="preserve"> </w:t>
      </w:r>
      <w:r>
        <w:rPr>
          <w:rFonts w:cs="Times New Roman"/>
        </w:rPr>
        <w:t xml:space="preserve">asynchronously, mainly on the </w:t>
      </w:r>
      <w:r>
        <w:rPr>
          <w:rFonts w:cs="Times New Roman"/>
          <w:b/>
          <w:bCs/>
        </w:rPr>
        <w:t>static value</w:t>
      </w:r>
      <w:r>
        <w:rPr>
          <w:rFonts w:cs="Times New Roman"/>
        </w:rPr>
        <w:t xml:space="preserve"> of the resources. </w:t>
      </w:r>
      <w:ins w:id="1860" w:author="Chung, Joseph" w:date="2020-08-24T22:02:00Z">
        <w:r>
          <w:rPr>
            <w:rFonts w:cs="Times New Roman"/>
          </w:rPr>
          <w:t>We did not try to resolve the timeout issue through changes in system design or implementation</w:t>
        </w:r>
      </w:ins>
      <w:ins w:id="1861" w:author="Chung, Joseph" w:date="2020-08-24T22:03:00Z">
        <w:r>
          <w:rPr>
            <w:rFonts w:cs="Times New Roman"/>
          </w:rPr>
          <w:t xml:space="preserve"> as it is beyond the scope of this </w:t>
        </w:r>
      </w:ins>
      <w:ins w:id="1862" w:author="Chung, Joseph" w:date="2020-08-24T22:06:00Z">
        <w:r>
          <w:rPr>
            <w:rFonts w:cs="Times New Roman"/>
          </w:rPr>
          <w:t>study</w:t>
        </w:r>
      </w:ins>
      <w:ins w:id="1863" w:author="Chung, Joseph" w:date="2020-08-24T22:03:00Z">
        <w:r>
          <w:rPr>
            <w:rFonts w:cs="Times New Roman"/>
          </w:rPr>
          <w:t xml:space="preserve">. But we </w:t>
        </w:r>
      </w:ins>
      <w:ins w:id="1864" w:author="Chung, Joseph" w:date="2020-08-24T22:06:00Z">
        <w:r>
          <w:rPr>
            <w:rFonts w:cs="Times New Roman"/>
          </w:rPr>
          <w:t xml:space="preserve">can </w:t>
        </w:r>
      </w:ins>
      <w:ins w:id="1865" w:author="Chung, Joseph" w:date="2020-08-24T22:03:00Z">
        <w:r>
          <w:rPr>
            <w:rFonts w:cs="Times New Roman"/>
          </w:rPr>
          <w:t xml:space="preserve">make the following suggestions </w:t>
        </w:r>
      </w:ins>
      <w:ins w:id="1866" w:author="Chung, Joseph" w:date="2020-08-24T22:05:00Z">
        <w:r>
          <w:rPr>
            <w:rFonts w:cs="Times New Roman"/>
          </w:rPr>
          <w:t xml:space="preserve">for big data analysis and resource value analysis </w:t>
        </w:r>
      </w:ins>
      <w:ins w:id="1867" w:author="Chung, Joseph" w:date="2020-08-24T22:03:00Z">
        <w:r>
          <w:rPr>
            <w:rFonts w:cs="Times New Roman"/>
          </w:rPr>
          <w:t>that may be helpful for avoiding timeout conditions:</w:t>
        </w:r>
      </w:ins>
    </w:p>
    <w:p>
      <w:pPr>
        <w:numPr>
          <w:ilvl w:val="0"/>
          <w:numId w:val="30"/>
        </w:numPr>
        <w:ind w:left="845"/>
        <w:rPr>
          <w:rFonts w:cs="Times New Roman"/>
        </w:rPr>
      </w:pPr>
      <w:r>
        <w:rPr>
          <w:rFonts w:cs="Times New Roman"/>
        </w:rPr>
        <w:t xml:space="preserve">Data analysis should </w:t>
      </w:r>
      <w:ins w:id="1868" w:author="Chung, Joseph" w:date="2020-08-24T21:54:00Z">
        <w:r>
          <w:rPr>
            <w:rFonts w:cs="Times New Roman"/>
          </w:rPr>
          <w:t xml:space="preserve">be done when </w:t>
        </w:r>
      </w:ins>
      <w:r>
        <w:rPr>
          <w:rFonts w:cs="Times New Roman"/>
        </w:rPr>
        <w:t>users</w:t>
      </w:r>
      <w:ins w:id="1869" w:author="Chung, Joseph" w:date="2020-08-24T21:54:00Z">
        <w:r>
          <w:rPr>
            <w:rFonts w:cs="Times New Roman"/>
          </w:rPr>
          <w:t xml:space="preserve"> are least</w:t>
        </w:r>
      </w:ins>
      <w:r>
        <w:rPr>
          <w:rFonts w:cs="Times New Roman"/>
        </w:rPr>
        <w:t xml:space="preserve"> active, </w:t>
      </w:r>
      <w:ins w:id="1870" w:author="Chung, Joseph" w:date="2020-08-24T21:55:00Z">
        <w:r>
          <w:rPr>
            <w:rFonts w:cs="Times New Roman"/>
          </w:rPr>
          <w:t xml:space="preserve">perhaps </w:t>
        </w:r>
      </w:ins>
      <w:r>
        <w:rPr>
          <w:rFonts w:cs="Times New Roman"/>
        </w:rPr>
        <w:t>after midnight.</w:t>
      </w:r>
    </w:p>
    <w:p>
      <w:pPr>
        <w:numPr>
          <w:ilvl w:val="0"/>
          <w:numId w:val="30"/>
        </w:numPr>
        <w:ind w:left="845"/>
        <w:rPr>
          <w:rFonts w:cs="Times New Roman"/>
        </w:rPr>
      </w:pPr>
      <w:r>
        <w:rPr>
          <w:rFonts w:cs="Times New Roman"/>
        </w:rPr>
        <w:t xml:space="preserve">Data analysis </w:t>
      </w:r>
      <w:ins w:id="1871" w:author="Chung, Joseph" w:date="2020-08-24T21:55:00Z">
        <w:r>
          <w:rPr>
            <w:rFonts w:cs="Times New Roman"/>
          </w:rPr>
          <w:t xml:space="preserve">may be best performed on </w:t>
        </w:r>
      </w:ins>
      <w:r>
        <w:rPr>
          <w:rFonts w:cs="Times New Roman"/>
        </w:rPr>
        <w:t>a separate server</w:t>
      </w:r>
      <w:ins w:id="1872" w:author="Chung, Joseph" w:date="2020-08-24T21:55:00Z">
        <w:r>
          <w:rPr>
            <w:rFonts w:cs="Times New Roman"/>
          </w:rPr>
          <w:t>,</w:t>
        </w:r>
      </w:ins>
      <w:r>
        <w:rPr>
          <w:rFonts w:cs="Times New Roman"/>
        </w:rPr>
        <w:t xml:space="preserve"> instead of </w:t>
      </w:r>
      <w:ins w:id="1873" w:author="Chung, Joseph" w:date="2020-08-24T21:55:00Z">
        <w:r>
          <w:rPr>
            <w:rFonts w:cs="Times New Roman"/>
          </w:rPr>
          <w:t xml:space="preserve">on </w:t>
        </w:r>
      </w:ins>
      <w:r>
        <w:rPr>
          <w:rFonts w:cs="Times New Roman"/>
        </w:rPr>
        <w:t>the primary server (see Section 4.2.1).</w:t>
      </w:r>
    </w:p>
    <w:p>
      <w:pPr>
        <w:numPr>
          <w:ilvl w:val="0"/>
          <w:numId w:val="30"/>
        </w:numPr>
        <w:ind w:left="845"/>
        <w:rPr>
          <w:rFonts w:cs="Times New Roman"/>
        </w:rPr>
      </w:pPr>
      <w:r>
        <w:rPr>
          <w:rFonts w:cs="Times New Roman"/>
        </w:rPr>
        <w:t xml:space="preserve">Data updates </w:t>
      </w:r>
      <w:ins w:id="1874" w:author="Chung, Joseph" w:date="2020-08-24T21:56:00Z">
        <w:r>
          <w:rPr>
            <w:rFonts w:cs="Times New Roman"/>
          </w:rPr>
          <w:t xml:space="preserve">should be buffered </w:t>
        </w:r>
      </w:ins>
      <w:r>
        <w:rPr>
          <w:rFonts w:cs="Times New Roman"/>
        </w:rPr>
        <w:t xml:space="preserve">and </w:t>
      </w:r>
      <w:ins w:id="1875" w:author="Chung, Joseph" w:date="2020-08-24T21:57:00Z">
        <w:r>
          <w:rPr>
            <w:rFonts w:cs="Times New Roman"/>
          </w:rPr>
          <w:t>performed under low system loads.</w:t>
        </w:r>
      </w:ins>
    </w:p>
    <w:p>
      <w:pPr>
        <w:pStyle w:val="4"/>
        <w:rPr>
          <w:rFonts w:cs="Times New Roman"/>
        </w:rPr>
      </w:pPr>
      <w:bookmarkStart w:id="308" w:name="_Toc3756"/>
      <w:bookmarkStart w:id="309" w:name="_Toc5131"/>
      <w:bookmarkStart w:id="310" w:name="_Toc6812"/>
      <w:bookmarkStart w:id="311" w:name="_Toc1649285759"/>
      <w:bookmarkStart w:id="312" w:name="_Toc1348098781"/>
      <w:r>
        <w:rPr>
          <w:rFonts w:cs="Times New Roman"/>
        </w:rPr>
        <w:t xml:space="preserve">6.3.4 </w:t>
      </w:r>
      <w:ins w:id="1876" w:author="Chung, Joseph" w:date="2020-08-24T22:07:00Z">
        <w:r>
          <w:rPr>
            <w:rFonts w:cs="Times New Roman"/>
          </w:rPr>
          <w:t>Search Time for</w:t>
        </w:r>
      </w:ins>
      <w:r>
        <w:rPr>
          <w:rFonts w:cs="Times New Roman"/>
        </w:rPr>
        <w:t xml:space="preserve"> </w:t>
      </w:r>
      <w:r>
        <w:rPr>
          <w:rFonts w:hint="eastAsia" w:cs="Times New Roman"/>
          <w:lang w:val="en-US"/>
        </w:rPr>
        <w:t>R</w:t>
      </w:r>
      <w:r>
        <w:rPr>
          <w:rFonts w:cs="Times New Roman"/>
        </w:rPr>
        <w:t xml:space="preserve">anked vs. </w:t>
      </w:r>
      <w:r>
        <w:rPr>
          <w:rFonts w:hint="eastAsia" w:cs="Times New Roman"/>
          <w:lang w:val="en-US"/>
        </w:rPr>
        <w:t>U</w:t>
      </w:r>
      <w:r>
        <w:rPr>
          <w:rFonts w:cs="Times New Roman"/>
        </w:rPr>
        <w:t xml:space="preserve">nranked </w:t>
      </w:r>
      <w:commentRangeStart w:id="6"/>
      <w:r>
        <w:rPr>
          <w:rFonts w:hint="eastAsia" w:cs="Times New Roman"/>
          <w:lang w:val="en-US"/>
        </w:rPr>
        <w:t>R</w:t>
      </w:r>
      <w:r>
        <w:rPr>
          <w:rFonts w:cs="Times New Roman"/>
        </w:rPr>
        <w:t>esults</w:t>
      </w:r>
      <w:commentRangeEnd w:id="6"/>
      <w:bookmarkEnd w:id="308"/>
      <w:bookmarkEnd w:id="309"/>
      <w:bookmarkEnd w:id="310"/>
      <w:r>
        <w:rPr>
          <w:rStyle w:val="13"/>
          <w:b w:val="0"/>
        </w:rPr>
        <w:commentReference w:id="6"/>
      </w:r>
      <w:bookmarkEnd w:id="311"/>
      <w:bookmarkEnd w:id="312"/>
    </w:p>
    <w:p>
      <w:pPr>
        <w:rPr>
          <w:rFonts w:cs="Times New Roman"/>
        </w:rPr>
      </w:pPr>
      <w:r>
        <w:rPr>
          <w:rFonts w:cs="Times New Roman"/>
          <w:lang w:val="en-US" w:eastAsia="en-US"/>
        </w:rPr>
        <w:drawing>
          <wp:inline distT="0" distB="0" distL="114300" distR="114300">
            <wp:extent cx="5231765" cy="2846070"/>
            <wp:effectExtent l="0" t="0" r="13335" b="1143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pPr>
        <w:pStyle w:val="38"/>
        <w:rPr>
          <w:ins w:id="1877" w:author="Chung, Joseph" w:date="2020-08-24T22:08:00Z"/>
          <w:rFonts w:cs="Times New Roman"/>
        </w:rPr>
      </w:pPr>
      <w:ins w:id="1878" w:author="devil" w:date="2020-08-23T11:25:00Z">
        <w:r>
          <w:rPr>
            <w:rFonts w:hint="eastAsia" w:cs="Times New Roman"/>
          </w:rPr>
          <w:t>Fig.</w:t>
        </w:r>
      </w:ins>
      <w:r>
        <w:rPr>
          <w:rFonts w:cs="Times New Roman"/>
        </w:rPr>
        <w:t xml:space="preserve"> 2</w:t>
      </w:r>
      <w:r>
        <w:rPr>
          <w:rFonts w:cs="Times New Roman"/>
          <w:lang w:val="en-US"/>
        </w:rPr>
        <w:t>4</w:t>
      </w:r>
      <w:r>
        <w:rPr>
          <w:rFonts w:cs="Times New Roman"/>
        </w:rPr>
        <w:t>. Search time</w:t>
      </w:r>
      <w:ins w:id="1879" w:author="Chung, Joseph" w:date="2020-08-24T22:08:00Z">
        <w:r>
          <w:rPr>
            <w:rFonts w:cs="Times New Roman"/>
          </w:rPr>
          <w:t>s</w:t>
        </w:r>
      </w:ins>
      <w:r>
        <w:rPr>
          <w:rFonts w:cs="Times New Roman"/>
        </w:rPr>
        <w:t xml:space="preserve"> </w:t>
      </w:r>
      <w:ins w:id="1880" w:author="Chung, Joseph" w:date="2020-08-24T22:08:00Z">
        <w:r>
          <w:rPr>
            <w:rFonts w:cs="Times New Roman"/>
          </w:rPr>
          <w:t xml:space="preserve">for </w:t>
        </w:r>
      </w:ins>
      <w:r>
        <w:rPr>
          <w:rFonts w:cs="Times New Roman"/>
        </w:rPr>
        <w:t>3 layers</w:t>
      </w:r>
      <w:ins w:id="1881" w:author="Chung, Joseph" w:date="2020-08-24T22:08:00Z">
        <w:r>
          <w:rPr>
            <w:rFonts w:cs="Times New Roman"/>
          </w:rPr>
          <w:t xml:space="preserve"> based on 1 million stored resources</w:t>
        </w:r>
      </w:ins>
      <w:r>
        <w:rPr>
          <w:rFonts w:cs="Times New Roman"/>
        </w:rPr>
        <w:t xml:space="preserve">, </w:t>
      </w:r>
      <w:ins w:id="1882" w:author="Chung, Joseph" w:date="2020-08-24T22:09:00Z">
        <w:r>
          <w:rPr>
            <w:rFonts w:cs="Times New Roman"/>
          </w:rPr>
          <w:t xml:space="preserve">returning </w:t>
        </w:r>
      </w:ins>
      <w:r>
        <w:rPr>
          <w:rFonts w:cs="Times New Roman"/>
        </w:rPr>
        <w:t>rank</w:t>
      </w:r>
      <w:ins w:id="1883" w:author="Chung, Joseph" w:date="2020-08-24T22:09:00Z">
        <w:r>
          <w:rPr>
            <w:rFonts w:cs="Times New Roman"/>
          </w:rPr>
          <w:t>ed</w:t>
        </w:r>
      </w:ins>
      <w:r>
        <w:rPr>
          <w:rFonts w:cs="Times New Roman"/>
        </w:rPr>
        <w:t xml:space="preserve"> or </w:t>
      </w:r>
      <w:ins w:id="1884" w:author="Chung, Joseph" w:date="2020-08-24T22:09:00Z">
        <w:r>
          <w:rPr>
            <w:rFonts w:cs="Times New Roman"/>
          </w:rPr>
          <w:t>un</w:t>
        </w:r>
      </w:ins>
      <w:r>
        <w:rPr>
          <w:rFonts w:cs="Times New Roman"/>
        </w:rPr>
        <w:t>rank</w:t>
      </w:r>
      <w:ins w:id="1885" w:author="Chung, Joseph" w:date="2020-08-24T22:09:00Z">
        <w:r>
          <w:rPr>
            <w:rFonts w:cs="Times New Roman"/>
          </w:rPr>
          <w:t>ed results</w:t>
        </w:r>
      </w:ins>
    </w:p>
    <w:p>
      <w:pPr>
        <w:rPr>
          <w:rFonts w:cs="Times New Roman"/>
        </w:rPr>
      </w:pPr>
    </w:p>
    <w:p>
      <w:pPr>
        <w:rPr>
          <w:rFonts w:cs="Times New Roman"/>
          <w:color w:val="000000" w:themeColor="text1"/>
          <w14:textFill>
            <w14:solidFill>
              <w14:schemeClr w14:val="tx1"/>
            </w14:solidFill>
          </w14:textFill>
        </w:rPr>
      </w:pPr>
      <w:ins w:id="1886" w:author="devil" w:date="2020-08-23T11:25:00Z">
        <w:r>
          <w:rPr>
            <w:rFonts w:hint="eastAsia" w:cs="Times New Roman"/>
          </w:rPr>
          <w:t>Fig.</w:t>
        </w:r>
      </w:ins>
      <w:r>
        <w:rPr>
          <w:rFonts w:cs="Times New Roman"/>
        </w:rPr>
        <w:t xml:space="preserve"> 2</w:t>
      </w:r>
      <w:r>
        <w:rPr>
          <w:rFonts w:cs="Times New Roman"/>
          <w:lang w:val="en-US"/>
        </w:rPr>
        <w:t>4</w:t>
      </w:r>
      <w:r>
        <w:rPr>
          <w:rFonts w:cs="Times New Roman"/>
        </w:rPr>
        <w:t xml:space="preserve"> shows the average </w:t>
      </w:r>
      <w:ins w:id="1887" w:author="Chung, Joseph" w:date="2020-08-24T22:27:00Z">
        <w:r>
          <w:rPr>
            <w:rFonts w:cs="Times New Roman"/>
          </w:rPr>
          <w:t xml:space="preserve">Experiment 4 </w:t>
        </w:r>
      </w:ins>
      <w:r>
        <w:rPr>
          <w:rFonts w:cs="Times New Roman"/>
        </w:rPr>
        <w:t>search time</w:t>
      </w:r>
      <w:ins w:id="1888" w:author="Chung, Joseph" w:date="2020-08-24T22:12:00Z">
        <w:r>
          <w:rPr>
            <w:rFonts w:cs="Times New Roman"/>
          </w:rPr>
          <w:t>s</w:t>
        </w:r>
      </w:ins>
      <w:r>
        <w:rPr>
          <w:rFonts w:cs="Times New Roman"/>
        </w:rPr>
        <w:t xml:space="preserve"> </w:t>
      </w:r>
      <w:ins w:id="1889" w:author="Chung, Joseph" w:date="2020-08-24T22:11:00Z">
        <w:r>
          <w:rPr>
            <w:rFonts w:cs="Times New Roman"/>
          </w:rPr>
          <w:t>for three</w:t>
        </w:r>
      </w:ins>
      <w:r>
        <w:rPr>
          <w:rFonts w:cs="Times New Roman"/>
        </w:rPr>
        <w:t xml:space="preserve">-layer storage </w:t>
      </w:r>
      <w:ins w:id="1890" w:author="Chung, Joseph" w:date="2020-08-24T22:12:00Z">
        <w:r>
          <w:rPr>
            <w:rFonts w:cs="Times New Roman"/>
          </w:rPr>
          <w:t xml:space="preserve">when the search results are ranked and when they are unranked. </w:t>
        </w:r>
      </w:ins>
      <w:ins w:id="1891" w:author="Chung, Joseph" w:date="2020-08-24T22:13:00Z">
        <w:r>
          <w:rPr>
            <w:rFonts w:cs="Times New Roman"/>
          </w:rPr>
          <w:t>When s</w:t>
        </w:r>
      </w:ins>
      <w:r>
        <w:rPr>
          <w:rFonts w:cs="Times New Roman"/>
        </w:rPr>
        <w:t>orting the resources</w:t>
      </w:r>
      <w:ins w:id="1892" w:author="Chung, Joseph" w:date="2020-08-24T22:13:00Z">
        <w:r>
          <w:rPr>
            <w:rFonts w:cs="Times New Roman"/>
          </w:rPr>
          <w:t xml:space="preserve"> by rank</w:t>
        </w:r>
      </w:ins>
      <w:r>
        <w:rPr>
          <w:rFonts w:cs="Times New Roman"/>
        </w:rPr>
        <w:t xml:space="preserve">, the search time is bound to increase because the sorting algorithm </w:t>
      </w:r>
      <w:ins w:id="1893" w:author="Chung, Joseph" w:date="2020-08-24T22:14:00Z">
        <w:r>
          <w:rPr>
            <w:rFonts w:cs="Times New Roman"/>
          </w:rPr>
          <w:t xml:space="preserve">naturally takes more </w:t>
        </w:r>
      </w:ins>
      <w:r>
        <w:rPr>
          <w:rFonts w:cs="Times New Roman"/>
        </w:rPr>
        <w:t xml:space="preserve">time on the server. This experiment </w:t>
      </w:r>
      <w:ins w:id="1894" w:author="Chung, Joseph" w:date="2020-08-24T22:14:00Z">
        <w:r>
          <w:rPr>
            <w:rFonts w:cs="Times New Roman"/>
          </w:rPr>
          <w:t xml:space="preserve">was conducted </w:t>
        </w:r>
      </w:ins>
      <w:r>
        <w:rPr>
          <w:rFonts w:cs="Times New Roman"/>
        </w:rPr>
        <w:t xml:space="preserve">to observe how much </w:t>
      </w:r>
      <w:ins w:id="1895" w:author="Chung, Joseph" w:date="2020-08-24T22:14:00Z">
        <w:r>
          <w:rPr>
            <w:rFonts w:cs="Times New Roman"/>
          </w:rPr>
          <w:t xml:space="preserve">of a </w:t>
        </w:r>
      </w:ins>
      <w:r>
        <w:rPr>
          <w:rFonts w:cs="Times New Roman"/>
          <w:szCs w:val="24"/>
        </w:rPr>
        <w:t>difference</w:t>
      </w:r>
      <w:ins w:id="1896" w:author="Chung, Joseph" w:date="2020-08-24T22:14:00Z">
        <w:r>
          <w:rPr>
            <w:rFonts w:cs="Times New Roman"/>
            <w:szCs w:val="24"/>
          </w:rPr>
          <w:t xml:space="preserve"> sorting makes</w:t>
        </w:r>
      </w:ins>
      <w:ins w:id="1897" w:author="Chung, Joseph" w:date="2020-08-24T22:15:00Z">
        <w:r>
          <w:rPr>
            <w:rFonts w:cs="Times New Roman"/>
            <w:szCs w:val="24"/>
          </w:rPr>
          <w:t xml:space="preserve"> for search time</w:t>
        </w:r>
      </w:ins>
      <w:r>
        <w:rPr>
          <w:rFonts w:cs="Times New Roman"/>
          <w:szCs w:val="24"/>
        </w:rPr>
        <w:t xml:space="preserve">. </w:t>
      </w:r>
      <w:r>
        <w:rPr>
          <w:rFonts w:cs="Times New Roman"/>
          <w:color w:val="000000" w:themeColor="text1"/>
          <w:szCs w:val="24"/>
          <w:lang w:val="en-US"/>
          <w14:textFill>
            <w14:solidFill>
              <w14:schemeClr w14:val="tx1"/>
            </w14:solidFill>
          </w14:textFill>
        </w:rPr>
        <w:t xml:space="preserve">There </w:t>
      </w:r>
      <w:ins w:id="1898" w:author="Chung, Joseph" w:date="2020-08-24T22:15:00Z">
        <w:r>
          <w:rPr>
            <w:rFonts w:cs="Times New Roman"/>
            <w:color w:val="000000" w:themeColor="text1"/>
            <w:szCs w:val="24"/>
            <w:lang w:val="en-US"/>
            <w14:textFill>
              <w14:solidFill>
                <w14:schemeClr w14:val="tx1"/>
              </w14:solidFill>
            </w14:textFill>
          </w:rPr>
          <w:t xml:space="preserve">were </w:t>
        </w:r>
      </w:ins>
      <w:r>
        <w:rPr>
          <w:rFonts w:cs="Times New Roman"/>
          <w:color w:val="000000" w:themeColor="text1"/>
          <w:szCs w:val="24"/>
          <w:lang w:val="en-US"/>
          <w14:textFill>
            <w14:solidFill>
              <w14:schemeClr w14:val="tx1"/>
            </w14:solidFill>
          </w14:textFill>
        </w:rPr>
        <w:t>one million resources in the databases</w:t>
      </w:r>
      <w:ins w:id="1899" w:author="Chung, Joseph" w:date="2020-08-24T22:15:00Z">
        <w:r>
          <w:rPr>
            <w:rFonts w:cs="Times New Roman"/>
            <w:color w:val="000000" w:themeColor="text1"/>
            <w:szCs w:val="24"/>
            <w:lang w:val="en-US"/>
            <w14:textFill>
              <w14:solidFill>
                <w14:schemeClr w14:val="tx1"/>
              </w14:solidFill>
            </w14:textFill>
          </w:rPr>
          <w:t xml:space="preserve"> for this experiment</w:t>
        </w:r>
      </w:ins>
      <w:r>
        <w:rPr>
          <w:rFonts w:cs="Times New Roman"/>
          <w:szCs w:val="24"/>
        </w:rPr>
        <w:t xml:space="preserve">. The processing time </w:t>
      </w:r>
      <w:ins w:id="1900" w:author="Chung, Joseph" w:date="2020-08-24T22:15:00Z">
        <w:r>
          <w:rPr>
            <w:rFonts w:cs="Times New Roman"/>
            <w:szCs w:val="24"/>
          </w:rPr>
          <w:t xml:space="preserve">with one </w:t>
        </w:r>
      </w:ins>
      <w:r>
        <w:rPr>
          <w:rFonts w:cs="Times New Roman"/>
          <w:szCs w:val="24"/>
        </w:rPr>
        <w:t xml:space="preserve">layer is very </w:t>
      </w:r>
      <w:ins w:id="1901" w:author="Chung, Joseph" w:date="2020-08-24T22:15:00Z">
        <w:r>
          <w:rPr>
            <w:rFonts w:cs="Times New Roman"/>
            <w:szCs w:val="24"/>
          </w:rPr>
          <w:t xml:space="preserve">high </w:t>
        </w:r>
      </w:ins>
      <w:r>
        <w:rPr>
          <w:rFonts w:cs="Times New Roman"/>
          <w:szCs w:val="24"/>
        </w:rPr>
        <w:t>even if sort</w:t>
      </w:r>
      <w:ins w:id="1902" w:author="Chung, Joseph" w:date="2020-08-24T22:15:00Z">
        <w:r>
          <w:rPr>
            <w:rFonts w:cs="Times New Roman"/>
            <w:szCs w:val="24"/>
          </w:rPr>
          <w:t xml:space="preserve">ing by rank </w:t>
        </w:r>
      </w:ins>
      <w:ins w:id="1903" w:author="Chung, Joseph" w:date="2020-08-24T22:16:00Z">
        <w:r>
          <w:rPr>
            <w:rFonts w:cs="Times New Roman"/>
            <w:szCs w:val="24"/>
          </w:rPr>
          <w:t>is not done</w:t>
        </w:r>
      </w:ins>
      <w:r>
        <w:rPr>
          <w:rFonts w:cs="Times New Roman"/>
          <w:szCs w:val="24"/>
        </w:rPr>
        <w:t>.</w:t>
      </w:r>
      <w:r>
        <w:rPr>
          <w:rFonts w:cs="Times New Roman"/>
          <w:color w:val="F79646" w:themeColor="accent6"/>
          <w:szCs w:val="24"/>
          <w14:textFill>
            <w14:solidFill>
              <w14:schemeClr w14:val="accent6"/>
            </w14:solidFill>
          </w14:textFill>
        </w:rPr>
        <w:t xml:space="preserve"> </w:t>
      </w:r>
      <w:r>
        <w:rPr>
          <w:rFonts w:cs="Times New Roman"/>
          <w:color w:val="000000" w:themeColor="text1"/>
          <w:szCs w:val="24"/>
          <w14:textFill>
            <w14:solidFill>
              <w14:schemeClr w14:val="tx1"/>
            </w14:solidFill>
          </w14:textFill>
        </w:rPr>
        <w:t xml:space="preserve">Using 2 layers </w:t>
      </w:r>
      <w:r>
        <w:rPr>
          <w:rFonts w:cs="Times New Roman"/>
          <w:szCs w:val="24"/>
        </w:rPr>
        <w:t>is very fast with</w:t>
      </w:r>
      <w:ins w:id="1904" w:author="Chung, Joseph" w:date="2020-08-24T22:16:00Z">
        <w:r>
          <w:rPr>
            <w:rFonts w:cs="Times New Roman"/>
            <w:szCs w:val="24"/>
          </w:rPr>
          <w:t xml:space="preserve"> no</w:t>
        </w:r>
      </w:ins>
      <w:r>
        <w:rPr>
          <w:rFonts w:cs="Times New Roman"/>
          <w:szCs w:val="24"/>
        </w:rPr>
        <w:t xml:space="preserve"> ranking because </w:t>
      </w:r>
      <w:r>
        <w:rPr>
          <w:rFonts w:cs="Times New Roman"/>
          <w:color w:val="000000" w:themeColor="text1"/>
          <w:szCs w:val="24"/>
          <w14:textFill>
            <w14:solidFill>
              <w14:schemeClr w14:val="tx1"/>
            </w14:solidFill>
          </w14:textFill>
        </w:rPr>
        <w:t xml:space="preserve">layer 2 </w:t>
      </w:r>
      <w:r>
        <w:rPr>
          <w:rFonts w:cs="Times New Roman"/>
          <w:szCs w:val="24"/>
        </w:rPr>
        <w:t>only spends time to process queries</w:t>
      </w:r>
      <w:ins w:id="1905" w:author="Chung, Joseph" w:date="2020-08-24T22:16:00Z">
        <w:r>
          <w:rPr>
            <w:rFonts w:cs="Times New Roman"/>
            <w:szCs w:val="24"/>
          </w:rPr>
          <w:t>; f</w:t>
        </w:r>
      </w:ins>
      <w:r>
        <w:rPr>
          <w:rFonts w:cs="Times New Roman"/>
          <w:szCs w:val="24"/>
        </w:rPr>
        <w:t xml:space="preserve">or </w:t>
      </w:r>
      <w:ins w:id="1906" w:author="Chung, Joseph" w:date="2020-08-24T22:16:00Z">
        <w:r>
          <w:rPr>
            <w:rFonts w:cs="Times New Roman"/>
            <w:szCs w:val="24"/>
          </w:rPr>
          <w:t xml:space="preserve">a </w:t>
        </w:r>
      </w:ins>
      <w:r>
        <w:rPr>
          <w:rFonts w:cs="Times New Roman"/>
          <w:szCs w:val="24"/>
        </w:rPr>
        <w:t xml:space="preserve">B-tree, as long as the number of pages to be queried is small, the query time will not be too long. However, </w:t>
      </w:r>
      <w:ins w:id="1907" w:author="Chung, Joseph" w:date="2020-08-24T22:17:00Z">
        <w:r>
          <w:rPr>
            <w:rFonts w:cs="Times New Roman"/>
            <w:szCs w:val="24"/>
          </w:rPr>
          <w:t xml:space="preserve">the addition of </w:t>
        </w:r>
      </w:ins>
      <w:r>
        <w:rPr>
          <w:rFonts w:cs="Times New Roman"/>
          <w:szCs w:val="24"/>
        </w:rPr>
        <w:t xml:space="preserve">ranking </w:t>
      </w:r>
      <w:ins w:id="1908" w:author="Chung, Joseph" w:date="2020-08-24T22:17:00Z">
        <w:r>
          <w:rPr>
            <w:rFonts w:cs="Times New Roman"/>
            <w:szCs w:val="24"/>
          </w:rPr>
          <w:t xml:space="preserve">requires extracting </w:t>
        </w:r>
      </w:ins>
      <w:r>
        <w:rPr>
          <w:rFonts w:cs="Times New Roman"/>
          <w:szCs w:val="24"/>
        </w:rPr>
        <w:t>all the corresponding IDs, which is equivalent to access</w:t>
      </w:r>
      <w:ins w:id="1909" w:author="Chung, Joseph" w:date="2020-08-24T22:17:00Z">
        <w:r>
          <w:rPr>
            <w:rFonts w:cs="Times New Roman"/>
            <w:szCs w:val="24"/>
          </w:rPr>
          <w:t>ing</w:t>
        </w:r>
      </w:ins>
      <w:r>
        <w:rPr>
          <w:rFonts w:cs="Times New Roman"/>
          <w:szCs w:val="24"/>
        </w:rPr>
        <w:t xml:space="preserve"> </w:t>
      </w:r>
      <w:r>
        <w:rPr>
          <w:rFonts w:cs="Times New Roman"/>
        </w:rPr>
        <w:t>all the pages of matching resources, and then sort</w:t>
      </w:r>
      <w:ins w:id="1910" w:author="Chung, Joseph" w:date="2020-08-24T22:17:00Z">
        <w:r>
          <w:rPr>
            <w:rFonts w:cs="Times New Roman"/>
          </w:rPr>
          <w:t>ing</w:t>
        </w:r>
      </w:ins>
      <w:r>
        <w:rPr>
          <w:rFonts w:cs="Times New Roman"/>
        </w:rPr>
        <w:t xml:space="preserve"> these IDs through </w:t>
      </w:r>
      <w:r>
        <w:rPr>
          <w:rFonts w:cs="Times New Roman"/>
          <w:b/>
          <w:bCs/>
        </w:rPr>
        <w:t>LRV</w:t>
      </w:r>
      <w:r>
        <w:rPr>
          <w:rFonts w:cs="Times New Roman"/>
        </w:rPr>
        <w:t xml:space="preserve"> ranking algorithm. </w:t>
      </w:r>
      <w:ins w:id="1911" w:author="Chung, Joseph" w:date="2020-08-24T22:18:00Z">
        <w:r>
          <w:rPr>
            <w:rFonts w:cs="Times New Roman"/>
          </w:rPr>
          <w:t xml:space="preserve">So, </w:t>
        </w:r>
      </w:ins>
      <w:r>
        <w:rPr>
          <w:rFonts w:cs="Times New Roman"/>
        </w:rPr>
        <w:t>access</w:t>
      </w:r>
      <w:ins w:id="1912" w:author="Chung, Joseph" w:date="2020-08-24T22:18:00Z">
        <w:r>
          <w:rPr>
            <w:rFonts w:cs="Times New Roman"/>
          </w:rPr>
          <w:t>ing</w:t>
        </w:r>
      </w:ins>
      <w:r>
        <w:rPr>
          <w:rFonts w:cs="Times New Roman"/>
        </w:rPr>
        <w:t xml:space="preserve"> all resource information in layer 2 </w:t>
      </w:r>
      <w:ins w:id="1913" w:author="Chung, Joseph" w:date="2020-08-24T22:18:00Z">
        <w:r>
          <w:rPr>
            <w:rFonts w:cs="Times New Roman"/>
          </w:rPr>
          <w:t xml:space="preserve">is slow </w:t>
        </w:r>
      </w:ins>
      <w:r>
        <w:rPr>
          <w:rFonts w:cs="Times New Roman"/>
        </w:rPr>
        <w:t xml:space="preserve">when </w:t>
      </w:r>
      <w:ins w:id="1914" w:author="Chung, Joseph" w:date="2020-08-24T22:18:00Z">
        <w:r>
          <w:rPr>
            <w:rFonts w:cs="Times New Roman"/>
          </w:rPr>
          <w:t xml:space="preserve">a large number of </w:t>
        </w:r>
      </w:ins>
      <w:r>
        <w:rPr>
          <w:rFonts w:cs="Times New Roman"/>
        </w:rPr>
        <w:t xml:space="preserve">pages </w:t>
      </w:r>
      <w:ins w:id="1915" w:author="Chung, Joseph" w:date="2020-08-24T22:19:00Z">
        <w:r>
          <w:rPr>
            <w:rFonts w:cs="Times New Roman"/>
          </w:rPr>
          <w:t xml:space="preserve">needs to be </w:t>
        </w:r>
      </w:ins>
      <w:r>
        <w:rPr>
          <w:rFonts w:cs="Times New Roman"/>
        </w:rPr>
        <w:t>sort</w:t>
      </w:r>
      <w:ins w:id="1916" w:author="Chung, Joseph" w:date="2020-08-24T22:19:00Z">
        <w:r>
          <w:rPr>
            <w:rFonts w:cs="Times New Roman"/>
          </w:rPr>
          <w:t>ed</w:t>
        </w:r>
      </w:ins>
      <w:r>
        <w:rPr>
          <w:rFonts w:cs="Times New Roman"/>
        </w:rPr>
        <w:t xml:space="preserve">. </w:t>
      </w:r>
      <w:ins w:id="1917" w:author="Chung, Joseph" w:date="2020-08-24T22:20:00Z">
        <w:r>
          <w:rPr>
            <w:rFonts w:cs="Times New Roman"/>
          </w:rPr>
          <w:t xml:space="preserve">Adding the </w:t>
        </w:r>
      </w:ins>
      <w:r>
        <w:rPr>
          <w:rFonts w:cs="Times New Roman"/>
        </w:rPr>
        <w:t xml:space="preserve">third layer </w:t>
      </w:r>
      <w:ins w:id="1918" w:author="Chung, Joseph" w:date="2020-08-24T22:20:00Z">
        <w:r>
          <w:rPr>
            <w:rFonts w:cs="Times New Roman"/>
          </w:rPr>
          <w:t xml:space="preserve">speeds up ranked searching significantly because layer 3 </w:t>
        </w:r>
      </w:ins>
      <w:r>
        <w:rPr>
          <w:rFonts w:cs="Times New Roman"/>
        </w:rPr>
        <w:t xml:space="preserve">can take resource IDs and their values from memory directly. Ranking is fast in memory, except that some data may </w:t>
      </w:r>
      <w:ins w:id="1919" w:author="Chung, Joseph" w:date="2020-08-24T22:22:00Z">
        <w:r>
          <w:rPr>
            <w:rFonts w:cs="Times New Roman"/>
          </w:rPr>
          <w:t xml:space="preserve">need to </w:t>
        </w:r>
      </w:ins>
      <w:r>
        <w:rPr>
          <w:rFonts w:cs="Times New Roman"/>
        </w:rPr>
        <w:t xml:space="preserve">be </w:t>
      </w:r>
      <w:ins w:id="1920" w:author="Chung, Joseph" w:date="2020-08-24T22:22:00Z">
        <w:r>
          <w:rPr>
            <w:rFonts w:cs="Times New Roman"/>
          </w:rPr>
          <w:t xml:space="preserve">swapped </w:t>
        </w:r>
      </w:ins>
      <w:r>
        <w:rPr>
          <w:rFonts w:cs="Times New Roman"/>
        </w:rPr>
        <w:t xml:space="preserve">to disk. Therefore, the time added in layer 3 is basically only ranking time, </w:t>
      </w:r>
      <w:ins w:id="1921" w:author="Chung, Joseph" w:date="2020-08-24T22:23:00Z">
        <w:r>
          <w:rPr>
            <w:rFonts w:cs="Times New Roman"/>
            <w:color w:val="000000" w:themeColor="text1"/>
            <w14:textFill>
              <w14:solidFill>
                <w14:schemeClr w14:val="tx1"/>
              </w14:solidFill>
            </w14:textFill>
          </w:rPr>
          <w:t xml:space="preserve">which is very </w:t>
        </w:r>
      </w:ins>
      <w:r>
        <w:rPr>
          <w:rFonts w:cs="Times New Roman"/>
          <w:color w:val="000000" w:themeColor="text1"/>
          <w14:textFill>
            <w14:solidFill>
              <w14:schemeClr w14:val="tx1"/>
            </w14:solidFill>
          </w14:textFill>
        </w:rPr>
        <w:t xml:space="preserve">different from that of </w:t>
      </w:r>
      <w:ins w:id="1922" w:author="Chung, Joseph" w:date="2020-08-24T22:23:00Z">
        <w:r>
          <w:rPr>
            <w:rFonts w:cs="Times New Roman"/>
            <w:color w:val="000000" w:themeColor="text1"/>
            <w14:textFill>
              <w14:solidFill>
                <w14:schemeClr w14:val="tx1"/>
              </w14:solidFill>
            </w14:textFill>
          </w:rPr>
          <w:t>layers 1 and 2.</w:t>
        </w:r>
      </w:ins>
    </w:p>
    <w:p>
      <w:pPr>
        <w:rPr>
          <w:rFonts w:cs="Times New Roman"/>
        </w:rPr>
      </w:pPr>
      <w:ins w:id="1923" w:author="Chung, Joseph" w:date="2020-08-24T22:24:00Z">
        <w:r>
          <w:rPr>
            <w:rFonts w:cs="Times New Roman"/>
          </w:rPr>
          <w:t xml:space="preserve">Note that because layers 2 and 3 </w:t>
        </w:r>
      </w:ins>
      <w:r>
        <w:rPr>
          <w:rFonts w:cs="Times New Roman"/>
        </w:rPr>
        <w:t xml:space="preserve">depend on the complete resource information </w:t>
      </w:r>
      <w:ins w:id="1924" w:author="Chung, Joseph" w:date="2020-08-24T22:24:00Z">
        <w:r>
          <w:rPr>
            <w:rFonts w:cs="Times New Roman"/>
          </w:rPr>
          <w:t xml:space="preserve">stored </w:t>
        </w:r>
      </w:ins>
      <w:r>
        <w:rPr>
          <w:rFonts w:cs="Times New Roman"/>
        </w:rPr>
        <w:t>in layer</w:t>
      </w:r>
      <w:ins w:id="1925" w:author="Chung, Joseph" w:date="2020-08-24T22:24:00Z">
        <w:r>
          <w:rPr>
            <w:rFonts w:cs="Times New Roman"/>
          </w:rPr>
          <w:t xml:space="preserve"> 1</w:t>
        </w:r>
      </w:ins>
      <w:r>
        <w:rPr>
          <w:rFonts w:cs="Times New Roman"/>
        </w:rPr>
        <w:t xml:space="preserve">, layer </w:t>
      </w:r>
      <w:ins w:id="1926" w:author="Chung, Joseph" w:date="2020-08-24T22:24:00Z">
        <w:r>
          <w:rPr>
            <w:rFonts w:cs="Times New Roman"/>
          </w:rPr>
          <w:t xml:space="preserve">1 will </w:t>
        </w:r>
      </w:ins>
      <w:r>
        <w:rPr>
          <w:rFonts w:cs="Times New Roman"/>
        </w:rPr>
        <w:t xml:space="preserve">always </w:t>
      </w:r>
      <w:ins w:id="1927" w:author="Chung, Joseph" w:date="2020-08-24T22:24:00Z">
        <w:r>
          <w:rPr>
            <w:rFonts w:cs="Times New Roman"/>
          </w:rPr>
          <w:t xml:space="preserve">be </w:t>
        </w:r>
      </w:ins>
      <w:r>
        <w:rPr>
          <w:rFonts w:cs="Times New Roman"/>
        </w:rPr>
        <w:t>searched</w:t>
      </w:r>
      <w:ins w:id="1928" w:author="Chung, Joseph" w:date="2020-08-24T22:25:00Z">
        <w:r>
          <w:rPr>
            <w:rFonts w:cs="Times New Roman"/>
          </w:rPr>
          <w:t xml:space="preserve"> eventually</w:t>
        </w:r>
      </w:ins>
      <w:r>
        <w:rPr>
          <w:rFonts w:cs="Times New Roman"/>
        </w:rPr>
        <w:t xml:space="preserve">. For </w:t>
      </w:r>
      <w:ins w:id="1929" w:author="Chung, Joseph" w:date="2020-08-24T22:25:00Z">
        <w:r>
          <w:rPr>
            <w:rFonts w:cs="Times New Roman"/>
          </w:rPr>
          <w:t>layers 2 and 3</w:t>
        </w:r>
      </w:ins>
      <w:r>
        <w:rPr>
          <w:rFonts w:cs="Times New Roman"/>
        </w:rPr>
        <w:t xml:space="preserve">, the ID query and ID ranking mentioned here are completed before the IDs </w:t>
      </w:r>
      <w:ins w:id="1930" w:author="Chung, Joseph" w:date="2020-08-24T22:25:00Z">
        <w:r>
          <w:rPr>
            <w:rFonts w:cs="Times New Roman"/>
          </w:rPr>
          <w:t xml:space="preserve">are passed </w:t>
        </w:r>
      </w:ins>
      <w:r>
        <w:rPr>
          <w:rFonts w:cs="Times New Roman"/>
        </w:rPr>
        <w:t xml:space="preserve">to </w:t>
      </w:r>
      <w:ins w:id="1931" w:author="Chung, Joseph" w:date="2020-08-24T22:25:00Z">
        <w:r>
          <w:rPr>
            <w:rFonts w:cs="Times New Roman"/>
          </w:rPr>
          <w:t>layer 1.</w:t>
        </w:r>
      </w:ins>
    </w:p>
    <w:p>
      <w:pPr>
        <w:pStyle w:val="4"/>
        <w:rPr>
          <w:rFonts w:cs="Times New Roman"/>
        </w:rPr>
      </w:pPr>
      <w:bookmarkStart w:id="313" w:name="_Toc16784"/>
      <w:bookmarkStart w:id="314" w:name="_Toc17981"/>
      <w:bookmarkStart w:id="315" w:name="_Toc14164"/>
      <w:bookmarkStart w:id="316" w:name="_Toc987457748"/>
      <w:bookmarkStart w:id="317" w:name="_Toc1859718172"/>
      <w:r>
        <w:rPr>
          <w:rFonts w:cs="Times New Roman"/>
        </w:rPr>
        <w:t>6.</w:t>
      </w:r>
      <w:commentRangeStart w:id="7"/>
      <w:r>
        <w:rPr>
          <w:rFonts w:cs="Times New Roman"/>
        </w:rPr>
        <w:t xml:space="preserve">3.5 </w:t>
      </w:r>
      <w:r>
        <w:rPr>
          <w:rFonts w:hint="eastAsia" w:cs="Times New Roman"/>
          <w:lang w:val="en-US"/>
        </w:rPr>
        <w:t>R</w:t>
      </w:r>
      <w:r>
        <w:rPr>
          <w:rFonts w:cs="Times New Roman"/>
        </w:rPr>
        <w:t xml:space="preserve">anking </w:t>
      </w:r>
      <w:bookmarkEnd w:id="313"/>
      <w:bookmarkEnd w:id="314"/>
      <w:bookmarkEnd w:id="315"/>
      <w:ins w:id="1932" w:author="Chung, Joseph" w:date="2020-08-24T22:37:00Z">
        <w:r>
          <w:rPr>
            <w:rFonts w:cs="Times New Roman"/>
            <w:lang w:val="en-US"/>
          </w:rPr>
          <w:t>Verification</w:t>
        </w:r>
        <w:commentRangeEnd w:id="7"/>
      </w:ins>
      <w:r>
        <w:commentReference w:id="7"/>
      </w:r>
      <w:bookmarkEnd w:id="316"/>
      <w:bookmarkEnd w:id="317"/>
    </w:p>
    <w:p>
      <w:pPr>
        <w:rPr>
          <w:rFonts w:cs="Times New Roman"/>
          <w:color w:val="FF0000"/>
        </w:rPr>
      </w:pPr>
      <w:commentRangeStart w:id="8"/>
      <w:commentRangeStart w:id="9"/>
      <w:r>
        <w:rPr>
          <w:rFonts w:cs="Times New Roman"/>
          <w:color w:val="FF0000"/>
        </w:rPr>
        <w:t xml:space="preserve">Experiment 5 </w:t>
      </w:r>
      <w:ins w:id="1933" w:author="Chung, Joseph" w:date="2020-08-24T22:27:00Z">
        <w:r>
          <w:rPr>
            <w:rFonts w:cs="Times New Roman"/>
            <w:color w:val="FF0000"/>
          </w:rPr>
          <w:t xml:space="preserve">was a </w:t>
        </w:r>
      </w:ins>
      <w:r>
        <w:rPr>
          <w:rFonts w:cs="Times New Roman"/>
          <w:color w:val="FF0000"/>
        </w:rPr>
        <w:t xml:space="preserve">test </w:t>
      </w:r>
      <w:ins w:id="1934" w:author="Chung, Joseph" w:date="2020-08-24T22:27:00Z">
        <w:r>
          <w:rPr>
            <w:rFonts w:cs="Times New Roman"/>
            <w:color w:val="FF0000"/>
          </w:rPr>
          <w:t xml:space="preserve">of </w:t>
        </w:r>
      </w:ins>
      <w:r>
        <w:rPr>
          <w:rFonts w:cs="Times New Roman"/>
          <w:color w:val="FF0000"/>
        </w:rPr>
        <w:t xml:space="preserve">how much extra time is spent on ranking the resources in </w:t>
      </w:r>
      <w:ins w:id="1935" w:author="Chung, Joseph" w:date="2020-08-24T22:35:00Z">
        <w:r>
          <w:rPr>
            <w:rFonts w:cs="Times New Roman"/>
            <w:color w:val="FF0000"/>
          </w:rPr>
          <w:t xml:space="preserve">the </w:t>
        </w:r>
      </w:ins>
      <w:r>
        <w:rPr>
          <w:rFonts w:cs="Times New Roman"/>
          <w:color w:val="FF0000"/>
        </w:rPr>
        <w:t>search result</w:t>
      </w:r>
      <w:ins w:id="1936" w:author="Chung, Joseph" w:date="2020-08-24T22:35:00Z">
        <w:r>
          <w:rPr>
            <w:rFonts w:cs="Times New Roman"/>
            <w:color w:val="FF0000"/>
          </w:rPr>
          <w:t>s</w:t>
        </w:r>
      </w:ins>
      <w:r>
        <w:rPr>
          <w:rFonts w:cs="Times New Roman"/>
          <w:color w:val="FF0000"/>
        </w:rPr>
        <w:t>.</w:t>
      </w:r>
      <w:commentRangeEnd w:id="8"/>
      <w:r>
        <w:rPr>
          <w:rStyle w:val="13"/>
          <w:color w:val="FF0000"/>
        </w:rPr>
        <w:commentReference w:id="8"/>
      </w:r>
      <w:commentRangeEnd w:id="9"/>
      <w:r>
        <w:rPr>
          <w:color w:val="FF0000"/>
        </w:rPr>
        <w:commentReference w:id="9"/>
      </w:r>
      <w:r>
        <w:rPr>
          <w:rFonts w:cs="Times New Roman"/>
          <w:color w:val="FF0000"/>
        </w:rPr>
        <w:t xml:space="preserve"> </w:t>
      </w:r>
      <w:ins w:id="1937" w:author="devil" w:date="2020-08-23T11:25:00Z">
        <w:r>
          <w:rPr>
            <w:rFonts w:hint="eastAsia" w:cs="Times New Roman"/>
          </w:rPr>
          <w:t>Fig</w:t>
        </w:r>
      </w:ins>
      <w:ins w:id="1938" w:author="Chung, Joseph" w:date="2020-08-24T22:41:00Z">
        <w:r>
          <w:rPr>
            <w:rFonts w:cs="Times New Roman"/>
          </w:rPr>
          <w:t>ures</w:t>
        </w:r>
      </w:ins>
      <w:r>
        <w:rPr>
          <w:rFonts w:cs="Times New Roman"/>
        </w:rPr>
        <w:t xml:space="preserve"> 25 and 2</w:t>
      </w:r>
      <w:r>
        <w:rPr>
          <w:rFonts w:cs="Times New Roman"/>
          <w:lang w:val="en-US"/>
        </w:rPr>
        <w:t>6</w:t>
      </w:r>
      <w:ins w:id="1939" w:author="Chung, Joseph" w:date="2020-08-24T22:41:00Z">
        <w:r>
          <w:rPr>
            <w:rFonts w:cs="Times New Roman"/>
            <w:lang w:val="en-US"/>
          </w:rPr>
          <w:t xml:space="preserve"> </w:t>
        </w:r>
      </w:ins>
      <w:r>
        <w:rPr>
          <w:rFonts w:cs="Times New Roman"/>
        </w:rPr>
        <w:t xml:space="preserve">are webpage screenshots </w:t>
      </w:r>
      <w:ins w:id="1940" w:author="Chung, Joseph" w:date="2020-08-24T22:42:00Z">
        <w:r>
          <w:rPr>
            <w:rFonts w:cs="Times New Roman"/>
          </w:rPr>
          <w:t xml:space="preserve">of search results generated by our </w:t>
        </w:r>
      </w:ins>
      <w:r>
        <w:rPr>
          <w:rFonts w:cs="Times New Roman"/>
        </w:rPr>
        <w:t xml:space="preserve">search engine. </w:t>
      </w:r>
      <w:commentRangeStart w:id="10"/>
      <w:commentRangeStart w:id="11"/>
      <w:r>
        <w:rPr>
          <w:rFonts w:cs="Times New Roman"/>
        </w:rPr>
        <w:t xml:space="preserve">The bottom </w:t>
      </w:r>
      <w:ins w:id="1941" w:author="Chung, Joseph" w:date="2020-08-24T22:44:00Z">
        <w:r>
          <w:rPr>
            <w:rFonts w:cs="Times New Roman"/>
          </w:rPr>
          <w:t xml:space="preserve">of the </w:t>
        </w:r>
      </w:ins>
      <w:ins w:id="1942" w:author="Chung, Joseph" w:date="2020-08-24T22:47:00Z">
        <w:r>
          <w:rPr>
            <w:rFonts w:cs="Times New Roman"/>
          </w:rPr>
          <w:t>web</w:t>
        </w:r>
      </w:ins>
      <w:ins w:id="1943" w:author="Chung, Joseph" w:date="2020-08-24T22:44:00Z">
        <w:r>
          <w:rPr>
            <w:rFonts w:cs="Times New Roman"/>
          </w:rPr>
          <w:t xml:space="preserve">page </w:t>
        </w:r>
      </w:ins>
      <w:r>
        <w:rPr>
          <w:rFonts w:cs="Times New Roman"/>
        </w:rPr>
        <w:t xml:space="preserve">shows the number </w:t>
      </w:r>
      <w:ins w:id="1944" w:author="Chung, Joseph" w:date="2020-08-24T22:44:00Z">
        <w:r>
          <w:rPr>
            <w:rFonts w:cs="Times New Roman"/>
          </w:rPr>
          <w:t xml:space="preserve">of pages </w:t>
        </w:r>
      </w:ins>
      <w:r>
        <w:rPr>
          <w:rFonts w:cs="Times New Roman"/>
        </w:rPr>
        <w:t>of resources found</w:t>
      </w:r>
      <w:commentRangeEnd w:id="10"/>
      <w:r>
        <w:rPr>
          <w:rStyle w:val="13"/>
        </w:rPr>
        <w:commentReference w:id="10"/>
      </w:r>
      <w:commentRangeEnd w:id="11"/>
      <w:r>
        <w:commentReference w:id="11"/>
      </w:r>
      <w:r>
        <w:rPr>
          <w:rFonts w:cs="Times New Roman"/>
        </w:rPr>
        <w:t xml:space="preserve">. A long </w:t>
      </w:r>
      <w:ins w:id="1945" w:author="Chung, Joseph" w:date="2020-08-24T22:45:00Z">
        <w:r>
          <w:rPr>
            <w:rFonts w:cs="Times New Roman"/>
          </w:rPr>
          <w:t xml:space="preserve">list of </w:t>
        </w:r>
      </w:ins>
      <w:r>
        <w:rPr>
          <w:rFonts w:cs="Times New Roman"/>
        </w:rPr>
        <w:t>page</w:t>
      </w:r>
      <w:ins w:id="1946" w:author="Chung, Joseph" w:date="2020-08-24T22:45:00Z">
        <w:r>
          <w:rPr>
            <w:rFonts w:cs="Times New Roman"/>
          </w:rPr>
          <w:t>s</w:t>
        </w:r>
      </w:ins>
      <w:r>
        <w:rPr>
          <w:rFonts w:cs="Times New Roman"/>
        </w:rPr>
        <w:t xml:space="preserve"> means </w:t>
      </w:r>
      <w:ins w:id="1947" w:author="Chung, Joseph" w:date="2020-08-24T22:45:00Z">
        <w:r>
          <w:rPr>
            <w:rFonts w:cs="Times New Roman"/>
          </w:rPr>
          <w:t xml:space="preserve">many </w:t>
        </w:r>
      </w:ins>
      <w:r>
        <w:rPr>
          <w:rFonts w:cs="Times New Roman"/>
        </w:rPr>
        <w:t xml:space="preserve">resources </w:t>
      </w:r>
      <w:ins w:id="1948" w:author="Chung, Joseph" w:date="2020-08-24T22:45:00Z">
        <w:r>
          <w:rPr>
            <w:rFonts w:cs="Times New Roman"/>
          </w:rPr>
          <w:t xml:space="preserve">were </w:t>
        </w:r>
      </w:ins>
      <w:r>
        <w:rPr>
          <w:rFonts w:cs="Times New Roman"/>
        </w:rPr>
        <w:t xml:space="preserve">found. </w:t>
      </w:r>
    </w:p>
    <w:p>
      <w:pPr>
        <w:rPr>
          <w:rFonts w:cs="Times New Roman"/>
        </w:rPr>
      </w:pPr>
    </w:p>
    <w:p>
      <w:pPr>
        <w:rPr>
          <w:rFonts w:cs="Times New Roman"/>
        </w:rPr>
      </w:pPr>
      <w:r>
        <w:rPr>
          <w:rFonts w:cs="Times New Roman"/>
        </w:rPr>
        <w:t xml:space="preserve">These search results displayed on the browser are ranked according to the </w:t>
      </w:r>
      <w:r>
        <w:rPr>
          <w:rFonts w:cs="Times New Roman"/>
          <w:b/>
          <w:bCs/>
        </w:rPr>
        <w:t xml:space="preserve">LRV </w:t>
      </w:r>
      <w:r>
        <w:rPr>
          <w:rFonts w:cs="Times New Roman"/>
        </w:rPr>
        <w:t xml:space="preserve">value of the resources. The higher the value, the higher the ranking. </w:t>
      </w:r>
      <w:ins w:id="1949" w:author="Chung, Joseph" w:date="2020-08-24T22:51:00Z">
        <w:r>
          <w:rPr>
            <w:rFonts w:cs="Times New Roman"/>
          </w:rPr>
          <w:t>T</w:t>
        </w:r>
      </w:ins>
      <w:r>
        <w:rPr>
          <w:rFonts w:cs="Times New Roman"/>
        </w:rPr>
        <w:t>o verify the rank list</w:t>
      </w:r>
      <w:ins w:id="1950" w:author="Chung, Joseph" w:date="2020-08-24T22:51:00Z">
        <w:r>
          <w:rPr>
            <w:rFonts w:cs="Times New Roman"/>
          </w:rPr>
          <w:t xml:space="preserve"> of a resource, we would </w:t>
        </w:r>
      </w:ins>
      <w:ins w:id="1951" w:author="Chung, Joseph" w:date="2020-08-24T22:54:00Z">
        <w:r>
          <w:rPr>
            <w:rFonts w:cs="Times New Roman"/>
          </w:rPr>
          <w:t xml:space="preserve">measure </w:t>
        </w:r>
      </w:ins>
      <w:r>
        <w:rPr>
          <w:rFonts w:cs="Times New Roman"/>
        </w:rPr>
        <w:t xml:space="preserve">the number of references </w:t>
      </w:r>
      <w:ins w:id="1952" w:author="Chung, Joseph" w:date="2020-08-24T22:52:00Z">
        <w:r>
          <w:rPr>
            <w:rFonts w:cs="Times New Roman"/>
          </w:rPr>
          <w:t>that the resource has</w:t>
        </w:r>
      </w:ins>
      <w:r>
        <w:rPr>
          <w:rFonts w:cs="Times New Roman"/>
        </w:rPr>
        <w:t xml:space="preserve">, </w:t>
      </w:r>
      <w:ins w:id="1953" w:author="Chung, Joseph" w:date="2020-08-24T22:54:00Z">
        <w:r>
          <w:rPr>
            <w:rFonts w:cs="Times New Roman"/>
          </w:rPr>
          <w:t xml:space="preserve">as well as </w:t>
        </w:r>
      </w:ins>
      <w:r>
        <w:rPr>
          <w:rFonts w:cs="Times New Roman"/>
        </w:rPr>
        <w:t>the weight of publishers and the amount of positive feedback.</w:t>
      </w:r>
    </w:p>
    <w:p>
      <w:pPr>
        <w:rPr>
          <w:rFonts w:cs="Times New Roman"/>
        </w:rPr>
      </w:pPr>
    </w:p>
    <w:p>
      <w:pPr>
        <w:rPr>
          <w:rFonts w:cs="Times New Roman"/>
        </w:rPr>
      </w:pPr>
      <w:r>
        <w:rPr>
          <w:rFonts w:cs="Times New Roman"/>
          <w:lang w:val="en-US" w:eastAsia="en-US"/>
        </w:rPr>
        <w:drawing>
          <wp:inline distT="0" distB="0" distL="114300" distR="114300">
            <wp:extent cx="5645785" cy="2878455"/>
            <wp:effectExtent l="0" t="0" r="12065" b="17145"/>
            <wp:docPr id="24" name="Picture 24" descr="DeepinScreenshot_select-area_2020082023204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24" descr="DeepinScreenshot_select-area_20200820232043"/>
                    <pic:cNvPicPr>
                      <a:picLocks noChangeAspect="true"/>
                    </pic:cNvPicPr>
                  </pic:nvPicPr>
                  <pic:blipFill>
                    <a:blip r:embed="rId46"/>
                    <a:stretch>
                      <a:fillRect/>
                    </a:stretch>
                  </pic:blipFill>
                  <pic:spPr>
                    <a:xfrm>
                      <a:off x="0" y="0"/>
                      <a:ext cx="5645785" cy="2878455"/>
                    </a:xfrm>
                    <a:prstGeom prst="rect">
                      <a:avLst/>
                    </a:prstGeom>
                  </pic:spPr>
                </pic:pic>
              </a:graphicData>
            </a:graphic>
          </wp:inline>
        </w:drawing>
      </w:r>
    </w:p>
    <w:p>
      <w:pPr>
        <w:pStyle w:val="38"/>
        <w:rPr>
          <w:rFonts w:cs="Times New Roman"/>
        </w:rPr>
      </w:pPr>
      <w:ins w:id="1954" w:author="devil" w:date="2020-08-23T11:25:00Z">
        <w:r>
          <w:rPr>
            <w:rFonts w:hint="eastAsia" w:cs="Times New Roman"/>
          </w:rPr>
          <w:t>Fig.</w:t>
        </w:r>
      </w:ins>
      <w:r>
        <w:rPr>
          <w:rFonts w:cs="Times New Roman"/>
        </w:rPr>
        <w:t xml:space="preserve"> 25.  Search results ordered by LRV algorithm, </w:t>
      </w:r>
      <w:ins w:id="1955" w:author="Chung, Joseph" w:date="2020-08-24T22:55:00Z">
        <w:r>
          <w:rPr>
            <w:rFonts w:cs="Times New Roman"/>
          </w:rPr>
          <w:t>first page</w:t>
        </w:r>
      </w:ins>
    </w:p>
    <w:p>
      <w:pPr>
        <w:rPr>
          <w:rFonts w:cs="Times New Roman"/>
        </w:rPr>
      </w:pPr>
    </w:p>
    <w:p>
      <w:pPr>
        <w:rPr>
          <w:rFonts w:cs="Times New Roman"/>
        </w:rPr>
      </w:pPr>
      <w:r>
        <w:rPr>
          <w:rFonts w:cs="Times New Roman"/>
          <w:lang w:val="en-US" w:eastAsia="en-US"/>
        </w:rPr>
        <w:drawing>
          <wp:inline distT="0" distB="0" distL="114300" distR="114300">
            <wp:extent cx="5722620" cy="2909570"/>
            <wp:effectExtent l="0" t="0" r="11430" b="5080"/>
            <wp:docPr id="26" name="Picture 26" descr="DeepinScreenshot_select-area_202008202321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26" descr="DeepinScreenshot_select-area_20200820232113"/>
                    <pic:cNvPicPr>
                      <a:picLocks noChangeAspect="true"/>
                    </pic:cNvPicPr>
                  </pic:nvPicPr>
                  <pic:blipFill>
                    <a:blip r:embed="rId47"/>
                    <a:stretch>
                      <a:fillRect/>
                    </a:stretch>
                  </pic:blipFill>
                  <pic:spPr>
                    <a:xfrm>
                      <a:off x="0" y="0"/>
                      <a:ext cx="5722620" cy="2909570"/>
                    </a:xfrm>
                    <a:prstGeom prst="rect">
                      <a:avLst/>
                    </a:prstGeom>
                  </pic:spPr>
                </pic:pic>
              </a:graphicData>
            </a:graphic>
          </wp:inline>
        </w:drawing>
      </w:r>
    </w:p>
    <w:p>
      <w:pPr>
        <w:pStyle w:val="38"/>
        <w:rPr>
          <w:rFonts w:cs="Times New Roman"/>
        </w:rPr>
      </w:pPr>
      <w:ins w:id="1956" w:author="devil" w:date="2020-08-23T11:25:00Z">
        <w:r>
          <w:rPr>
            <w:rFonts w:hint="eastAsia" w:cs="Times New Roman"/>
          </w:rPr>
          <w:t>Fig.</w:t>
        </w:r>
      </w:ins>
      <w:r>
        <w:rPr>
          <w:rFonts w:cs="Times New Roman"/>
        </w:rPr>
        <w:t xml:space="preserve"> 26.  Search results order</w:t>
      </w:r>
      <w:ins w:id="1957" w:author="Chung, Joseph" w:date="2020-08-24T22:55:00Z">
        <w:r>
          <w:rPr>
            <w:rFonts w:cs="Times New Roman"/>
          </w:rPr>
          <w:t>ed</w:t>
        </w:r>
      </w:ins>
      <w:r>
        <w:rPr>
          <w:rFonts w:cs="Times New Roman"/>
        </w:rPr>
        <w:t xml:space="preserve"> by LRV algorithm, last page</w:t>
      </w:r>
    </w:p>
    <w:p>
      <w:pPr>
        <w:rPr>
          <w:rFonts w:cs="Times New Roman"/>
        </w:rPr>
      </w:pPr>
    </w:p>
    <w:p>
      <w:pPr>
        <w:rPr>
          <w:rFonts w:cs="Times New Roman"/>
        </w:rPr>
      </w:pPr>
      <w:ins w:id="1958" w:author="devil" w:date="2020-08-23T11:25:00Z">
        <w:r>
          <w:rPr>
            <w:rFonts w:hint="eastAsia" w:cs="Times New Roman"/>
          </w:rPr>
          <w:t>Fig</w:t>
        </w:r>
      </w:ins>
      <w:ins w:id="1959" w:author="Chung, Joseph" w:date="2020-08-24T22:55:00Z">
        <w:r>
          <w:rPr>
            <w:rFonts w:cs="Times New Roman"/>
          </w:rPr>
          <w:t>ures</w:t>
        </w:r>
      </w:ins>
      <w:r>
        <w:rPr>
          <w:rFonts w:cs="Times New Roman"/>
        </w:rPr>
        <w:t xml:space="preserve"> 2</w:t>
      </w:r>
      <w:r>
        <w:rPr>
          <w:rFonts w:cs="Times New Roman"/>
          <w:lang w:val="en-US"/>
        </w:rPr>
        <w:t>5</w:t>
      </w:r>
      <w:r>
        <w:rPr>
          <w:rFonts w:cs="Times New Roman"/>
        </w:rPr>
        <w:t xml:space="preserve"> and 2</w:t>
      </w:r>
      <w:r>
        <w:rPr>
          <w:rFonts w:cs="Times New Roman"/>
          <w:lang w:val="en-US"/>
        </w:rPr>
        <w:t>6</w:t>
      </w:r>
      <w:r>
        <w:rPr>
          <w:rFonts w:cs="Times New Roman"/>
        </w:rPr>
        <w:t xml:space="preserve"> are the first </w:t>
      </w:r>
      <w:ins w:id="1960" w:author="Chung, Joseph" w:date="2020-08-24T22:55:00Z">
        <w:r>
          <w:rPr>
            <w:rFonts w:cs="Times New Roman"/>
          </w:rPr>
          <w:t xml:space="preserve">and </w:t>
        </w:r>
      </w:ins>
      <w:r>
        <w:rPr>
          <w:rFonts w:cs="Times New Roman"/>
        </w:rPr>
        <w:t>last page</w:t>
      </w:r>
      <w:ins w:id="1961" w:author="Chung, Joseph" w:date="2020-08-24T22:55:00Z">
        <w:r>
          <w:rPr>
            <w:rFonts w:cs="Times New Roman"/>
          </w:rPr>
          <w:t>s</w:t>
        </w:r>
      </w:ins>
      <w:r>
        <w:rPr>
          <w:rFonts w:cs="Times New Roman"/>
        </w:rPr>
        <w:t xml:space="preserve"> of matching resources</w:t>
      </w:r>
      <w:ins w:id="1962" w:author="Chung, Joseph" w:date="2020-08-24T22:55:00Z">
        <w:r>
          <w:rPr>
            <w:rFonts w:cs="Times New Roman"/>
          </w:rPr>
          <w:t xml:space="preserve"> returned by the search engine</w:t>
        </w:r>
      </w:ins>
      <w:r>
        <w:rPr>
          <w:rFonts w:cs="Times New Roman"/>
        </w:rPr>
        <w:t>. The value of the first resource on the first page is the highest, so it is ranked at the top. On the first page (</w:t>
      </w:r>
      <w:ins w:id="1963" w:author="devil" w:date="2020-08-23T11:25:00Z">
        <w:r>
          <w:rPr>
            <w:rFonts w:hint="eastAsia" w:cs="Times New Roman"/>
          </w:rPr>
          <w:t>Fig.</w:t>
        </w:r>
      </w:ins>
      <w:r>
        <w:rPr>
          <w:rFonts w:cs="Times New Roman"/>
        </w:rPr>
        <w:t xml:space="preserve"> 25), most of the resources have much more positive feedback than negative feedback, especially the first </w:t>
      </w:r>
      <w:ins w:id="1964" w:author="Chung, Joseph" w:date="2020-08-24T22:56:00Z">
        <w:r>
          <w:rPr>
            <w:rFonts w:cs="Times New Roman"/>
          </w:rPr>
          <w:t>resource</w:t>
        </w:r>
      </w:ins>
      <w:r>
        <w:rPr>
          <w:rFonts w:cs="Times New Roman"/>
        </w:rPr>
        <w:t>, which has 8</w:t>
      </w:r>
      <w:ins w:id="1965" w:author="Chung, Joseph" w:date="2020-08-24T22:56:00Z">
        <w:r>
          <w:rPr>
            <w:rFonts w:cs="Times New Roman"/>
          </w:rPr>
          <w:t>,</w:t>
        </w:r>
      </w:ins>
      <w:r>
        <w:rPr>
          <w:rFonts w:cs="Times New Roman"/>
        </w:rPr>
        <w:t>468 positive feedback</w:t>
      </w:r>
      <w:ins w:id="1966" w:author="Chung, Joseph" w:date="2020-08-24T22:56:00Z">
        <w:r>
          <w:rPr>
            <w:rFonts w:cs="Times New Roman"/>
          </w:rPr>
          <w:t>s</w:t>
        </w:r>
      </w:ins>
      <w:r>
        <w:rPr>
          <w:rFonts w:cs="Times New Roman"/>
        </w:rPr>
        <w:t xml:space="preserve"> and 41 negative feedback</w:t>
      </w:r>
      <w:ins w:id="1967" w:author="Chung, Joseph" w:date="2020-08-24T22:56:00Z">
        <w:r>
          <w:rPr>
            <w:rFonts w:cs="Times New Roman"/>
          </w:rPr>
          <w:t>s</w:t>
        </w:r>
      </w:ins>
      <w:r>
        <w:rPr>
          <w:rFonts w:cs="Times New Roman"/>
        </w:rPr>
        <w:t>. On the last page</w:t>
      </w:r>
      <w:r>
        <w:rPr>
          <w:rFonts w:cs="Times New Roman"/>
          <w:lang w:val="en-US"/>
        </w:rPr>
        <w:t xml:space="preserve"> (</w:t>
      </w:r>
      <w:ins w:id="1968" w:author="devil" w:date="2020-08-23T11:25:00Z">
        <w:r>
          <w:rPr>
            <w:rFonts w:hint="eastAsia" w:cs="Times New Roman"/>
            <w:lang w:val="en-US"/>
          </w:rPr>
          <w:t>Fig.</w:t>
        </w:r>
      </w:ins>
      <w:r>
        <w:rPr>
          <w:rFonts w:cs="Times New Roman"/>
          <w:lang w:val="en-US"/>
        </w:rPr>
        <w:t xml:space="preserve"> 26)</w:t>
      </w:r>
      <w:r>
        <w:rPr>
          <w:rFonts w:cs="Times New Roman"/>
        </w:rPr>
        <w:t>, all the values become negative numbers. In addition to feedback</w:t>
      </w:r>
      <w:ins w:id="1969" w:author="Chung, Joseph" w:date="2020-08-24T22:58:00Z">
        <w:r>
          <w:rPr>
            <w:rFonts w:cs="Times New Roman"/>
          </w:rPr>
          <w:t>s</w:t>
        </w:r>
      </w:ins>
      <w:r>
        <w:rPr>
          <w:rFonts w:cs="Times New Roman"/>
        </w:rPr>
        <w:t xml:space="preserve">, the number of references and the reliability </w:t>
      </w:r>
      <w:ins w:id="1970" w:author="Chung, Joseph" w:date="2020-08-24T22:58:00Z">
        <w:r>
          <w:rPr>
            <w:rFonts w:cs="Times New Roman"/>
          </w:rPr>
          <w:t xml:space="preserve">values </w:t>
        </w:r>
      </w:ins>
      <w:ins w:id="1971" w:author="Chung, Joseph" w:date="2020-08-24T22:57:00Z">
        <w:r>
          <w:rPr>
            <w:rFonts w:cs="Times New Roman"/>
          </w:rPr>
          <w:t>are also shown</w:t>
        </w:r>
      </w:ins>
      <w:r>
        <w:rPr>
          <w:rFonts w:cs="Times New Roman"/>
        </w:rPr>
        <w:t xml:space="preserve">. The number of resource references on the first page is </w:t>
      </w:r>
      <w:ins w:id="1972" w:author="Chung, Joseph" w:date="2020-08-24T22:58:00Z">
        <w:r>
          <w:rPr>
            <w:rFonts w:cs="Times New Roman"/>
          </w:rPr>
          <w:t xml:space="preserve">generally greater </w:t>
        </w:r>
      </w:ins>
      <w:r>
        <w:rPr>
          <w:rFonts w:cs="Times New Roman"/>
        </w:rPr>
        <w:t xml:space="preserve">and the reliability </w:t>
      </w:r>
      <w:ins w:id="1973" w:author="Chung, Joseph" w:date="2020-08-24T22:58:00Z">
        <w:r>
          <w:rPr>
            <w:rFonts w:cs="Times New Roman"/>
          </w:rPr>
          <w:t xml:space="preserve">values are also </w:t>
        </w:r>
      </w:ins>
      <w:r>
        <w:rPr>
          <w:rFonts w:cs="Times New Roman"/>
        </w:rPr>
        <w:t>higher. One of the reasons for high</w:t>
      </w:r>
      <w:ins w:id="1974" w:author="Chung, Joseph" w:date="2020-08-24T22:59:00Z">
        <w:r>
          <w:rPr>
            <w:rFonts w:cs="Times New Roman"/>
          </w:rPr>
          <w:t>er</w:t>
        </w:r>
      </w:ins>
      <w:r>
        <w:rPr>
          <w:rFonts w:cs="Times New Roman"/>
        </w:rPr>
        <w:t xml:space="preserve"> reliability </w:t>
      </w:r>
      <w:ins w:id="1975" w:author="Chung, Joseph" w:date="2020-08-24T22:59:00Z">
        <w:r>
          <w:rPr>
            <w:rFonts w:cs="Times New Roman"/>
          </w:rPr>
          <w:t xml:space="preserve">values </w:t>
        </w:r>
      </w:ins>
      <w:r>
        <w:rPr>
          <w:rFonts w:cs="Times New Roman"/>
        </w:rPr>
        <w:t xml:space="preserve">is </w:t>
      </w:r>
      <w:ins w:id="1976" w:author="Chung, Joseph" w:date="2020-08-24T22:59:00Z">
        <w:r>
          <w:rPr>
            <w:rFonts w:cs="Times New Roman"/>
          </w:rPr>
          <w:t xml:space="preserve">that </w:t>
        </w:r>
      </w:ins>
      <w:r>
        <w:rPr>
          <w:rFonts w:cs="Times New Roman"/>
        </w:rPr>
        <w:t xml:space="preserve">the user account weighs more. </w:t>
      </w:r>
      <w:ins w:id="1977" w:author="Chung, Joseph" w:date="2020-08-24T23:01:00Z">
        <w:r>
          <w:rPr>
            <w:rFonts w:cs="Times New Roman"/>
          </w:rPr>
          <w:t>The w</w:t>
        </w:r>
      </w:ins>
      <w:r>
        <w:rPr>
          <w:rFonts w:cs="Times New Roman"/>
        </w:rPr>
        <w:t>eight number</w:t>
      </w:r>
      <w:ins w:id="1978" w:author="Chung, Joseph" w:date="2020-08-24T23:01:00Z">
        <w:r>
          <w:rPr>
            <w:rFonts w:cs="Times New Roman"/>
          </w:rPr>
          <w:t>s</w:t>
        </w:r>
      </w:ins>
      <w:r>
        <w:rPr>
          <w:rFonts w:cs="Times New Roman"/>
        </w:rPr>
        <w:t xml:space="preserve"> for different accounts </w:t>
      </w:r>
      <w:ins w:id="1979" w:author="Chung, Joseph" w:date="2020-08-24T22:59:00Z">
        <w:r>
          <w:rPr>
            <w:rFonts w:cs="Times New Roman"/>
          </w:rPr>
          <w:t xml:space="preserve">were </w:t>
        </w:r>
      </w:ins>
      <w:ins w:id="1980" w:author="Chung, Joseph" w:date="2020-08-24T23:01:00Z">
        <w:r>
          <w:rPr>
            <w:rFonts w:cs="Times New Roman"/>
          </w:rPr>
          <w:t xml:space="preserve">varied in </w:t>
        </w:r>
      </w:ins>
      <w:r>
        <w:rPr>
          <w:rFonts w:cs="Times New Roman"/>
        </w:rPr>
        <w:t xml:space="preserve">the experiments, and </w:t>
      </w:r>
      <w:ins w:id="1981" w:author="Joseph Chung" w:date="2020-08-24T23:39:00Z">
        <w:r>
          <w:rPr>
            <w:rFonts w:cs="Times New Roman"/>
          </w:rPr>
          <w:t xml:space="preserve">a </w:t>
        </w:r>
      </w:ins>
      <w:ins w:id="1982" w:author="Chung, Joseph" w:date="2020-08-24T23:01:00Z">
        <w:r>
          <w:rPr>
            <w:rFonts w:cs="Times New Roman"/>
          </w:rPr>
          <w:t xml:space="preserve">set of </w:t>
        </w:r>
      </w:ins>
      <w:ins w:id="1983" w:author="Joseph Chung" w:date="2020-08-24T23:12:00Z">
        <w:r>
          <w:rPr>
            <w:rFonts w:cs="Times New Roman"/>
          </w:rPr>
          <w:t xml:space="preserve">weight </w:t>
        </w:r>
      </w:ins>
      <w:ins w:id="1984" w:author="Chung, Joseph" w:date="2020-08-24T23:01:00Z">
        <w:r>
          <w:rPr>
            <w:rFonts w:cs="Times New Roman"/>
          </w:rPr>
          <w:t>values that emerged</w:t>
        </w:r>
      </w:ins>
      <w:ins w:id="1985" w:author="Chung, Joseph" w:date="2020-08-24T23:02:00Z">
        <w:r>
          <w:rPr>
            <w:rFonts w:cs="Times New Roman"/>
          </w:rPr>
          <w:t xml:space="preserve"> (</w:t>
        </w:r>
      </w:ins>
      <w:r>
        <w:rPr>
          <w:rFonts w:cs="Times New Roman"/>
        </w:rPr>
        <w:t xml:space="preserve">0, 0.5 </w:t>
      </w:r>
      <w:ins w:id="1986" w:author="Chung, Joseph" w:date="2020-08-24T23:02:00Z">
        <w:r>
          <w:rPr>
            <w:rFonts w:cs="Times New Roman"/>
          </w:rPr>
          <w:t xml:space="preserve">and </w:t>
        </w:r>
      </w:ins>
      <w:r>
        <w:rPr>
          <w:rFonts w:cs="Times New Roman"/>
        </w:rPr>
        <w:t>0.8</w:t>
      </w:r>
      <w:ins w:id="1987" w:author="Chung, Joseph" w:date="2020-08-24T23:02:00Z">
        <w:r>
          <w:rPr>
            <w:rFonts w:cs="Times New Roman"/>
          </w:rPr>
          <w:t>)</w:t>
        </w:r>
      </w:ins>
      <w:ins w:id="1988" w:author="Chung, Joseph" w:date="2020-08-24T23:03:00Z">
        <w:r>
          <w:rPr>
            <w:rFonts w:cs="Times New Roman"/>
          </w:rPr>
          <w:t xml:space="preserve"> we</w:t>
        </w:r>
      </w:ins>
      <w:ins w:id="1989" w:author="Chung, Joseph" w:date="2020-08-24T23:02:00Z">
        <w:r>
          <w:rPr>
            <w:rFonts w:cs="Times New Roman"/>
          </w:rPr>
          <w:t xml:space="preserve">re found to be </w:t>
        </w:r>
      </w:ins>
      <w:r>
        <w:rPr>
          <w:rFonts w:cs="Times New Roman"/>
        </w:rPr>
        <w:t>reasonable for uncertified (personal account) user, certified user, and organizational user</w:t>
      </w:r>
      <w:ins w:id="1990" w:author="Chung, Joseph" w:date="2020-08-24T23:03:00Z">
        <w:r>
          <w:rPr>
            <w:rFonts w:cs="Times New Roman"/>
          </w:rPr>
          <w:t>, respectively</w:t>
        </w:r>
      </w:ins>
      <w:r>
        <w:rPr>
          <w:rFonts w:cs="Times New Roman"/>
        </w:rPr>
        <w:t>.</w:t>
      </w:r>
    </w:p>
    <w:p>
      <w:pPr>
        <w:rPr>
          <w:rFonts w:cs="Times New Roman"/>
        </w:rPr>
      </w:pPr>
    </w:p>
    <w:p>
      <w:pPr>
        <w:rPr>
          <w:rFonts w:cs="Times New Roman"/>
        </w:rPr>
      </w:pPr>
      <w:ins w:id="1991" w:author="Joseph Chung" w:date="2020-08-24T23:14:00Z">
        <w:r>
          <w:rPr>
            <w:rFonts w:cs="Times New Roman"/>
          </w:rPr>
          <w:t xml:space="preserve">It should be noted that the above analyses are of experimental </w:t>
        </w:r>
      </w:ins>
      <w:ins w:id="1992" w:author="Joseph Chung" w:date="2020-08-24T23:19:00Z">
        <w:r>
          <w:rPr>
            <w:rFonts w:cs="Times New Roman"/>
          </w:rPr>
          <w:t xml:space="preserve">results </w:t>
        </w:r>
      </w:ins>
      <w:ins w:id="1993" w:author="Joseph Chung" w:date="2020-08-24T23:15:00Z">
        <w:r>
          <w:rPr>
            <w:rFonts w:cs="Times New Roman"/>
          </w:rPr>
          <w:t>and are limited</w:t>
        </w:r>
      </w:ins>
      <w:ins w:id="1994" w:author="Joseph Chung" w:date="2020-08-24T23:16:00Z">
        <w:r>
          <w:rPr>
            <w:rFonts w:cs="Times New Roman"/>
          </w:rPr>
          <w:t xml:space="preserve"> as a result</w:t>
        </w:r>
      </w:ins>
      <w:ins w:id="1995" w:author="Joseph Chung" w:date="2020-08-24T23:14:00Z">
        <w:r>
          <w:rPr>
            <w:rFonts w:cs="Times New Roman"/>
          </w:rPr>
          <w:t xml:space="preserve">. </w:t>
        </w:r>
      </w:ins>
      <w:r>
        <w:rPr>
          <w:rFonts w:cs="Times New Roman"/>
        </w:rPr>
        <w:t xml:space="preserve">First, testing data </w:t>
      </w:r>
      <w:ins w:id="1996" w:author="Joseph Chung" w:date="2020-08-24T23:16:00Z">
        <w:r>
          <w:rPr>
            <w:rFonts w:cs="Times New Roman"/>
          </w:rPr>
          <w:t xml:space="preserve">were </w:t>
        </w:r>
      </w:ins>
      <w:r>
        <w:rPr>
          <w:rFonts w:cs="Times New Roman"/>
        </w:rPr>
        <w:t>mostly artificially generated</w:t>
      </w:r>
      <w:ins w:id="1997" w:author="Joseph Chung" w:date="2020-08-24T23:16:00Z">
        <w:r>
          <w:rPr>
            <w:rFonts w:cs="Times New Roman"/>
          </w:rPr>
          <w:t>. Second</w:t>
        </w:r>
      </w:ins>
      <w:r>
        <w:rPr>
          <w:rFonts w:cs="Times New Roman"/>
        </w:rPr>
        <w:t xml:space="preserve">, </w:t>
      </w:r>
      <w:ins w:id="1998" w:author="Joseph Chung" w:date="2020-08-24T23:17:00Z">
        <w:r>
          <w:rPr>
            <w:rFonts w:cs="Times New Roman"/>
          </w:rPr>
          <w:t xml:space="preserve">resource </w:t>
        </w:r>
      </w:ins>
      <w:ins w:id="1999" w:author="Joseph Chung" w:date="2020-08-24T23:16:00Z">
        <w:r>
          <w:rPr>
            <w:rFonts w:cs="Times New Roman"/>
          </w:rPr>
          <w:t xml:space="preserve">ranking characteristics </w:t>
        </w:r>
      </w:ins>
      <w:ins w:id="2000" w:author="Joseph Chung" w:date="2020-08-24T23:17:00Z">
        <w:r>
          <w:rPr>
            <w:rFonts w:cs="Times New Roman"/>
          </w:rPr>
          <w:t xml:space="preserve">such as </w:t>
        </w:r>
      </w:ins>
      <w:r>
        <w:rPr>
          <w:rFonts w:cs="Times New Roman"/>
        </w:rPr>
        <w:t>reliab</w:t>
      </w:r>
      <w:ins w:id="2001" w:author="Joseph Chung" w:date="2020-08-24T23:17:00Z">
        <w:r>
          <w:rPr>
            <w:rFonts w:cs="Times New Roman"/>
          </w:rPr>
          <w:t xml:space="preserve">ility, user </w:t>
        </w:r>
      </w:ins>
      <w:r>
        <w:rPr>
          <w:rFonts w:cs="Times New Roman"/>
        </w:rPr>
        <w:t>like</w:t>
      </w:r>
      <w:ins w:id="2002" w:author="Joseph Chung" w:date="2020-08-24T23:17:00Z">
        <w:r>
          <w:rPr>
            <w:rFonts w:cs="Times New Roman"/>
          </w:rPr>
          <w:t xml:space="preserve">s, and </w:t>
        </w:r>
      </w:ins>
      <w:ins w:id="2003" w:author="Joseph Chung" w:date="2020-08-24T23:18:00Z">
        <w:r>
          <w:rPr>
            <w:rFonts w:cs="Times New Roman"/>
          </w:rPr>
          <w:t xml:space="preserve">other </w:t>
        </w:r>
      </w:ins>
      <w:ins w:id="2004" w:author="Joseph Chung" w:date="2020-08-24T23:17:00Z">
        <w:r>
          <w:rPr>
            <w:rFonts w:cs="Times New Roman"/>
          </w:rPr>
          <w:t xml:space="preserve">judgments of </w:t>
        </w:r>
      </w:ins>
      <w:ins w:id="2005" w:author="Joseph Chung" w:date="2020-08-24T23:18:00Z">
        <w:r>
          <w:rPr>
            <w:rFonts w:cs="Times New Roman"/>
          </w:rPr>
          <w:t xml:space="preserve">resource </w:t>
        </w:r>
      </w:ins>
      <w:ins w:id="2006" w:author="Joseph Chung" w:date="2020-08-24T23:17:00Z">
        <w:r>
          <w:rPr>
            <w:rFonts w:cs="Times New Roman"/>
          </w:rPr>
          <w:t xml:space="preserve">value </w:t>
        </w:r>
      </w:ins>
      <w:r>
        <w:rPr>
          <w:rFonts w:cs="Times New Roman"/>
        </w:rPr>
        <w:t xml:space="preserve">can be quite subjective. This study demonstrated possible experimental </w:t>
      </w:r>
      <w:ins w:id="2007" w:author="Joseph Chung" w:date="2020-08-24T23:19:00Z">
        <w:r>
          <w:rPr>
            <w:rFonts w:cs="Times New Roman"/>
          </w:rPr>
          <w:t xml:space="preserve">approaches for </w:t>
        </w:r>
      </w:ins>
      <w:r>
        <w:rPr>
          <w:rFonts w:cs="Times New Roman"/>
        </w:rPr>
        <w:t xml:space="preserve">system evaluation. More objective verification </w:t>
      </w:r>
      <w:ins w:id="2008" w:author="Joseph Chung" w:date="2020-08-24T23:21:00Z">
        <w:r>
          <w:rPr>
            <w:rFonts w:cs="Times New Roman"/>
          </w:rPr>
          <w:t xml:space="preserve">can only be obtained through </w:t>
        </w:r>
      </w:ins>
      <w:r>
        <w:rPr>
          <w:rFonts w:cs="Times New Roman"/>
        </w:rPr>
        <w:t xml:space="preserve">real users' feedback after </w:t>
      </w:r>
      <w:ins w:id="2009" w:author="Joseph Chung" w:date="2020-08-24T23:21:00Z">
        <w:r>
          <w:rPr>
            <w:rFonts w:cs="Times New Roman"/>
          </w:rPr>
          <w:t>re</w:t>
        </w:r>
      </w:ins>
      <w:r>
        <w:rPr>
          <w:rFonts w:cs="Times New Roman"/>
        </w:rPr>
        <w:t xml:space="preserve">leasing the system </w:t>
      </w:r>
      <w:ins w:id="2010" w:author="Joseph Chung" w:date="2020-08-24T23:22:00Z">
        <w:r>
          <w:rPr>
            <w:rFonts w:cs="Times New Roman"/>
          </w:rPr>
          <w:t xml:space="preserve">for more </w:t>
        </w:r>
      </w:ins>
      <w:r>
        <w:rPr>
          <w:rFonts w:cs="Times New Roman"/>
        </w:rPr>
        <w:t>public</w:t>
      </w:r>
      <w:ins w:id="2011" w:author="Joseph Chung" w:date="2020-08-24T23:22:00Z">
        <w:r>
          <w:rPr>
            <w:rFonts w:cs="Times New Roman"/>
          </w:rPr>
          <w:t xml:space="preserve"> usage</w:t>
        </w:r>
      </w:ins>
      <w:r>
        <w:rPr>
          <w:rFonts w:cs="Times New Roman"/>
        </w:rPr>
        <w:t>.</w:t>
      </w:r>
    </w:p>
    <w:p>
      <w:pPr>
        <w:rPr>
          <w:rFonts w:cs="Times New Roman"/>
        </w:rPr>
      </w:pPr>
    </w:p>
    <w:p>
      <w:pPr>
        <w:rPr>
          <w:rFonts w:cs="Times New Roman"/>
        </w:rPr>
      </w:pPr>
      <w:ins w:id="2012" w:author="Joseph Chung" w:date="2020-08-24T23:22:00Z">
        <w:r>
          <w:rPr>
            <w:rFonts w:cs="Times New Roman"/>
          </w:rPr>
          <w:t>Lastly</w:t>
        </w:r>
      </w:ins>
      <w:r>
        <w:rPr>
          <w:rFonts w:cs="Times New Roman"/>
        </w:rPr>
        <w:t>, it needs to be pointed out that there is “keywords loss” in layer</w:t>
      </w:r>
      <w:ins w:id="2013" w:author="Joseph Chung" w:date="2020-08-24T23:22:00Z">
        <w:r>
          <w:rPr>
            <w:rFonts w:cs="Times New Roman"/>
          </w:rPr>
          <w:t>s</w:t>
        </w:r>
      </w:ins>
      <w:r>
        <w:rPr>
          <w:rFonts w:cs="Times New Roman"/>
        </w:rPr>
        <w:t xml:space="preserve"> 2 </w:t>
      </w:r>
      <w:ins w:id="2014" w:author="Joseph Chung" w:date="2020-08-24T23:22:00Z">
        <w:r>
          <w:rPr>
            <w:rFonts w:cs="Times New Roman"/>
          </w:rPr>
          <w:t xml:space="preserve">and </w:t>
        </w:r>
      </w:ins>
      <w:r>
        <w:rPr>
          <w:rFonts w:cs="Times New Roman"/>
        </w:rPr>
        <w:t>3. This is mainly because layer 2 stores keywords, but some keywords are not parsed. Layer 3 stores “key-values” in memory, and some keywords can be paged out of the cache due to insufficient storage, as discussed in Section 5.2.5 (Cache Switch).</w:t>
      </w:r>
    </w:p>
    <w:p>
      <w:pPr>
        <w:pStyle w:val="2"/>
        <w:rPr>
          <w:rFonts w:cs="Times New Roman"/>
        </w:rPr>
      </w:pPr>
      <w:bookmarkStart w:id="318" w:name="_Toc827698043"/>
      <w:bookmarkStart w:id="319" w:name="_Toc25842"/>
      <w:bookmarkStart w:id="320" w:name="_Toc4835"/>
      <w:bookmarkStart w:id="321" w:name="_Toc32042"/>
      <w:bookmarkStart w:id="322" w:name="_Toc174546036"/>
      <w:bookmarkStart w:id="323" w:name="_Toc1732345265"/>
      <w:r>
        <w:rPr>
          <w:rFonts w:cs="Times New Roman"/>
        </w:rPr>
        <w:t>7 CONCLUSION</w:t>
      </w:r>
      <w:bookmarkEnd w:id="318"/>
      <w:bookmarkEnd w:id="319"/>
      <w:bookmarkEnd w:id="320"/>
      <w:bookmarkEnd w:id="321"/>
      <w:bookmarkEnd w:id="322"/>
      <w:bookmarkEnd w:id="323"/>
    </w:p>
    <w:p>
      <w:pPr>
        <w:rPr>
          <w:rFonts w:cs="Times New Roman"/>
        </w:rPr>
      </w:pPr>
      <w:r>
        <w:rPr>
          <w:rFonts w:cs="Times New Roman"/>
        </w:rPr>
        <w:t>Although there are many kinds of search engines</w:t>
      </w:r>
      <w:ins w:id="2015" w:author="Joseph Chung" w:date="2020-08-24T23:24:00Z">
        <w:r>
          <w:rPr>
            <w:rFonts w:cs="Times New Roman"/>
          </w:rPr>
          <w:t xml:space="preserve"> </w:t>
        </w:r>
      </w:ins>
      <w:ins w:id="2016" w:author="Joseph Chung" w:date="2020-08-24T23:25:00Z">
        <w:r>
          <w:rPr>
            <w:rFonts w:cs="Times New Roman"/>
          </w:rPr>
          <w:t xml:space="preserve">that are now an important part of </w:t>
        </w:r>
      </w:ins>
      <w:r>
        <w:rPr>
          <w:rFonts w:cs="Times New Roman"/>
        </w:rPr>
        <w:t>people's daily li</w:t>
      </w:r>
      <w:ins w:id="2017" w:author="Joseph Chung" w:date="2020-08-24T23:25:00Z">
        <w:r>
          <w:rPr>
            <w:rFonts w:cs="Times New Roman"/>
          </w:rPr>
          <w:t>ves</w:t>
        </w:r>
      </w:ins>
      <w:r>
        <w:rPr>
          <w:rFonts w:cs="Times New Roman"/>
        </w:rPr>
        <w:t>, there is still room to change</w:t>
      </w:r>
      <w:ins w:id="2018" w:author="Joseph Chung" w:date="2020-08-24T23:25:00Z">
        <w:r>
          <w:rPr>
            <w:rFonts w:cs="Times New Roman"/>
          </w:rPr>
          <w:t xml:space="preserve"> and </w:t>
        </w:r>
      </w:ins>
      <w:r>
        <w:rPr>
          <w:rFonts w:cs="Times New Roman"/>
        </w:rPr>
        <w:t xml:space="preserve">improve. </w:t>
      </w:r>
      <w:ins w:id="2019" w:author="Joseph Chung" w:date="2020-08-24T23:25:00Z">
        <w:r>
          <w:rPr>
            <w:rFonts w:cs="Times New Roman"/>
          </w:rPr>
          <w:t>T</w:t>
        </w:r>
      </w:ins>
      <w:r>
        <w:rPr>
          <w:rFonts w:cs="Times New Roman"/>
        </w:rPr>
        <w:t xml:space="preserve">his project </w:t>
      </w:r>
      <w:ins w:id="2020" w:author="Joseph Chung" w:date="2020-08-24T23:26:00Z">
        <w:r>
          <w:rPr>
            <w:rFonts w:cs="Times New Roman"/>
          </w:rPr>
          <w:t xml:space="preserve">aimed </w:t>
        </w:r>
      </w:ins>
      <w:r>
        <w:rPr>
          <w:rFonts w:cs="Times New Roman"/>
        </w:rPr>
        <w:t xml:space="preserve">to </w:t>
      </w:r>
      <w:ins w:id="2021" w:author="Joseph Chung" w:date="2020-08-24T23:26:00Z">
        <w:r>
          <w:rPr>
            <w:rFonts w:cs="Times New Roman"/>
          </w:rPr>
          <w:t xml:space="preserve">create a search engine </w:t>
        </w:r>
      </w:ins>
      <w:r>
        <w:rPr>
          <w:rFonts w:cs="Times New Roman"/>
        </w:rPr>
        <w:t xml:space="preserve">that is </w:t>
      </w:r>
      <w:ins w:id="2022" w:author="Joseph Chung" w:date="2020-08-24T23:26:00Z">
        <w:r>
          <w:rPr>
            <w:rFonts w:cs="Times New Roman"/>
          </w:rPr>
          <w:t xml:space="preserve">unique and </w:t>
        </w:r>
      </w:ins>
      <w:r>
        <w:rPr>
          <w:rFonts w:cs="Times New Roman"/>
        </w:rPr>
        <w:t>more useful in certain areas. This thesis proposes a novel search engine</w:t>
      </w:r>
      <w:ins w:id="2023" w:author="Joseph Chung" w:date="2020-08-24T23:27:00Z">
        <w:r>
          <w:rPr>
            <w:rFonts w:cs="Times New Roman"/>
          </w:rPr>
          <w:t>,</w:t>
        </w:r>
      </w:ins>
      <w:r>
        <w:rPr>
          <w:rFonts w:cs="Times New Roman"/>
        </w:rPr>
        <w:t xml:space="preserve"> specifically for the field of learning and education. It </w:t>
      </w:r>
      <w:ins w:id="2024" w:author="Joseph Chung" w:date="2020-08-24T23:27:00Z">
        <w:r>
          <w:rPr>
            <w:rFonts w:cs="Times New Roman"/>
          </w:rPr>
          <w:t xml:space="preserve">aims to help </w:t>
        </w:r>
      </w:ins>
      <w:r>
        <w:rPr>
          <w:rFonts w:cs="Times New Roman"/>
        </w:rPr>
        <w:t xml:space="preserve">users to search </w:t>
      </w:r>
      <w:ins w:id="2025" w:author="Joseph Chung" w:date="2020-08-24T23:27:00Z">
        <w:r>
          <w:rPr>
            <w:rFonts w:cs="Times New Roman"/>
          </w:rPr>
          <w:t xml:space="preserve">for </w:t>
        </w:r>
      </w:ins>
      <w:r>
        <w:rPr>
          <w:rFonts w:cs="Times New Roman"/>
        </w:rPr>
        <w:t xml:space="preserve">learning resources, </w:t>
      </w:r>
      <w:ins w:id="2026" w:author="Joseph Chung" w:date="2020-08-24T23:27:00Z">
        <w:r>
          <w:rPr>
            <w:rFonts w:cs="Times New Roman"/>
          </w:rPr>
          <w:t xml:space="preserve">and </w:t>
        </w:r>
      </w:ins>
      <w:r>
        <w:rPr>
          <w:rFonts w:cs="Times New Roman"/>
        </w:rPr>
        <w:t xml:space="preserve">not just any learning resources, but those that are </w:t>
      </w:r>
      <w:ins w:id="2027" w:author="Joseph Chung" w:date="2020-08-24T23:28:00Z">
        <w:r>
          <w:rPr>
            <w:rFonts w:cs="Times New Roman"/>
          </w:rPr>
          <w:t xml:space="preserve">“good”, that is, </w:t>
        </w:r>
      </w:ins>
      <w:r>
        <w:rPr>
          <w:rFonts w:cs="Times New Roman"/>
        </w:rPr>
        <w:t xml:space="preserve">valuable to </w:t>
      </w:r>
      <w:ins w:id="2028" w:author="Joseph Chung" w:date="2020-08-24T23:29:00Z">
        <w:r>
          <w:rPr>
            <w:rFonts w:cs="Times New Roman"/>
          </w:rPr>
          <w:t xml:space="preserve">support </w:t>
        </w:r>
      </w:ins>
      <w:r>
        <w:rPr>
          <w:rFonts w:cs="Times New Roman"/>
        </w:rPr>
        <w:t xml:space="preserve">individual users’ learning </w:t>
      </w:r>
      <w:ins w:id="2029" w:author="Joseph Chung" w:date="2020-08-24T23:29:00Z">
        <w:r>
          <w:rPr>
            <w:rFonts w:cs="Times New Roman"/>
          </w:rPr>
          <w:t>goals.</w:t>
        </w:r>
      </w:ins>
    </w:p>
    <w:p>
      <w:pPr>
        <w:rPr>
          <w:rFonts w:cs="Times New Roman"/>
        </w:rPr>
      </w:pPr>
    </w:p>
    <w:p>
      <w:pPr>
        <w:rPr>
          <w:rFonts w:cs="Times New Roman"/>
        </w:rPr>
      </w:pPr>
      <w:r>
        <w:rPr>
          <w:rFonts w:cs="Times New Roman"/>
        </w:rPr>
        <w:t>This search engine</w:t>
      </w:r>
      <w:ins w:id="2030" w:author="Joseph Chung" w:date="2020-08-24T23:29:00Z">
        <w:r>
          <w:rPr>
            <w:rFonts w:cs="Times New Roman"/>
          </w:rPr>
          <w:t>’s</w:t>
        </w:r>
      </w:ins>
      <w:r>
        <w:rPr>
          <w:rFonts w:cs="Times New Roman"/>
        </w:rPr>
        <w:t xml:space="preserve"> advantages</w:t>
      </w:r>
      <w:ins w:id="2031" w:author="Joseph Chung" w:date="2020-08-24T23:29:00Z">
        <w:r>
          <w:rPr>
            <w:rFonts w:cs="Times New Roman"/>
          </w:rPr>
          <w:t xml:space="preserve"> are the following</w:t>
        </w:r>
      </w:ins>
      <w:r>
        <w:rPr>
          <w:rFonts w:cs="Times New Roman"/>
        </w:rPr>
        <w:t xml:space="preserve">: (1) </w:t>
      </w:r>
      <w:ins w:id="2032" w:author="Joseph Chung" w:date="2020-08-24T23:30:00Z">
        <w:r>
          <w:rPr>
            <w:rFonts w:cs="Times New Roman"/>
          </w:rPr>
          <w:t xml:space="preserve">ensure </w:t>
        </w:r>
      </w:ins>
      <w:r>
        <w:rPr>
          <w:rFonts w:cs="Times New Roman"/>
        </w:rPr>
        <w:t>the quality of search results</w:t>
      </w:r>
      <w:ins w:id="2033" w:author="Joseph Chung" w:date="2020-08-24T23:30:00Z">
        <w:r>
          <w:rPr>
            <w:rFonts w:cs="Times New Roman"/>
          </w:rPr>
          <w:t>,</w:t>
        </w:r>
      </w:ins>
      <w:r>
        <w:rPr>
          <w:rFonts w:cs="Times New Roman"/>
        </w:rPr>
        <w:t xml:space="preserve"> (2) </w:t>
      </w:r>
      <w:ins w:id="2034" w:author="Joseph Chung" w:date="2020-08-24T23:30:00Z">
        <w:r>
          <w:rPr>
            <w:rFonts w:cs="Times New Roman"/>
          </w:rPr>
          <w:t xml:space="preserve">allow </w:t>
        </w:r>
      </w:ins>
      <w:r>
        <w:rPr>
          <w:rFonts w:cs="Times New Roman"/>
        </w:rPr>
        <w:t xml:space="preserve">users </w:t>
      </w:r>
      <w:ins w:id="2035" w:author="Joseph Chung" w:date="2020-08-24T23:30:00Z">
        <w:r>
          <w:rPr>
            <w:rFonts w:cs="Times New Roman"/>
          </w:rPr>
          <w:t xml:space="preserve">to </w:t>
        </w:r>
      </w:ins>
      <w:r>
        <w:rPr>
          <w:rFonts w:cs="Times New Roman"/>
        </w:rPr>
        <w:t xml:space="preserve">focus on </w:t>
      </w:r>
      <w:ins w:id="2036" w:author="Joseph Chung" w:date="2020-08-24T23:30:00Z">
        <w:r>
          <w:rPr>
            <w:rFonts w:cs="Times New Roman"/>
          </w:rPr>
          <w:t xml:space="preserve">their </w:t>
        </w:r>
      </w:ins>
      <w:r>
        <w:rPr>
          <w:rFonts w:cs="Times New Roman"/>
        </w:rPr>
        <w:t xml:space="preserve">learning </w:t>
      </w:r>
      <w:ins w:id="2037" w:author="Joseph Chung" w:date="2020-08-24T23:30:00Z">
        <w:r>
          <w:rPr>
            <w:rFonts w:cs="Times New Roman"/>
          </w:rPr>
          <w:t>goals,</w:t>
        </w:r>
      </w:ins>
      <w:r>
        <w:rPr>
          <w:rFonts w:cs="Times New Roman"/>
        </w:rPr>
        <w:t xml:space="preserve"> </w:t>
      </w:r>
      <w:ins w:id="2038" w:author="Joseph Chung" w:date="2020-08-24T23:30:00Z">
        <w:r>
          <w:rPr>
            <w:rFonts w:cs="Times New Roman"/>
          </w:rPr>
          <w:t xml:space="preserve">and </w:t>
        </w:r>
      </w:ins>
      <w:r>
        <w:rPr>
          <w:rFonts w:cs="Times New Roman"/>
        </w:rPr>
        <w:t xml:space="preserve">(3) </w:t>
      </w:r>
      <w:ins w:id="2039" w:author="Joseph Chung" w:date="2020-08-24T23:30:00Z">
        <w:r>
          <w:rPr>
            <w:rFonts w:cs="Times New Roman"/>
          </w:rPr>
          <w:t xml:space="preserve">ease </w:t>
        </w:r>
      </w:ins>
      <w:r>
        <w:rPr>
          <w:rFonts w:cs="Times New Roman"/>
        </w:rPr>
        <w:t>the development and operation of the search engine system.</w:t>
      </w:r>
    </w:p>
    <w:p>
      <w:pPr>
        <w:rPr>
          <w:rFonts w:cs="Times New Roman"/>
        </w:rPr>
      </w:pPr>
    </w:p>
    <w:p>
      <w:pPr>
        <w:rPr>
          <w:rFonts w:cs="Times New Roman"/>
        </w:rPr>
      </w:pPr>
      <w:ins w:id="2040" w:author="Joseph Chung" w:date="2020-08-24T23:31:00Z">
        <w:r>
          <w:rPr>
            <w:rFonts w:cs="Times New Roman"/>
          </w:rPr>
          <w:t xml:space="preserve">This </w:t>
        </w:r>
      </w:ins>
      <w:ins w:id="2041" w:author="Joseph Chung" w:date="2020-08-24T23:32:00Z">
        <w:r>
          <w:rPr>
            <w:rFonts w:cs="Times New Roman"/>
          </w:rPr>
          <w:t xml:space="preserve">study </w:t>
        </w:r>
      </w:ins>
      <w:r>
        <w:rPr>
          <w:rFonts w:cs="Times New Roman"/>
        </w:rPr>
        <w:t>focuse</w:t>
      </w:r>
      <w:ins w:id="2042" w:author="Joseph Chung" w:date="2020-08-24T23:31:00Z">
        <w:r>
          <w:rPr>
            <w:rFonts w:cs="Times New Roman"/>
          </w:rPr>
          <w:t>d</w:t>
        </w:r>
      </w:ins>
      <w:r>
        <w:rPr>
          <w:rFonts w:cs="Times New Roman"/>
        </w:rPr>
        <w:t xml:space="preserve"> on two </w:t>
      </w:r>
      <w:ins w:id="2043" w:author="Joseph Chung" w:date="2020-08-24T23:31:00Z">
        <w:r>
          <w:rPr>
            <w:rFonts w:cs="Times New Roman"/>
          </w:rPr>
          <w:t xml:space="preserve">main </w:t>
        </w:r>
      </w:ins>
      <w:r>
        <w:rPr>
          <w:rFonts w:cs="Times New Roman"/>
        </w:rPr>
        <w:t>concern</w:t>
      </w:r>
      <w:ins w:id="2044" w:author="Joseph Chung" w:date="2020-08-24T23:31:00Z">
        <w:r>
          <w:rPr>
            <w:rFonts w:cs="Times New Roman"/>
          </w:rPr>
          <w:t>s</w:t>
        </w:r>
      </w:ins>
      <w:r>
        <w:rPr>
          <w:rFonts w:cs="Times New Roman"/>
        </w:rPr>
        <w:t xml:space="preserve"> </w:t>
      </w:r>
      <w:ins w:id="2045" w:author="Joseph Chung" w:date="2020-08-24T23:31:00Z">
        <w:r>
          <w:rPr>
            <w:rFonts w:cs="Times New Roman"/>
          </w:rPr>
          <w:t xml:space="preserve">in the area of </w:t>
        </w:r>
      </w:ins>
      <w:r>
        <w:rPr>
          <w:rFonts w:cs="Times New Roman"/>
        </w:rPr>
        <w:t>search engine</w:t>
      </w:r>
      <w:ins w:id="2046" w:author="Joseph Chung" w:date="2020-08-24T23:31:00Z">
        <w:r>
          <w:rPr>
            <w:rFonts w:cs="Times New Roman"/>
          </w:rPr>
          <w:t xml:space="preserve"> </w:t>
        </w:r>
      </w:ins>
      <w:ins w:id="2047" w:author="Joseph Chung" w:date="2020-08-24T23:32:00Z">
        <w:r>
          <w:rPr>
            <w:rFonts w:cs="Times New Roman"/>
          </w:rPr>
          <w:t xml:space="preserve">research and </w:t>
        </w:r>
      </w:ins>
      <w:ins w:id="2048" w:author="Joseph Chung" w:date="2020-08-24T23:31:00Z">
        <w:r>
          <w:rPr>
            <w:rFonts w:cs="Times New Roman"/>
          </w:rPr>
          <w:t>development</w:t>
        </w:r>
      </w:ins>
      <w:r>
        <w:rPr>
          <w:rFonts w:cs="Times New Roman"/>
        </w:rPr>
        <w:t>: (1) search speed</w:t>
      </w:r>
      <w:ins w:id="2049" w:author="Joseph Chung" w:date="2020-08-24T23:32:00Z">
        <w:r>
          <w:rPr>
            <w:rFonts w:cs="Times New Roman"/>
          </w:rPr>
          <w:t xml:space="preserve"> and </w:t>
        </w:r>
      </w:ins>
      <w:r>
        <w:rPr>
          <w:rFonts w:cs="Times New Roman"/>
        </w:rPr>
        <w:t xml:space="preserve">(2) result ranking. This search engine adopts </w:t>
      </w:r>
      <w:ins w:id="2050" w:author="Joseph Chung" w:date="2020-08-24T23:32:00Z">
        <w:r>
          <w:rPr>
            <w:rFonts w:cs="Times New Roman"/>
          </w:rPr>
          <w:t xml:space="preserve">a </w:t>
        </w:r>
      </w:ins>
      <w:ins w:id="2051" w:author="Joseph Chung" w:date="2020-08-24T23:33:00Z">
        <w:r>
          <w:rPr>
            <w:rFonts w:cs="Times New Roman"/>
          </w:rPr>
          <w:t>three</w:t>
        </w:r>
      </w:ins>
      <w:r>
        <w:rPr>
          <w:rFonts w:cs="Times New Roman"/>
        </w:rPr>
        <w:t xml:space="preserve">-layer storage structure to </w:t>
      </w:r>
      <w:ins w:id="2052" w:author="Joseph Chung" w:date="2020-08-24T23:33:00Z">
        <w:r>
          <w:rPr>
            <w:rFonts w:cs="Times New Roman"/>
          </w:rPr>
          <w:t>improve search speed</w:t>
        </w:r>
      </w:ins>
      <w:r>
        <w:rPr>
          <w:rFonts w:cs="Times New Roman"/>
        </w:rPr>
        <w:t xml:space="preserve">. It uses </w:t>
      </w:r>
      <w:ins w:id="2053" w:author="Joseph Chung" w:date="2020-08-24T23:33:00Z">
        <w:r>
          <w:rPr>
            <w:rFonts w:cs="Times New Roman"/>
          </w:rPr>
          <w:t xml:space="preserve">the </w:t>
        </w:r>
      </w:ins>
      <w:r>
        <w:rPr>
          <w:rFonts w:cs="Times New Roman"/>
          <w:b/>
          <w:bCs/>
        </w:rPr>
        <w:t>LRV</w:t>
      </w:r>
      <w:r>
        <w:rPr>
          <w:rFonts w:cs="Times New Roman"/>
        </w:rPr>
        <w:t xml:space="preserve"> ranking algorithm to </w:t>
      </w:r>
      <w:ins w:id="2054" w:author="Joseph Chung" w:date="2020-08-24T23:34:00Z">
        <w:r>
          <w:rPr>
            <w:rFonts w:cs="Times New Roman"/>
          </w:rPr>
          <w:t xml:space="preserve">usefully </w:t>
        </w:r>
      </w:ins>
      <w:ins w:id="2055" w:author="Joseph Chung" w:date="2020-08-24T23:33:00Z">
        <w:r>
          <w:rPr>
            <w:rFonts w:cs="Times New Roman"/>
          </w:rPr>
          <w:t>rank search results</w:t>
        </w:r>
      </w:ins>
      <w:r>
        <w:rPr>
          <w:rFonts w:cs="Times New Roman"/>
        </w:rPr>
        <w:t xml:space="preserve">. </w:t>
      </w:r>
      <w:ins w:id="2056" w:author="Joseph Chung" w:date="2020-08-24T23:34:00Z">
        <w:r>
          <w:rPr>
            <w:rFonts w:cs="Times New Roman"/>
          </w:rPr>
          <w:t xml:space="preserve">A prototype </w:t>
        </w:r>
      </w:ins>
      <w:r>
        <w:rPr>
          <w:rFonts w:cs="Times New Roman"/>
        </w:rPr>
        <w:t xml:space="preserve">search engine </w:t>
      </w:r>
      <w:ins w:id="2057" w:author="Joseph Chung" w:date="2020-08-24T23:34:00Z">
        <w:r>
          <w:rPr>
            <w:rFonts w:cs="Times New Roman"/>
          </w:rPr>
          <w:t>wa</w:t>
        </w:r>
      </w:ins>
      <w:r>
        <w:rPr>
          <w:rFonts w:cs="Times New Roman"/>
        </w:rPr>
        <w:t xml:space="preserve">s successfully built and tested for this research. </w:t>
      </w:r>
    </w:p>
    <w:p>
      <w:pPr>
        <w:pStyle w:val="3"/>
        <w:rPr>
          <w:rFonts w:cs="Times New Roman"/>
        </w:rPr>
      </w:pPr>
      <w:bookmarkStart w:id="324" w:name="_Toc2869"/>
      <w:bookmarkStart w:id="325" w:name="_Toc22529"/>
      <w:bookmarkStart w:id="326" w:name="_Toc4715"/>
      <w:bookmarkStart w:id="327" w:name="_Toc100661263"/>
      <w:bookmarkStart w:id="328" w:name="_Toc1340933764"/>
      <w:r>
        <w:rPr>
          <w:rFonts w:cs="Times New Roman"/>
        </w:rPr>
        <w:t xml:space="preserve">7.1 </w:t>
      </w:r>
      <w:ins w:id="2058" w:author="Joseph Chung" w:date="2020-08-24T23:35:00Z">
        <w:r>
          <w:rPr>
            <w:rFonts w:cs="Times New Roman"/>
          </w:rPr>
          <w:t xml:space="preserve">Research </w:t>
        </w:r>
      </w:ins>
      <w:r>
        <w:rPr>
          <w:rFonts w:cs="Times New Roman"/>
        </w:rPr>
        <w:t>Contribution</w:t>
      </w:r>
      <w:bookmarkEnd w:id="324"/>
      <w:bookmarkEnd w:id="325"/>
      <w:bookmarkEnd w:id="326"/>
      <w:ins w:id="2059" w:author="Joseph Chung" w:date="2020-08-24T23:35:00Z">
        <w:r>
          <w:rPr>
            <w:rFonts w:cs="Times New Roman"/>
          </w:rPr>
          <w:t>s</w:t>
        </w:r>
        <w:bookmarkEnd w:id="327"/>
        <w:bookmarkEnd w:id="328"/>
      </w:ins>
    </w:p>
    <w:p>
      <w:pPr>
        <w:rPr>
          <w:rFonts w:cs="Times New Roman"/>
        </w:rPr>
      </w:pPr>
      <w:r>
        <w:rPr>
          <w:rFonts w:cs="Times New Roman"/>
        </w:rPr>
        <w:t>To summarize</w:t>
      </w:r>
      <w:ins w:id="2060" w:author="Joseph Chung" w:date="2020-08-24T23:35:00Z">
        <w:r>
          <w:rPr>
            <w:rFonts w:cs="Times New Roman"/>
          </w:rPr>
          <w:t>,</w:t>
        </w:r>
      </w:ins>
      <w:r>
        <w:rPr>
          <w:rFonts w:cs="Times New Roman"/>
        </w:rPr>
        <w:t xml:space="preserve"> the contribution</w:t>
      </w:r>
      <w:ins w:id="2061" w:author="Joseph Chung" w:date="2020-08-24T23:35:00Z">
        <w:r>
          <w:rPr>
            <w:rFonts w:cs="Times New Roman"/>
          </w:rPr>
          <w:t>s</w:t>
        </w:r>
      </w:ins>
      <w:r>
        <w:rPr>
          <w:rFonts w:cs="Times New Roman"/>
        </w:rPr>
        <w:t xml:space="preserve"> of this research</w:t>
      </w:r>
      <w:ins w:id="2062" w:author="Joseph Chung" w:date="2020-08-24T23:35:00Z">
        <w:r>
          <w:rPr>
            <w:rFonts w:cs="Times New Roman"/>
          </w:rPr>
          <w:t xml:space="preserve"> are</w:t>
        </w:r>
      </w:ins>
      <w:r>
        <w:rPr>
          <w:rFonts w:cs="Times New Roman"/>
        </w:rPr>
        <w:t xml:space="preserve">: </w:t>
      </w:r>
    </w:p>
    <w:p>
      <w:pPr>
        <w:numPr>
          <w:ilvl w:val="0"/>
          <w:numId w:val="31"/>
        </w:numPr>
        <w:spacing w:before="200"/>
        <w:rPr>
          <w:rFonts w:eastAsia="Noto Sans CJK SC" w:cs="Times New Roman"/>
        </w:rPr>
      </w:pPr>
      <w:r>
        <w:rPr>
          <w:rFonts w:eastAsia="Noto Sans CJK SC" w:cs="Times New Roman"/>
        </w:rPr>
        <w:t>Research search engine technologies used on learning resources.</w:t>
      </w:r>
    </w:p>
    <w:p>
      <w:pPr>
        <w:numPr>
          <w:ilvl w:val="0"/>
          <w:numId w:val="31"/>
        </w:numPr>
        <w:rPr>
          <w:rFonts w:eastAsia="Noto Sans CJK SC" w:cs="Times New Roman"/>
        </w:rPr>
      </w:pPr>
      <w:r>
        <w:rPr>
          <w:rFonts w:eastAsia="Noto Sans CJK SC" w:cs="Times New Roman"/>
        </w:rPr>
        <w:t>Define the value of learning resources via quantitative methods.</w:t>
      </w:r>
    </w:p>
    <w:p>
      <w:pPr>
        <w:numPr>
          <w:ilvl w:val="0"/>
          <w:numId w:val="31"/>
        </w:numPr>
        <w:rPr>
          <w:rFonts w:eastAsia="Noto Sans CJK SC" w:cs="Times New Roman"/>
        </w:rPr>
      </w:pPr>
      <w:r>
        <w:rPr>
          <w:rFonts w:eastAsia="Noto Sans CJK SC" w:cs="Times New Roman"/>
        </w:rPr>
        <w:t>Propose resources storage and rank in a search engine system.</w:t>
      </w:r>
    </w:p>
    <w:p>
      <w:pPr>
        <w:numPr>
          <w:ilvl w:val="0"/>
          <w:numId w:val="31"/>
        </w:numPr>
        <w:rPr>
          <w:rFonts w:eastAsia="Noto Sans CJK SC" w:cs="Times New Roman"/>
        </w:rPr>
      </w:pPr>
      <w:r>
        <w:rPr>
          <w:rFonts w:eastAsia="Noto Sans CJK SC" w:cs="Times New Roman"/>
        </w:rPr>
        <w:t xml:space="preserve">Build a web application that supports searching of education and learning resources.  </w:t>
      </w:r>
    </w:p>
    <w:p>
      <w:pPr>
        <w:numPr>
          <w:ilvl w:val="0"/>
          <w:numId w:val="31"/>
        </w:numPr>
        <w:rPr>
          <w:rFonts w:eastAsia="Noto Sans CJK SC" w:cs="Times New Roman"/>
        </w:rPr>
      </w:pPr>
      <w:r>
        <w:rPr>
          <w:rFonts w:eastAsia="Noto Sans CJK SC" w:cs="Times New Roman"/>
        </w:rPr>
        <w:t>Design a verification method to locate valuable resources.</w:t>
      </w:r>
    </w:p>
    <w:p>
      <w:pPr>
        <w:numPr>
          <w:ilvl w:val="0"/>
          <w:numId w:val="31"/>
        </w:numPr>
        <w:rPr>
          <w:rFonts w:cs="Times New Roman"/>
        </w:rPr>
      </w:pPr>
      <w:r>
        <w:rPr>
          <w:rFonts w:eastAsia="Noto Sans CJK SC" w:cs="Times New Roman"/>
        </w:rPr>
        <w:t>Apply user behavior to discover resource value.</w:t>
      </w:r>
    </w:p>
    <w:p>
      <w:pPr>
        <w:pStyle w:val="3"/>
        <w:rPr>
          <w:rFonts w:cs="Times New Roman"/>
        </w:rPr>
      </w:pPr>
      <w:bookmarkStart w:id="329" w:name="_Toc31346"/>
      <w:bookmarkStart w:id="330" w:name="_Toc9613"/>
      <w:bookmarkStart w:id="331" w:name="_Toc12497"/>
      <w:bookmarkStart w:id="332" w:name="_Toc1004962180"/>
      <w:bookmarkStart w:id="333" w:name="_Toc1109047753"/>
      <w:r>
        <w:rPr>
          <w:rFonts w:cs="Times New Roman"/>
        </w:rPr>
        <w:t xml:space="preserve">7.2 </w:t>
      </w:r>
      <w:ins w:id="2063" w:author="Joseph Chung" w:date="2020-08-24T23:37:00Z">
        <w:r>
          <w:rPr>
            <w:rFonts w:cs="Times New Roman"/>
          </w:rPr>
          <w:t xml:space="preserve">Limitations </w:t>
        </w:r>
      </w:ins>
      <w:r>
        <w:rPr>
          <w:rFonts w:cs="Times New Roman"/>
        </w:rPr>
        <w:t>and Future Work</w:t>
      </w:r>
      <w:bookmarkEnd w:id="329"/>
      <w:bookmarkEnd w:id="330"/>
      <w:bookmarkEnd w:id="331"/>
      <w:bookmarkEnd w:id="332"/>
      <w:bookmarkEnd w:id="333"/>
    </w:p>
    <w:p>
      <w:pPr>
        <w:rPr>
          <w:rFonts w:cs="Times New Roman"/>
        </w:rPr>
      </w:pPr>
    </w:p>
    <w:p>
      <w:pPr>
        <w:rPr>
          <w:rFonts w:cs="Times New Roman"/>
        </w:rPr>
      </w:pPr>
      <w:r>
        <w:rPr>
          <w:rFonts w:cs="Times New Roman"/>
        </w:rPr>
        <w:t xml:space="preserve">During the research on designing </w:t>
      </w:r>
      <w:r>
        <w:rPr>
          <w:rFonts w:cs="Times New Roman"/>
          <w:b/>
          <w:bCs/>
        </w:rPr>
        <w:t>LRV</w:t>
      </w:r>
      <w:r>
        <w:rPr>
          <w:rFonts w:cs="Times New Roman"/>
        </w:rPr>
        <w:t xml:space="preserve"> algorithms, </w:t>
      </w:r>
      <w:ins w:id="2064" w:author="Joseph Chung" w:date="2020-08-24T23:43:00Z">
        <w:r>
          <w:rPr>
            <w:rFonts w:cs="Times New Roman"/>
          </w:rPr>
          <w:t>two issues were unresolved</w:t>
        </w:r>
      </w:ins>
      <w:r>
        <w:rPr>
          <w:rFonts w:cs="Times New Roman"/>
        </w:rPr>
        <w:t xml:space="preserve">. </w:t>
      </w:r>
      <w:ins w:id="2065" w:author="Joseph Chung" w:date="2020-08-24T23:38:00Z">
        <w:r>
          <w:rPr>
            <w:rFonts w:cs="Times New Roman"/>
          </w:rPr>
          <w:t>A</w:t>
        </w:r>
      </w:ins>
      <w:ins w:id="2066" w:author="Joseph Chung" w:date="2020-08-24T23:37:00Z">
        <w:r>
          <w:rPr>
            <w:rFonts w:cs="Times New Roman"/>
          </w:rPr>
          <w:t xml:space="preserve"> </w:t>
        </w:r>
      </w:ins>
      <w:r>
        <w:rPr>
          <w:rFonts w:cs="Times New Roman"/>
        </w:rPr>
        <w:t>"query timeout" occurs when the database is updated under high pressure</w:t>
      </w:r>
      <w:ins w:id="2067" w:author="Joseph Chung" w:date="2020-08-24T23:38:00Z">
        <w:r>
          <w:rPr>
            <w:rFonts w:cs="Times New Roman"/>
          </w:rPr>
          <w:t>.</w:t>
        </w:r>
      </w:ins>
      <w:r>
        <w:rPr>
          <w:rFonts w:cs="Times New Roman"/>
        </w:rPr>
        <w:t xml:space="preserve"> </w:t>
      </w:r>
      <w:ins w:id="2068" w:author="Joseph Chung" w:date="2020-08-24T23:38:00Z">
        <w:r>
          <w:rPr>
            <w:rFonts w:cs="Times New Roman"/>
          </w:rPr>
          <w:t xml:space="preserve">The </w:t>
        </w:r>
      </w:ins>
      <w:r>
        <w:rPr>
          <w:rFonts w:cs="Times New Roman"/>
        </w:rPr>
        <w:t xml:space="preserve">"Reliability" </w:t>
      </w:r>
      <w:ins w:id="2069" w:author="Joseph Chung" w:date="2020-08-24T23:38:00Z">
        <w:r>
          <w:rPr>
            <w:rFonts w:cs="Times New Roman"/>
          </w:rPr>
          <w:t xml:space="preserve">characteristic of a resource </w:t>
        </w:r>
      </w:ins>
      <w:r>
        <w:rPr>
          <w:rFonts w:cs="Times New Roman"/>
        </w:rPr>
        <w:t xml:space="preserve">has two weights for the certified personal accounts and organizational accounts which cannot be accurately measured for the time being; more </w:t>
      </w:r>
      <w:ins w:id="2070" w:author="Joseph Chung" w:date="2020-08-24T23:40:00Z">
        <w:r>
          <w:rPr>
            <w:rFonts w:cs="Times New Roman"/>
          </w:rPr>
          <w:t xml:space="preserve">experimental </w:t>
        </w:r>
      </w:ins>
      <w:r>
        <w:rPr>
          <w:rFonts w:cs="Times New Roman"/>
        </w:rPr>
        <w:t xml:space="preserve">data </w:t>
      </w:r>
      <w:ins w:id="2071" w:author="Joseph Chung" w:date="2020-08-24T23:41:00Z">
        <w:r>
          <w:rPr>
            <w:rFonts w:cs="Times New Roman"/>
          </w:rPr>
          <w:t>may be helpful in determining these weights</w:t>
        </w:r>
      </w:ins>
      <w:r>
        <w:rPr>
          <w:rFonts w:cs="Times New Roman"/>
        </w:rPr>
        <w:t>.</w:t>
      </w:r>
    </w:p>
    <w:p>
      <w:pPr>
        <w:rPr>
          <w:rFonts w:cs="Times New Roman"/>
        </w:rPr>
      </w:pPr>
    </w:p>
    <w:p>
      <w:pPr>
        <w:rPr>
          <w:rFonts w:cs="Times New Roman"/>
        </w:rPr>
      </w:pPr>
      <w:r>
        <w:rPr>
          <w:rFonts w:cs="Times New Roman"/>
        </w:rPr>
        <w:t xml:space="preserve">The future direction of this research will </w:t>
      </w:r>
      <w:ins w:id="2072" w:author="Joseph Chung" w:date="2020-08-24T23:45:00Z">
        <w:r>
          <w:rPr>
            <w:rFonts w:cs="Times New Roman"/>
          </w:rPr>
          <w:t xml:space="preserve">continue to </w:t>
        </w:r>
      </w:ins>
      <w:r>
        <w:rPr>
          <w:rFonts w:cs="Times New Roman"/>
        </w:rPr>
        <w:t xml:space="preserve">focus on solving two basic issues: storage-query and ranking resources based on </w:t>
      </w:r>
      <w:r>
        <w:rPr>
          <w:rFonts w:cs="Times New Roman"/>
          <w:b/>
          <w:bCs/>
        </w:rPr>
        <w:t>LRV</w:t>
      </w:r>
      <w:r>
        <w:rPr>
          <w:rFonts w:cs="Times New Roman"/>
        </w:rPr>
        <w:t xml:space="preserve">. </w:t>
      </w:r>
      <w:ins w:id="2073" w:author="Joseph Chung" w:date="2020-08-24T23:46:00Z">
        <w:r>
          <w:rPr>
            <w:rFonts w:cs="Times New Roman"/>
          </w:rPr>
          <w:t>To improve the p</w:t>
        </w:r>
      </w:ins>
      <w:r>
        <w:rPr>
          <w:rFonts w:cs="Times New Roman"/>
        </w:rPr>
        <w:t xml:space="preserve">aging </w:t>
      </w:r>
      <w:ins w:id="2074" w:author="Joseph Chung" w:date="2020-08-24T23:46:00Z">
        <w:r>
          <w:rPr>
            <w:rFonts w:cs="Times New Roman"/>
          </w:rPr>
          <w:t xml:space="preserve">strategy </w:t>
        </w:r>
      </w:ins>
      <w:r>
        <w:rPr>
          <w:rFonts w:cs="Times New Roman"/>
        </w:rPr>
        <w:t xml:space="preserve">in the </w:t>
      </w:r>
      <w:ins w:id="2075" w:author="Joseph Chung" w:date="2020-08-24T23:46:00Z">
        <w:r>
          <w:rPr>
            <w:rFonts w:cs="Times New Roman"/>
          </w:rPr>
          <w:t>three</w:t>
        </w:r>
      </w:ins>
      <w:r>
        <w:rPr>
          <w:rFonts w:cs="Times New Roman"/>
        </w:rPr>
        <w:t xml:space="preserve">-layer storage structure, large pages </w:t>
      </w:r>
      <w:ins w:id="2076" w:author="Joseph Chung" w:date="2020-08-24T23:46:00Z">
        <w:r>
          <w:rPr>
            <w:rFonts w:cs="Times New Roman"/>
          </w:rPr>
          <w:t xml:space="preserve">may be </w:t>
        </w:r>
      </w:ins>
      <w:r>
        <w:rPr>
          <w:rFonts w:cs="Times New Roman"/>
        </w:rPr>
        <w:t>further divided into small</w:t>
      </w:r>
      <w:ins w:id="2077" w:author="Joseph Chung" w:date="2020-08-24T23:46:00Z">
        <w:r>
          <w:rPr>
            <w:rFonts w:cs="Times New Roman"/>
          </w:rPr>
          <w:t>er</w:t>
        </w:r>
      </w:ins>
      <w:r>
        <w:rPr>
          <w:rFonts w:cs="Times New Roman"/>
        </w:rPr>
        <w:t xml:space="preserve"> pages. The "query timeout" </w:t>
      </w:r>
      <w:ins w:id="2078" w:author="Joseph Chung" w:date="2020-08-24T23:47:00Z">
        <w:r>
          <w:rPr>
            <w:rFonts w:cs="Times New Roman"/>
          </w:rPr>
          <w:t xml:space="preserve">issue </w:t>
        </w:r>
      </w:ins>
      <w:r>
        <w:rPr>
          <w:rFonts w:cs="Times New Roman"/>
        </w:rPr>
        <w:t xml:space="preserve">when </w:t>
      </w:r>
      <w:ins w:id="2079" w:author="Joseph Chung" w:date="2020-08-24T23:47:00Z">
        <w:r>
          <w:rPr>
            <w:rFonts w:cs="Times New Roman"/>
          </w:rPr>
          <w:t xml:space="preserve">simultaneously </w:t>
        </w:r>
      </w:ins>
      <w:r>
        <w:rPr>
          <w:rFonts w:cs="Times New Roman"/>
        </w:rPr>
        <w:t xml:space="preserve">updating resources </w:t>
      </w:r>
      <w:ins w:id="2080" w:author="Joseph Chung" w:date="2020-08-24T23:47:00Z">
        <w:r>
          <w:rPr>
            <w:rFonts w:cs="Times New Roman"/>
          </w:rPr>
          <w:t xml:space="preserve">might be solved </w:t>
        </w:r>
      </w:ins>
      <w:r>
        <w:rPr>
          <w:rFonts w:cs="Times New Roman"/>
        </w:rPr>
        <w:t>by adding ECS (Elastic Compute Service) servers like Amazon EC2</w:t>
      </w:r>
      <w:r>
        <w:rPr>
          <w:rStyle w:val="18"/>
          <w:rFonts w:cs="Times New Roman"/>
        </w:rPr>
        <w:t>[</w:t>
      </w:r>
      <w:r>
        <w:rPr>
          <w:rStyle w:val="18"/>
          <w:rFonts w:cs="Times New Roman"/>
        </w:rPr>
        <w:endnoteReference w:id="24"/>
      </w:r>
      <w:r>
        <w:rPr>
          <w:rStyle w:val="18"/>
          <w:rFonts w:cs="Times New Roman"/>
        </w:rPr>
        <w:t>]</w:t>
      </w:r>
      <w:r>
        <w:rPr>
          <w:rFonts w:cs="Times New Roman"/>
        </w:rPr>
        <w:t xml:space="preserve">. </w:t>
      </w:r>
      <w:ins w:id="2081" w:author="Joseph Chung" w:date="2020-08-24T23:48:00Z">
        <w:r>
          <w:rPr>
            <w:rFonts w:cs="Times New Roman"/>
          </w:rPr>
          <w:t xml:space="preserve">The Reliability characteristic </w:t>
        </w:r>
      </w:ins>
      <w:r>
        <w:rPr>
          <w:rFonts w:cs="Times New Roman"/>
        </w:rPr>
        <w:t>weight value</w:t>
      </w:r>
      <w:ins w:id="2082" w:author="Joseph Chung" w:date="2020-08-24T23:48:00Z">
        <w:r>
          <w:rPr>
            <w:rFonts w:cs="Times New Roman"/>
          </w:rPr>
          <w:t xml:space="preserve">s </w:t>
        </w:r>
      </w:ins>
      <w:ins w:id="2083" w:author="Joseph Chung" w:date="2020-08-24T23:49:00Z">
        <w:r>
          <w:rPr>
            <w:rFonts w:cs="Times New Roman"/>
          </w:rPr>
          <w:t xml:space="preserve">could be </w:t>
        </w:r>
      </w:ins>
      <w:ins w:id="2084" w:author="Joseph Chung" w:date="2020-08-24T23:50:00Z">
        <w:r>
          <w:rPr>
            <w:rFonts w:cs="Times New Roman"/>
          </w:rPr>
          <w:t xml:space="preserve">made more reasonable </w:t>
        </w:r>
      </w:ins>
      <w:ins w:id="2085" w:author="Joseph Chung" w:date="2020-08-24T23:49:00Z">
        <w:r>
          <w:rPr>
            <w:rFonts w:cs="Times New Roman"/>
          </w:rPr>
          <w:t>through more experiments</w:t>
        </w:r>
      </w:ins>
      <w:r>
        <w:rPr>
          <w:rFonts w:cs="Times New Roman"/>
        </w:rPr>
        <w:t xml:space="preserve"> or </w:t>
      </w:r>
      <w:ins w:id="2086" w:author="Joseph Chung" w:date="2020-08-24T23:49:00Z">
        <w:r>
          <w:rPr>
            <w:rFonts w:cs="Times New Roman"/>
          </w:rPr>
          <w:t xml:space="preserve">by </w:t>
        </w:r>
      </w:ins>
      <w:r>
        <w:rPr>
          <w:rFonts w:cs="Times New Roman"/>
        </w:rPr>
        <w:t>using real user feedback</w:t>
      </w:r>
      <w:ins w:id="2087" w:author="Joseph Chung" w:date="2020-08-24T23:50:00Z">
        <w:r>
          <w:rPr>
            <w:rFonts w:cs="Times New Roman"/>
          </w:rPr>
          <w:t>.</w:t>
        </w:r>
      </w:ins>
    </w:p>
    <w:p>
      <w:pPr>
        <w:rPr>
          <w:rFonts w:cs="Times New Roman"/>
        </w:rPr>
      </w:pPr>
    </w:p>
    <w:p>
      <w:pPr>
        <w:rPr>
          <w:rFonts w:cs="Times New Roman"/>
        </w:rPr>
      </w:pPr>
      <w:r>
        <w:rPr>
          <w:rFonts w:cs="Times New Roman"/>
        </w:rPr>
        <w:t xml:space="preserve">As a software application, the system must pass the actual test of running live </w:t>
      </w:r>
      <w:ins w:id="2088" w:author="Joseph Chung" w:date="2020-08-24T23:50:00Z">
        <w:r>
          <w:rPr>
            <w:rFonts w:cs="Times New Roman"/>
          </w:rPr>
          <w:t>on the Internet</w:t>
        </w:r>
      </w:ins>
      <w:r>
        <w:rPr>
          <w:rFonts w:cs="Times New Roman"/>
        </w:rPr>
        <w:t xml:space="preserve">. If more students, teachers, and educational institutions use this system, more resources will be collected and recognized. A practical search engine system for learning and educational resources can </w:t>
      </w:r>
      <w:ins w:id="2089" w:author="Joseph Chung" w:date="2020-08-24T23:51:00Z">
        <w:r>
          <w:rPr>
            <w:rFonts w:cs="Times New Roman"/>
          </w:rPr>
          <w:t xml:space="preserve">benefit many </w:t>
        </w:r>
      </w:ins>
      <w:r>
        <w:rPr>
          <w:rFonts w:cs="Times New Roman"/>
        </w:rPr>
        <w:t>people in this massive and ever-changing knowledge world.</w:t>
      </w:r>
    </w:p>
    <w:p>
      <w:pPr>
        <w:pStyle w:val="2"/>
        <w:rPr>
          <w:rFonts w:cs="Times New Roman"/>
        </w:rPr>
      </w:pPr>
      <w:bookmarkStart w:id="334" w:name="_Toc22557"/>
      <w:bookmarkStart w:id="335" w:name="_Toc12875"/>
      <w:bookmarkStart w:id="336" w:name="_Toc4656"/>
      <w:bookmarkStart w:id="337" w:name="_Toc1501080018"/>
      <w:bookmarkStart w:id="338" w:name="_Toc435973643"/>
      <w:r>
        <w:rPr>
          <w:rFonts w:cs="Times New Roman"/>
        </w:rPr>
        <w:t>REFERENCES</w:t>
      </w:r>
      <w:bookmarkEnd w:id="334"/>
      <w:bookmarkEnd w:id="335"/>
      <w:bookmarkEnd w:id="336"/>
      <w:bookmarkEnd w:id="337"/>
      <w:bookmarkEnd w:id="338"/>
    </w:p>
    <w:sectPr>
      <w:headerReference r:id="rId17" w:type="first"/>
      <w:footerReference r:id="rId19" w:type="first"/>
      <w:footerReference r:id="rId18" w:type="default"/>
      <w:endnotePr>
        <w:numFmt w:val="decimal"/>
      </w:endnotePr>
      <w:pgSz w:w="11911" w:h="16832"/>
      <w:pgMar w:top="1440" w:right="1440" w:bottom="1440" w:left="1440" w:header="0" w:footer="720" w:gutter="0"/>
      <w:pgNumType w:start="1"/>
      <w:cols w:space="0" w:num="1"/>
      <w:formProt w:val="0"/>
      <w:titlePg/>
      <w:docGrid w:linePitch="10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Chung, Joseph" w:date="2020-08-22T17:18:00Z" w:initials="JC">
    <w:p w14:paraId="9FBDD462">
      <w:pPr>
        <w:pStyle w:val="14"/>
      </w:pPr>
      <w:r>
        <w:t xml:space="preserve">Use a period after </w:t>
      </w:r>
      <w:r>
        <w:rPr>
          <w:rFonts w:hint="eastAsia"/>
        </w:rPr>
        <w:t>Fig.</w:t>
      </w:r>
      <w:r>
        <w:t xml:space="preserve"> number.</w:t>
      </w:r>
    </w:p>
  </w:comment>
  <w:comment w:id="1" w:author="Chung, Joseph" w:date="2020-08-24T20:04:00Z" w:initials="JC">
    <w:p w14:paraId="4FD75482">
      <w:pPr>
        <w:pStyle w:val="14"/>
      </w:pPr>
      <w:r>
        <w:t>What is the unit of data size?</w:t>
      </w:r>
    </w:p>
  </w:comment>
  <w:comment w:id="2" w:author="devil" w:date="2020-08-25T21:28:10Z" w:initials="d">
    <w:p w14:paraId="36CB7B70">
      <w:pPr>
        <w:pStyle w:val="14"/>
        <w:rPr>
          <w:rFonts w:hint="default"/>
          <w:lang w:val="en"/>
        </w:rPr>
      </w:pPr>
      <w:r>
        <w:rPr>
          <w:rFonts w:hint="default"/>
          <w:lang w:val="en"/>
        </w:rPr>
        <w:t>Resources, adding now</w:t>
      </w:r>
    </w:p>
  </w:comment>
  <w:comment w:id="3" w:author="Chung, Joseph" w:date="2020-08-24T20:07:00Z" w:initials="JC">
    <w:p w14:paraId="27E7E1C0">
      <w:pPr>
        <w:pStyle w:val="14"/>
      </w:pPr>
      <w:r>
        <w:t>Not clear what “data” is referring to here.</w:t>
      </w:r>
    </w:p>
  </w:comment>
  <w:comment w:id="4" w:author="devil" w:date="2020-08-25T21:31:56Z" w:initials="d">
    <w:p w14:paraId="65FE8F08">
      <w:pPr>
        <w:pStyle w:val="14"/>
        <w:rPr>
          <w:rFonts w:hint="default"/>
          <w:lang w:val="en"/>
        </w:rPr>
      </w:pPr>
      <w:r>
        <w:rPr>
          <w:rFonts w:hint="default"/>
          <w:lang w:val="en"/>
        </w:rPr>
        <w:t>resources</w:t>
      </w:r>
    </w:p>
  </w:comment>
  <w:comment w:id="5" w:author="Chung, Joseph" w:date="2020-08-24T20:17:00Z" w:initials="JC">
    <w:p w14:paraId="F6BDC513">
      <w:pPr>
        <w:pStyle w:val="14"/>
      </w:pPr>
      <w:r>
        <w:t>Fig. 21?</w:t>
      </w:r>
    </w:p>
  </w:comment>
  <w:comment w:id="6" w:author="Chung, Joseph" w:date="2020-08-24T22:09:00Z" w:initials="JC">
    <w:p w14:paraId="D75F336E">
      <w:pPr>
        <w:pStyle w:val="14"/>
      </w:pPr>
      <w:r>
        <w:t>Fig. 24 – Need to correct spelling of title; should be “Experiment 4”</w:t>
      </w:r>
    </w:p>
  </w:comment>
  <w:comment w:id="7" w:author="devil" w:date="2020-08-25T22:24:03Z" w:initials="d">
    <w:p w14:paraId="5EFD235F">
      <w:pPr>
        <w:pStyle w:val="14"/>
        <w:rPr>
          <w:rFonts w:hint="default"/>
          <w:lang w:val="en"/>
        </w:rPr>
      </w:pPr>
      <w:r>
        <w:rPr>
          <w:rFonts w:hint="default"/>
          <w:lang w:val="en"/>
        </w:rPr>
        <w:t>Dr. Joe, I may need your help here, to translate my idea, it is told below. Thank you a lot</w:t>
      </w:r>
    </w:p>
  </w:comment>
  <w:comment w:id="8" w:author="Chung, Joseph [2]" w:date="2020-08-24T23:11:00Z" w:initials="JC">
    <w:p w14:paraId="BFE81DBB">
      <w:pPr>
        <w:pStyle w:val="14"/>
      </w:pPr>
      <w:r>
        <w:t>Is this a valid description of Experiment 5?</w:t>
      </w:r>
    </w:p>
  </w:comment>
  <w:comment w:id="9" w:author="devil" w:date="2020-08-25T22:19:17Z" w:initials="d">
    <w:p w14:paraId="DEF399D1">
      <w:pPr>
        <w:pStyle w:val="14"/>
        <w:rPr>
          <w:rFonts w:hint="default"/>
          <w:lang w:val="en"/>
        </w:rPr>
      </w:pPr>
      <w:r>
        <w:rPr>
          <w:rFonts w:hint="default"/>
          <w:lang w:val="en"/>
        </w:rPr>
        <w:t>Not likely, this experiment is to test the return results matches LRV and the rank seems reasonable to readers. Reasonable means more views, rates, positive and reliable. These are what LRV concern about.</w:t>
      </w:r>
    </w:p>
  </w:comment>
  <w:comment w:id="10" w:author="Chung, Joseph" w:date="2020-08-24T22:44:00Z" w:initials="JC">
    <w:p w14:paraId="4EDD6776">
      <w:pPr>
        <w:pStyle w:val="14"/>
      </w:pPr>
      <w:r>
        <w:rPr>
          <w:rStyle w:val="13"/>
        </w:rPr>
        <w:t>Can’t see the number of pages at the bottom of these screenshots.</w:t>
      </w:r>
    </w:p>
  </w:comment>
  <w:comment w:id="11" w:author="devil" w:date="2020-08-25T22:13:51Z" w:initials="d">
    <w:p w14:paraId="F9F1F27C">
      <w:pPr>
        <w:pStyle w:val="14"/>
        <w:rPr>
          <w:rFonts w:hint="default"/>
          <w:lang w:val="en"/>
        </w:rPr>
      </w:pPr>
      <w:r>
        <w:rPr>
          <w:rFonts w:hint="default"/>
          <w:lang w:val="en"/>
        </w:rPr>
        <w:t>Em.... Actually, its small, but is there, if you scale larger figure 26, you will see the page numbers in each layer part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9FBDD462" w15:done="1"/>
  <w15:commentEx w15:paraId="4FD75482" w15:done="1"/>
  <w15:commentEx w15:paraId="36CB7B70" w15:done="1" w15:paraIdParent="4FD75482"/>
  <w15:commentEx w15:paraId="27E7E1C0" w15:done="1"/>
  <w15:commentEx w15:paraId="65FE8F08" w15:done="1" w15:paraIdParent="27E7E1C0"/>
  <w15:commentEx w15:paraId="F6BDC513" w15:done="1"/>
  <w15:commentEx w15:paraId="D75F336E" w15:done="1"/>
  <w15:commentEx w15:paraId="5EFD235F" w15:done="0"/>
  <w15:commentEx w15:paraId="BFE81DBB" w15:done="0"/>
  <w15:commentEx w15:paraId="DEF399D1" w15:done="0" w15:paraIdParent="BFE81DBB"/>
  <w15:commentEx w15:paraId="4EDD6776" w15:done="0"/>
  <w15:commentEx w15:paraId="F9F1F27C" w15:done="0" w15:paraIdParent="4EDD6776"/>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50">
    <w:p>
      <w:pPr>
        <w:spacing w:line="240" w:lineRule="auto"/>
      </w:pPr>
      <w:r>
        <w:separator/>
      </w:r>
    </w:p>
  </w:endnote>
  <w:endnote w:type="continuationSeparator" w:id="51">
    <w:p>
      <w:pPr>
        <w:spacing w:line="240" w:lineRule="auto"/>
      </w:pPr>
      <w:r>
        <w:continuationSeparator/>
      </w:r>
    </w:p>
  </w:endnote>
  <w:endnote w:id="0">
    <w:p>
      <w:pPr>
        <w:pStyle w:val="20"/>
        <w:numPr>
          <w:ilvl w:val="0"/>
          <w:numId w:val="1"/>
        </w:numPr>
        <w:spacing w:line="480" w:lineRule="auto"/>
        <w:ind w:left="110" w:hanging="110"/>
        <w:jc w:val="left"/>
        <w:rPr>
          <w:rStyle w:val="18"/>
          <w:rFonts w:cs="Times New Roman"/>
          <w:sz w:val="22"/>
          <w:vertAlign w:val="baseline"/>
          <w:lang w:val="en-US"/>
        </w:rPr>
      </w:pPr>
      <w:ins w:id="25" w:author="Microsoft Office User" w:date="2020-08-22T20:55:00Z">
        <w:r>
          <w:rPr>
            <w:rFonts w:cs="Times New Roman"/>
            <w:sz w:val="22"/>
            <w:lang w:val="en-US"/>
          </w:rPr>
          <w:t xml:space="preserve">Y. M. </w:t>
        </w:r>
      </w:ins>
      <w:r>
        <w:rPr>
          <w:rStyle w:val="18"/>
          <w:rFonts w:cs="Times New Roman"/>
          <w:sz w:val="22"/>
          <w:vertAlign w:val="baseline"/>
          <w:lang w:val="en-US"/>
        </w:rPr>
        <w:t>Patil</w:t>
      </w:r>
      <w:ins w:id="26" w:author="Microsoft Office User" w:date="2020-08-22T20:55:00Z">
        <w:r>
          <w:rPr>
            <w:rFonts w:cs="Times New Roman"/>
            <w:sz w:val="22"/>
            <w:lang w:val="en-US"/>
          </w:rPr>
          <w:t xml:space="preserve"> </w:t>
        </w:r>
      </w:ins>
      <w:r>
        <w:rPr>
          <w:rStyle w:val="18"/>
          <w:rFonts w:cs="Times New Roman"/>
          <w:sz w:val="22"/>
          <w:vertAlign w:val="baseline"/>
          <w:lang w:val="en-US"/>
        </w:rPr>
        <w:t>and S</w:t>
      </w:r>
      <w:ins w:id="27" w:author="Microsoft Office User" w:date="2020-08-22T20:55:00Z">
        <w:r>
          <w:rPr>
            <w:rFonts w:cs="Times New Roman"/>
            <w:sz w:val="22"/>
            <w:lang w:val="en-US"/>
          </w:rPr>
          <w:t>.</w:t>
        </w:r>
      </w:ins>
      <w:r>
        <w:rPr>
          <w:rStyle w:val="18"/>
          <w:rFonts w:cs="Times New Roman"/>
          <w:sz w:val="22"/>
          <w:vertAlign w:val="baseline"/>
          <w:lang w:val="en-US"/>
        </w:rPr>
        <w:t xml:space="preserve"> Patil. “Review of Web Crawlers with Specification and Working.” 2016.</w:t>
      </w:r>
    </w:p>
  </w:endnote>
  <w:endnote w:id="1">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Google LLC</w:t>
      </w:r>
      <w:r>
        <w:rPr>
          <w:rStyle w:val="18"/>
          <w:rFonts w:hint="eastAsia" w:cs="Times New Roman"/>
          <w:sz w:val="22"/>
          <w:vertAlign w:val="baseline"/>
          <w:lang w:val="en-US"/>
        </w:rPr>
        <w:t>. (</w:t>
      </w:r>
      <w:r>
        <w:rPr>
          <w:rStyle w:val="18"/>
          <w:rFonts w:cs="Times New Roman"/>
          <w:sz w:val="22"/>
          <w:vertAlign w:val="baseline"/>
          <w:lang w:val="en-US"/>
        </w:rPr>
        <w:t>2019</w:t>
      </w:r>
      <w:r>
        <w:rPr>
          <w:rStyle w:val="18"/>
          <w:rFonts w:hint="eastAsia" w:cs="Times New Roman"/>
          <w:sz w:val="22"/>
          <w:vertAlign w:val="baseline"/>
          <w:lang w:val="en-US"/>
        </w:rPr>
        <w:t xml:space="preserve">) </w:t>
      </w:r>
      <w:r>
        <w:fldChar w:fldCharType="begin"/>
      </w:r>
      <w:r>
        <w:instrText xml:space="preserve"> HYPERLINK "https://support.google.com/webmasters/answer/182072?hl=en" </w:instrText>
      </w:r>
      <w:r>
        <w:fldChar w:fldCharType="separate"/>
      </w:r>
      <w:r>
        <w:rPr>
          <w:rStyle w:val="18"/>
          <w:rFonts w:cs="Times New Roman"/>
          <w:sz w:val="22"/>
          <w:vertAlign w:val="baseline"/>
          <w:lang w:val="en-US"/>
        </w:rPr>
        <w:t>"Googlebot"</w:t>
      </w:r>
      <w:r>
        <w:rPr>
          <w:rStyle w:val="18"/>
          <w:rFonts w:cs="Times New Roman"/>
          <w:sz w:val="22"/>
          <w:vertAlign w:val="baseline"/>
          <w:lang w:val="en-US"/>
        </w:rPr>
        <w:fldChar w:fldCharType="end"/>
      </w:r>
      <w:r>
        <w:rPr>
          <w:rStyle w:val="18"/>
          <w:rFonts w:cs="Times New Roman"/>
          <w:sz w:val="22"/>
          <w:vertAlign w:val="baseline"/>
          <w:lang w:val="en-US"/>
        </w:rPr>
        <w:t>. [</w:t>
      </w:r>
      <w:r>
        <w:rPr>
          <w:rStyle w:val="18"/>
          <w:rFonts w:hint="eastAsia" w:cs="Times New Roman"/>
          <w:sz w:val="22"/>
          <w:vertAlign w:val="baseline"/>
          <w:lang w:val="en-US"/>
        </w:rPr>
        <w:t>Online</w:t>
      </w:r>
      <w:r>
        <w:rPr>
          <w:rStyle w:val="18"/>
          <w:rFonts w:cs="Times New Roman"/>
          <w:sz w:val="22"/>
          <w:vertAlign w:val="baseline"/>
          <w:lang w:val="en-US"/>
        </w:rPr>
        <w:t xml:space="preserve">]. </w:t>
      </w:r>
      <w:r>
        <w:rPr>
          <w:rStyle w:val="18"/>
          <w:rFonts w:hint="eastAsia" w:cs="Times New Roman"/>
          <w:sz w:val="22"/>
          <w:vertAlign w:val="baseline"/>
          <w:lang w:val="en-US"/>
        </w:rPr>
        <w:t>Available:</w:t>
      </w:r>
      <w:r>
        <w:rPr>
          <w:rFonts w:hint="eastAsia" w:cs="Times New Roman"/>
          <w:sz w:val="22"/>
          <w:lang w:val="en-US"/>
        </w:rPr>
        <w:t xml:space="preserve"> </w:t>
      </w:r>
      <w:r>
        <w:fldChar w:fldCharType="begin"/>
      </w:r>
      <w:r>
        <w:instrText xml:space="preserve"> HYPERLINK "https://support.google.com/webmasters/answer/182072?hl=en" </w:instrText>
      </w:r>
      <w:r>
        <w:fldChar w:fldCharType="separate"/>
      </w:r>
      <w:r>
        <w:rPr>
          <w:rStyle w:val="18"/>
          <w:rFonts w:cs="Times New Roman"/>
          <w:sz w:val="22"/>
          <w:vertAlign w:val="baseline"/>
          <w:lang w:val="en-US"/>
        </w:rPr>
        <w:t>https://support.google.com/webmasters/answer/182072?hl=en</w:t>
      </w:r>
      <w:r>
        <w:rPr>
          <w:rStyle w:val="18"/>
          <w:rFonts w:cs="Times New Roman"/>
          <w:sz w:val="22"/>
          <w:vertAlign w:val="baseline"/>
          <w:lang w:val="en-US"/>
        </w:rPr>
        <w:fldChar w:fldCharType="end"/>
      </w:r>
    </w:p>
  </w:endnote>
  <w:endnote w:id="2">
    <w:p>
      <w:pPr>
        <w:pStyle w:val="20"/>
        <w:numPr>
          <w:ilvl w:val="0"/>
          <w:numId w:val="1"/>
        </w:numPr>
        <w:spacing w:line="480" w:lineRule="auto"/>
        <w:ind w:left="110" w:hanging="110"/>
        <w:jc w:val="left"/>
        <w:rPr>
          <w:rStyle w:val="18"/>
          <w:rFonts w:cs="Times New Roman"/>
          <w:sz w:val="22"/>
          <w:vertAlign w:val="baseline"/>
          <w:lang w:val="en-US"/>
        </w:rPr>
      </w:pPr>
      <w:ins w:id="28" w:author="Microsoft Office User" w:date="2020-08-22T20:59:00Z">
        <w:r>
          <w:rPr>
            <w:rStyle w:val="18"/>
            <w:rFonts w:cs="Times New Roman"/>
            <w:sz w:val="22"/>
            <w:vertAlign w:val="baseline"/>
            <w:lang w:val="en-US"/>
          </w:rPr>
          <w:t>B</w:t>
        </w:r>
      </w:ins>
      <w:ins w:id="29" w:author="Microsoft Office User" w:date="2020-08-22T20:59:00Z">
        <w:r>
          <w:rPr>
            <w:rFonts w:cs="Times New Roman"/>
            <w:sz w:val="22"/>
            <w:lang w:val="en-US"/>
          </w:rPr>
          <w:t>.</w:t>
        </w:r>
      </w:ins>
      <w:ins w:id="30" w:author="Microsoft Office User" w:date="2020-08-22T20:59:00Z">
        <w:r>
          <w:rPr>
            <w:rStyle w:val="18"/>
            <w:rFonts w:cs="Times New Roman"/>
            <w:sz w:val="22"/>
            <w:vertAlign w:val="baseline"/>
            <w:lang w:val="en-US"/>
          </w:rPr>
          <w:t xml:space="preserve"> Schwartz</w:t>
        </w:r>
      </w:ins>
      <w:r>
        <w:rPr>
          <w:rFonts w:hint="eastAsia" w:eastAsia="宋体" w:cs="Times New Roman"/>
          <w:sz w:val="22"/>
          <w:lang w:val="en-US"/>
        </w:rPr>
        <w:t>.</w:t>
      </w:r>
      <w:r>
        <w:rPr>
          <w:rStyle w:val="18"/>
          <w:rFonts w:hint="eastAsia" w:cs="Times New Roman"/>
          <w:sz w:val="22"/>
          <w:vertAlign w:val="baseline"/>
          <w:lang w:val="en-US"/>
        </w:rPr>
        <w:t xml:space="preserve"> (</w:t>
      </w:r>
      <w:r>
        <w:rPr>
          <w:rStyle w:val="18"/>
          <w:rFonts w:cs="Times New Roman"/>
          <w:sz w:val="22"/>
          <w:vertAlign w:val="baseline"/>
          <w:lang w:val="en-US"/>
        </w:rPr>
        <w:t>Jan 28, 2013</w:t>
      </w:r>
      <w:r>
        <w:rPr>
          <w:rStyle w:val="18"/>
          <w:rFonts w:hint="eastAsia" w:cs="Times New Roman"/>
          <w:sz w:val="22"/>
          <w:vertAlign w:val="baseline"/>
          <w:lang w:val="en-US"/>
        </w:rPr>
        <w:t xml:space="preserve">) </w:t>
      </w:r>
      <w:r>
        <w:fldChar w:fldCharType="begin"/>
      </w:r>
      <w:r>
        <w:instrText xml:space="preserve"> HYPERLINK "https://www.seroundtable.com/bingbot-crawling-much-16273.html" </w:instrText>
      </w:r>
      <w:r>
        <w:fldChar w:fldCharType="separate"/>
      </w:r>
      <w:r>
        <w:rPr>
          <w:rStyle w:val="18"/>
          <w:rFonts w:cs="Times New Roman"/>
          <w:sz w:val="22"/>
          <w:vertAlign w:val="baseline"/>
          <w:lang w:val="en-US"/>
        </w:rPr>
        <w:t>"BingBot Crawl Activity Surging?"</w:t>
      </w:r>
      <w:r>
        <w:rPr>
          <w:rStyle w:val="18"/>
          <w:rFonts w:cs="Times New Roman"/>
          <w:sz w:val="22"/>
          <w:vertAlign w:val="baseline"/>
          <w:lang w:val="en-US"/>
        </w:rPr>
        <w:fldChar w:fldCharType="end"/>
      </w:r>
      <w:r>
        <w:rPr>
          <w:rStyle w:val="18"/>
          <w:rFonts w:cs="Times New Roman"/>
          <w:sz w:val="22"/>
          <w:vertAlign w:val="baseline"/>
          <w:lang w:val="en-US"/>
        </w:rPr>
        <w:t xml:space="preserve"> [</w:t>
      </w:r>
      <w:r>
        <w:rPr>
          <w:rStyle w:val="18"/>
          <w:rFonts w:hint="eastAsia" w:cs="Times New Roman"/>
          <w:sz w:val="22"/>
          <w:vertAlign w:val="baseline"/>
          <w:lang w:val="en-US"/>
        </w:rPr>
        <w:t>Online</w:t>
      </w:r>
      <w:r>
        <w:rPr>
          <w:rStyle w:val="18"/>
          <w:rFonts w:cs="Times New Roman"/>
          <w:sz w:val="22"/>
          <w:vertAlign w:val="baseline"/>
          <w:lang w:val="en-US"/>
        </w:rPr>
        <w:t>]</w:t>
      </w:r>
      <w:r>
        <w:rPr>
          <w:rStyle w:val="18"/>
          <w:rFonts w:hint="eastAsia" w:cs="Times New Roman"/>
          <w:sz w:val="22"/>
          <w:vertAlign w:val="baseline"/>
          <w:lang w:val="en-US"/>
        </w:rPr>
        <w:t>.</w:t>
      </w:r>
      <w:r>
        <w:rPr>
          <w:rStyle w:val="18"/>
          <w:rFonts w:cs="Times New Roman"/>
          <w:sz w:val="22"/>
          <w:vertAlign w:val="baseline"/>
          <w:lang w:val="en-US"/>
        </w:rPr>
        <w:t xml:space="preserve"> </w:t>
      </w:r>
      <w:r>
        <w:rPr>
          <w:rStyle w:val="18"/>
          <w:rFonts w:hint="eastAsia" w:cs="Times New Roman"/>
          <w:sz w:val="22"/>
          <w:vertAlign w:val="baseline"/>
          <w:lang w:val="en-US"/>
        </w:rPr>
        <w:t xml:space="preserve">Available: </w:t>
      </w:r>
      <w:r>
        <w:fldChar w:fldCharType="begin"/>
      </w:r>
      <w:r>
        <w:instrText xml:space="preserve"> HYPERLINK "https://www.seroundtable.com/bingbot-crawling-much-16273.html" </w:instrText>
      </w:r>
      <w:r>
        <w:fldChar w:fldCharType="separate"/>
      </w:r>
      <w:r>
        <w:rPr>
          <w:rStyle w:val="18"/>
          <w:rFonts w:cs="Times New Roman"/>
          <w:sz w:val="22"/>
          <w:vertAlign w:val="baseline"/>
          <w:lang w:val="en-US"/>
        </w:rPr>
        <w:t>https://www.seroundtable.com/bingbot-crawling-much-16273.html</w:t>
      </w:r>
      <w:r>
        <w:rPr>
          <w:rStyle w:val="18"/>
          <w:rFonts w:cs="Times New Roman"/>
          <w:sz w:val="22"/>
          <w:vertAlign w:val="baseline"/>
          <w:lang w:val="en-US"/>
        </w:rPr>
        <w:fldChar w:fldCharType="end"/>
      </w:r>
      <w:ins w:id="31" w:author="Microsoft Office User" w:date="2020-08-22T21:23:00Z">
        <w:r>
          <w:rPr>
            <w:rFonts w:cs="Times New Roman"/>
            <w:sz w:val="22"/>
            <w:lang w:val="en-US"/>
          </w:rPr>
          <w:t xml:space="preserve"> </w:t>
        </w:r>
      </w:ins>
    </w:p>
  </w:endnote>
  <w:endnote w:id="3">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 xml:space="preserve">C. M. </w:t>
      </w:r>
      <w:ins w:id="32" w:author="Microsoft Office User" w:date="2020-08-22T20:56:00Z">
        <w:r>
          <w:rPr>
            <w:rFonts w:cs="Times New Roman"/>
            <w:sz w:val="22"/>
            <w:lang w:val="en-US"/>
          </w:rPr>
          <w:t>Bowman</w:t>
        </w:r>
      </w:ins>
      <w:ins w:id="33" w:author="Microsoft Office User" w:date="2020-08-22T20:57:00Z">
        <w:r>
          <w:rPr>
            <w:rFonts w:cs="Times New Roman"/>
            <w:sz w:val="22"/>
            <w:lang w:val="en-US"/>
          </w:rPr>
          <w:t xml:space="preserve">, </w:t>
        </w:r>
      </w:ins>
      <w:ins w:id="34" w:author="Microsoft Office User" w:date="2020-08-22T20:59:00Z">
        <w:r>
          <w:rPr>
            <w:rFonts w:cs="Times New Roman"/>
            <w:sz w:val="22"/>
            <w:lang w:val="en-US"/>
          </w:rPr>
          <w:t>P. Danzig</w:t>
        </w:r>
      </w:ins>
      <w:ins w:id="35" w:author="Microsoft Office User" w:date="2020-08-22T21:11:00Z">
        <w:r>
          <w:rPr>
            <w:rFonts w:cs="Times New Roman"/>
            <w:sz w:val="22"/>
            <w:lang w:val="en-US"/>
          </w:rPr>
          <w:t xml:space="preserve">, and </w:t>
        </w:r>
      </w:ins>
      <w:ins w:id="36" w:author="Microsoft Office User" w:date="2020-08-22T20:59:00Z">
        <w:r>
          <w:rPr>
            <w:rFonts w:cs="Times New Roman"/>
            <w:sz w:val="22"/>
            <w:lang w:val="en-US"/>
          </w:rPr>
          <w:t>M. Schwartz.</w:t>
        </w:r>
      </w:ins>
      <w:r>
        <w:rPr>
          <w:rStyle w:val="18"/>
          <w:rFonts w:cs="Times New Roman"/>
          <w:sz w:val="22"/>
          <w:vertAlign w:val="baseline"/>
          <w:lang w:val="en-US"/>
        </w:rPr>
        <w:t xml:space="preserve"> “Scalable Internet resource discovery: research problems and approaches.” Commun</w:t>
      </w:r>
      <w:ins w:id="37" w:author="Microsoft Office User" w:date="2020-08-22T21:19:00Z">
        <w:r>
          <w:rPr>
            <w:rFonts w:cs="Times New Roman"/>
            <w:sz w:val="22"/>
            <w:lang w:val="en-US"/>
          </w:rPr>
          <w:t>ication</w:t>
        </w:r>
      </w:ins>
      <w:ins w:id="38" w:author="Microsoft Office User" w:date="2020-08-22T21:21:00Z">
        <w:r>
          <w:rPr>
            <w:rFonts w:cs="Times New Roman"/>
            <w:sz w:val="22"/>
            <w:lang w:val="en-US"/>
          </w:rPr>
          <w:t>s</w:t>
        </w:r>
      </w:ins>
      <w:ins w:id="39" w:author="Microsoft Office User" w:date="2020-08-22T21:19:00Z">
        <w:r>
          <w:rPr>
            <w:rFonts w:cs="Times New Roman"/>
            <w:sz w:val="22"/>
            <w:lang w:val="en-US"/>
          </w:rPr>
          <w:t xml:space="preserve"> of the</w:t>
        </w:r>
      </w:ins>
      <w:r>
        <w:rPr>
          <w:rStyle w:val="18"/>
          <w:rFonts w:cs="Times New Roman"/>
          <w:sz w:val="22"/>
          <w:vertAlign w:val="baseline"/>
          <w:lang w:val="en-US"/>
        </w:rPr>
        <w:t xml:space="preserve"> ACM</w:t>
      </w:r>
      <w:ins w:id="40" w:author="Microsoft Office User" w:date="2020-08-22T21:19:00Z">
        <w:r>
          <w:rPr>
            <w:rFonts w:cs="Times New Roman"/>
            <w:sz w:val="22"/>
            <w:lang w:val="en-US"/>
          </w:rPr>
          <w:t>.</w:t>
        </w:r>
      </w:ins>
      <w:r>
        <w:rPr>
          <w:rStyle w:val="18"/>
          <w:rFonts w:cs="Times New Roman"/>
          <w:sz w:val="22"/>
          <w:vertAlign w:val="baseline"/>
          <w:lang w:val="en-US"/>
        </w:rPr>
        <w:t> </w:t>
      </w:r>
      <w:ins w:id="41" w:author="Microsoft Office User" w:date="2020-08-22T21:21:00Z">
        <w:r>
          <w:rPr>
            <w:rFonts w:cs="Times New Roman"/>
            <w:sz w:val="22"/>
            <w:lang w:val="en-US"/>
          </w:rPr>
          <w:t xml:space="preserve">Vol. </w:t>
        </w:r>
      </w:ins>
      <w:r>
        <w:rPr>
          <w:rStyle w:val="18"/>
          <w:rFonts w:cs="Times New Roman"/>
          <w:sz w:val="22"/>
          <w:vertAlign w:val="baseline"/>
          <w:lang w:val="en-US"/>
        </w:rPr>
        <w:t>37</w:t>
      </w:r>
      <w:ins w:id="42" w:author="Microsoft Office User" w:date="2020-08-22T21:22:00Z">
        <w:r>
          <w:rPr>
            <w:rFonts w:cs="Times New Roman"/>
            <w:sz w:val="22"/>
            <w:lang w:val="en-US"/>
          </w:rPr>
          <w:t>(8),</w:t>
        </w:r>
      </w:ins>
      <w:ins w:id="43" w:author="Microsoft Office User" w:date="2020-08-22T21:23:00Z">
        <w:r>
          <w:rPr>
            <w:rFonts w:cs="Times New Roman"/>
            <w:sz w:val="22"/>
            <w:lang w:val="en-US"/>
          </w:rPr>
          <w:t xml:space="preserve"> </w:t>
        </w:r>
      </w:ins>
      <w:ins w:id="44" w:author="Microsoft Office User" w:date="2020-08-22T21:21:00Z">
        <w:r>
          <w:rPr>
            <w:rFonts w:cs="Times New Roman"/>
            <w:sz w:val="22"/>
            <w:lang w:val="en-US"/>
          </w:rPr>
          <w:t>2001</w:t>
        </w:r>
      </w:ins>
      <w:ins w:id="45" w:author="Microsoft Office User" w:date="2020-08-22T21:22:00Z">
        <w:r>
          <w:rPr>
            <w:rFonts w:cs="Times New Roman"/>
            <w:sz w:val="22"/>
            <w:lang w:val="en-US"/>
          </w:rPr>
          <w:t>.</w:t>
        </w:r>
      </w:ins>
    </w:p>
  </w:endnote>
  <w:endnote w:id="4">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S</w:t>
      </w:r>
      <w:ins w:id="46" w:author="Microsoft Office User" w:date="2020-08-22T21:00:00Z">
        <w:r>
          <w:rPr>
            <w:rFonts w:cs="Times New Roman"/>
            <w:sz w:val="22"/>
            <w:lang w:val="en-US"/>
          </w:rPr>
          <w:t>.</w:t>
        </w:r>
      </w:ins>
      <w:r>
        <w:rPr>
          <w:rStyle w:val="18"/>
          <w:rFonts w:cs="Times New Roman"/>
          <w:sz w:val="22"/>
          <w:vertAlign w:val="baseline"/>
          <w:lang w:val="en-US"/>
        </w:rPr>
        <w:t xml:space="preserve"> Ghemawat, H</w:t>
      </w:r>
      <w:ins w:id="47" w:author="Microsoft Office User" w:date="2020-08-22T21:00:00Z">
        <w:r>
          <w:rPr>
            <w:rFonts w:cs="Times New Roman"/>
            <w:sz w:val="22"/>
            <w:lang w:val="en-US"/>
          </w:rPr>
          <w:t>.</w:t>
        </w:r>
      </w:ins>
      <w:r>
        <w:rPr>
          <w:rStyle w:val="18"/>
          <w:rFonts w:cs="Times New Roman"/>
          <w:sz w:val="22"/>
          <w:vertAlign w:val="baseline"/>
          <w:lang w:val="en-US"/>
        </w:rPr>
        <w:t xml:space="preserve"> Gobioff, </w:t>
      </w:r>
      <w:ins w:id="48" w:author="Microsoft Office User" w:date="2020-08-22T21:24:00Z">
        <w:r>
          <w:rPr>
            <w:rFonts w:cs="Times New Roman"/>
            <w:sz w:val="22"/>
            <w:lang w:val="en-US"/>
          </w:rPr>
          <w:t xml:space="preserve">and </w:t>
        </w:r>
      </w:ins>
      <w:r>
        <w:rPr>
          <w:rStyle w:val="18"/>
          <w:rFonts w:cs="Times New Roman"/>
          <w:sz w:val="22"/>
          <w:vertAlign w:val="baseline"/>
          <w:lang w:val="en-US"/>
        </w:rPr>
        <w:t>S</w:t>
      </w:r>
      <w:ins w:id="49" w:author="Microsoft Office User" w:date="2020-08-22T21:00:00Z">
        <w:r>
          <w:rPr>
            <w:rFonts w:cs="Times New Roman"/>
            <w:sz w:val="22"/>
            <w:lang w:val="en-US"/>
          </w:rPr>
          <w:t xml:space="preserve">. </w:t>
        </w:r>
      </w:ins>
      <w:r>
        <w:rPr>
          <w:rStyle w:val="18"/>
          <w:rFonts w:cs="Times New Roman"/>
          <w:sz w:val="22"/>
          <w:vertAlign w:val="baseline"/>
          <w:lang w:val="en-US"/>
        </w:rPr>
        <w:t>T</w:t>
      </w:r>
      <w:ins w:id="50" w:author="Microsoft Office User" w:date="2020-08-22T21:00:00Z">
        <w:r>
          <w:rPr>
            <w:rFonts w:cs="Times New Roman"/>
            <w:sz w:val="22"/>
            <w:lang w:val="en-US"/>
          </w:rPr>
          <w:t>.</w:t>
        </w:r>
      </w:ins>
      <w:r>
        <w:rPr>
          <w:rStyle w:val="18"/>
          <w:rFonts w:cs="Times New Roman"/>
          <w:sz w:val="22"/>
          <w:vertAlign w:val="baseline"/>
          <w:lang w:val="en-US"/>
        </w:rPr>
        <w:t xml:space="preserve"> Leung. </w:t>
      </w:r>
      <w:ins w:id="51" w:author="Microsoft Office User" w:date="2020-08-22T21:12:00Z">
        <w:r>
          <w:rPr>
            <w:rFonts w:cs="Times New Roman"/>
            <w:sz w:val="22"/>
            <w:lang w:val="en-US"/>
          </w:rPr>
          <w:t>“</w:t>
        </w:r>
      </w:ins>
      <w:r>
        <w:rPr>
          <w:rStyle w:val="18"/>
          <w:rFonts w:cs="Times New Roman"/>
          <w:sz w:val="22"/>
          <w:vertAlign w:val="baseline"/>
          <w:lang w:val="en-US"/>
        </w:rPr>
        <w:t>The Google file system</w:t>
      </w:r>
      <w:ins w:id="52" w:author="Microsoft Office User" w:date="2020-08-22T21:12:00Z">
        <w:r>
          <w:rPr>
            <w:rFonts w:cs="Times New Roman"/>
            <w:sz w:val="22"/>
            <w:lang w:val="en-US"/>
          </w:rPr>
          <w:t>,</w:t>
        </w:r>
      </w:ins>
      <w:ins w:id="53" w:author="Microsoft Office User" w:date="2020-08-22T21:11:00Z">
        <w:r>
          <w:rPr>
            <w:rFonts w:cs="Times New Roman"/>
            <w:sz w:val="22"/>
            <w:lang w:val="en-US"/>
          </w:rPr>
          <w:t>”</w:t>
        </w:r>
      </w:ins>
      <w:r>
        <w:rPr>
          <w:rStyle w:val="18"/>
          <w:rFonts w:cs="Times New Roman"/>
          <w:sz w:val="22"/>
          <w:vertAlign w:val="baseline"/>
          <w:lang w:val="en-US"/>
        </w:rPr>
        <w:t xml:space="preserve"> Proc of SOSP 2003. New York: ACM, 2003:</w:t>
      </w:r>
      <w:r>
        <w:rPr>
          <w:rStyle w:val="18"/>
          <w:rFonts w:hint="eastAsia" w:cs="Times New Roman"/>
          <w:sz w:val="22"/>
          <w:vertAlign w:val="baseline"/>
          <w:lang w:val="en-US"/>
        </w:rPr>
        <w:t xml:space="preserve"> pp. </w:t>
      </w:r>
      <w:r>
        <w:rPr>
          <w:rStyle w:val="18"/>
          <w:rFonts w:cs="Times New Roman"/>
          <w:sz w:val="22"/>
          <w:vertAlign w:val="baseline"/>
          <w:lang w:val="en-US"/>
        </w:rPr>
        <w:t>29-43</w:t>
      </w:r>
    </w:p>
  </w:endnote>
  <w:endnote w:id="5">
    <w:p>
      <w:pPr>
        <w:pStyle w:val="20"/>
        <w:numPr>
          <w:ilvl w:val="0"/>
          <w:numId w:val="1"/>
        </w:numPr>
        <w:spacing w:line="480" w:lineRule="auto"/>
        <w:ind w:left="110" w:hanging="110"/>
        <w:jc w:val="left"/>
        <w:rPr>
          <w:rStyle w:val="18"/>
          <w:rFonts w:cs="Times New Roman"/>
          <w:sz w:val="22"/>
          <w:vertAlign w:val="baseline"/>
          <w:lang w:val="en-US"/>
        </w:rPr>
      </w:pPr>
      <w:ins w:id="54" w:author="Microsoft Office User" w:date="2020-08-22T21:08:00Z">
        <w:r>
          <w:rPr>
            <w:rFonts w:cs="Times New Roman"/>
            <w:sz w:val="22"/>
            <w:lang w:val="en-US"/>
          </w:rPr>
          <w:t xml:space="preserve">D. </w:t>
        </w:r>
      </w:ins>
      <w:r>
        <w:rPr>
          <w:rStyle w:val="18"/>
          <w:rFonts w:cs="Times New Roman"/>
          <w:sz w:val="22"/>
          <w:vertAlign w:val="baseline"/>
          <w:lang w:val="en-US"/>
        </w:rPr>
        <w:t xml:space="preserve">Zhang and </w:t>
      </w:r>
      <w:ins w:id="55" w:author="Microsoft Office User" w:date="2020-08-22T21:08:00Z">
        <w:r>
          <w:rPr>
            <w:rStyle w:val="18"/>
            <w:rFonts w:cs="Times New Roman"/>
            <w:sz w:val="22"/>
            <w:vertAlign w:val="baseline"/>
            <w:lang w:val="en-US"/>
          </w:rPr>
          <w:t>Y</w:t>
        </w:r>
      </w:ins>
      <w:ins w:id="56" w:author="Microsoft Office User" w:date="2020-08-22T21:08:00Z">
        <w:r>
          <w:rPr>
            <w:rFonts w:cs="Times New Roman"/>
            <w:sz w:val="22"/>
            <w:lang w:val="en-US"/>
          </w:rPr>
          <w:t>.</w:t>
        </w:r>
      </w:ins>
      <w:ins w:id="57" w:author="Microsoft Office User" w:date="2020-08-22T21:08:00Z">
        <w:r>
          <w:rPr>
            <w:rStyle w:val="18"/>
            <w:rFonts w:cs="Times New Roman"/>
            <w:sz w:val="22"/>
            <w:vertAlign w:val="baseline"/>
            <w:lang w:val="en-US"/>
          </w:rPr>
          <w:t xml:space="preserve"> </w:t>
        </w:r>
      </w:ins>
      <w:r>
        <w:rPr>
          <w:rStyle w:val="18"/>
          <w:rFonts w:cs="Times New Roman"/>
          <w:sz w:val="22"/>
          <w:vertAlign w:val="baseline"/>
          <w:lang w:val="en-US"/>
        </w:rPr>
        <w:t>Dong. “An efficient algorithm to rank Web resources.” Comput</w:t>
      </w:r>
      <w:ins w:id="58" w:author="Microsoft Office User" w:date="2020-08-22T21:24:00Z">
        <w:r>
          <w:rPr>
            <w:rFonts w:cs="Times New Roman"/>
            <w:sz w:val="22"/>
            <w:lang w:val="en-US"/>
          </w:rPr>
          <w:t>er</w:t>
        </w:r>
      </w:ins>
      <w:r>
        <w:rPr>
          <w:rStyle w:val="18"/>
          <w:rFonts w:cs="Times New Roman"/>
          <w:sz w:val="22"/>
          <w:vertAlign w:val="baseline"/>
          <w:lang w:val="en-US"/>
        </w:rPr>
        <w:t xml:space="preserve"> Networks 33 (2000): </w:t>
      </w:r>
      <w:r>
        <w:rPr>
          <w:rStyle w:val="18"/>
          <w:rFonts w:hint="eastAsia" w:cs="Times New Roman"/>
          <w:sz w:val="22"/>
          <w:vertAlign w:val="baseline"/>
          <w:lang w:val="en-US"/>
        </w:rPr>
        <w:t xml:space="preserve">pp. </w:t>
      </w:r>
      <w:r>
        <w:rPr>
          <w:rStyle w:val="18"/>
          <w:rFonts w:cs="Times New Roman"/>
          <w:sz w:val="22"/>
          <w:vertAlign w:val="baseline"/>
          <w:lang w:val="en-US"/>
        </w:rPr>
        <w:t>449-455.</w:t>
      </w:r>
    </w:p>
  </w:endnote>
  <w:endnote w:id="6">
    <w:p>
      <w:pPr>
        <w:pStyle w:val="20"/>
        <w:numPr>
          <w:ilvl w:val="0"/>
          <w:numId w:val="1"/>
        </w:numPr>
        <w:spacing w:line="480" w:lineRule="auto"/>
        <w:ind w:left="110" w:hanging="110"/>
        <w:jc w:val="left"/>
        <w:rPr>
          <w:rStyle w:val="18"/>
          <w:rFonts w:cs="Times New Roman"/>
          <w:sz w:val="22"/>
          <w:vertAlign w:val="baseline"/>
          <w:lang w:val="en-US"/>
        </w:rPr>
      </w:pPr>
      <w:ins w:id="59" w:author="Microsoft Office User" w:date="2020-08-22T21:08:00Z">
        <w:r>
          <w:rPr>
            <w:rStyle w:val="18"/>
            <w:rFonts w:cs="Times New Roman"/>
            <w:sz w:val="22"/>
            <w:vertAlign w:val="baseline"/>
            <w:lang w:val="en-US"/>
          </w:rPr>
          <w:t xml:space="preserve">C. </w:t>
        </w:r>
      </w:ins>
      <w:r>
        <w:rPr>
          <w:rStyle w:val="18"/>
          <w:rFonts w:cs="Times New Roman"/>
          <w:sz w:val="22"/>
          <w:vertAlign w:val="baseline"/>
          <w:lang w:val="en-US"/>
        </w:rPr>
        <w:t>Bowman</w:t>
      </w:r>
      <w:ins w:id="60" w:author="Microsoft Office User" w:date="2020-08-22T21:24:00Z">
        <w:r>
          <w:rPr>
            <w:rFonts w:cs="Times New Roman"/>
            <w:sz w:val="22"/>
            <w:lang w:val="en-US"/>
          </w:rPr>
          <w:t xml:space="preserve"> and</w:t>
        </w:r>
      </w:ins>
      <w:r>
        <w:rPr>
          <w:rStyle w:val="18"/>
          <w:rFonts w:cs="Times New Roman"/>
          <w:sz w:val="22"/>
          <w:vertAlign w:val="baseline"/>
          <w:lang w:val="en-US"/>
        </w:rPr>
        <w:t xml:space="preserve"> </w:t>
      </w:r>
      <w:ins w:id="61" w:author="Microsoft Office User" w:date="2020-08-22T21:08:00Z">
        <w:r>
          <w:rPr>
            <w:rStyle w:val="18"/>
            <w:rFonts w:cs="Times New Roman"/>
            <w:sz w:val="22"/>
            <w:vertAlign w:val="baseline"/>
            <w:lang w:val="en-US"/>
          </w:rPr>
          <w:t xml:space="preserve">V. </w:t>
        </w:r>
      </w:ins>
      <w:r>
        <w:rPr>
          <w:rStyle w:val="18"/>
          <w:rFonts w:cs="Times New Roman"/>
          <w:sz w:val="22"/>
          <w:vertAlign w:val="baseline"/>
          <w:lang w:val="en-US"/>
        </w:rPr>
        <w:t>Ambrosini</w:t>
      </w:r>
      <w:ins w:id="62" w:author="Microsoft Office User" w:date="2020-08-22T21:08:00Z">
        <w:r>
          <w:rPr>
            <w:rFonts w:cs="Times New Roman"/>
            <w:sz w:val="22"/>
            <w:lang w:val="en-US"/>
          </w:rPr>
          <w:t>.</w:t>
        </w:r>
      </w:ins>
      <w:r>
        <w:rPr>
          <w:rStyle w:val="18"/>
          <w:rFonts w:cs="Times New Roman"/>
          <w:sz w:val="22"/>
          <w:vertAlign w:val="baseline"/>
          <w:lang w:val="en-US"/>
        </w:rPr>
        <w:t xml:space="preserve"> </w:t>
      </w:r>
      <w:ins w:id="63" w:author="Microsoft Office User" w:date="2020-08-22T21:24:00Z">
        <w:r>
          <w:rPr>
            <w:rFonts w:cs="Times New Roman"/>
            <w:sz w:val="22"/>
            <w:lang w:val="en-US"/>
          </w:rPr>
          <w:t>“</w:t>
        </w:r>
      </w:ins>
      <w:r>
        <w:rPr>
          <w:rStyle w:val="18"/>
          <w:rFonts w:cs="Times New Roman"/>
          <w:sz w:val="22"/>
          <w:vertAlign w:val="baseline"/>
          <w:lang w:val="en-US"/>
        </w:rPr>
        <w:t>Identifying Valuable Resources</w:t>
      </w:r>
      <w:ins w:id="64" w:author="Microsoft Office User" w:date="2020-08-22T21:25:00Z">
        <w:r>
          <w:rPr>
            <w:rFonts w:cs="Times New Roman"/>
            <w:sz w:val="22"/>
            <w:lang w:val="en-US"/>
          </w:rPr>
          <w:t>,</w:t>
        </w:r>
      </w:ins>
      <w:ins w:id="65" w:author="Microsoft Office User" w:date="2020-08-22T21:24:00Z">
        <w:r>
          <w:rPr>
            <w:rFonts w:cs="Times New Roman"/>
            <w:sz w:val="22"/>
            <w:lang w:val="en-US"/>
          </w:rPr>
          <w:t>”</w:t>
        </w:r>
      </w:ins>
      <w:ins w:id="66" w:author="Microsoft Office User" w:date="2020-08-22T21:25:00Z">
        <w:r>
          <w:rPr>
            <w:rFonts w:cs="Times New Roman"/>
            <w:sz w:val="22"/>
            <w:lang w:val="en-US"/>
          </w:rPr>
          <w:t xml:space="preserve"> </w:t>
        </w:r>
      </w:ins>
      <w:r>
        <w:rPr>
          <w:rStyle w:val="18"/>
          <w:rFonts w:cs="Times New Roman"/>
          <w:sz w:val="22"/>
          <w:vertAlign w:val="baseline"/>
          <w:lang w:val="en-US"/>
        </w:rPr>
        <w:t>European Management Journal, Vol</w:t>
      </w:r>
      <w:ins w:id="67" w:author="Microsoft Office User" w:date="2020-08-22T21:27:00Z">
        <w:r>
          <w:rPr>
            <w:rFonts w:cs="Times New Roman"/>
            <w:sz w:val="22"/>
            <w:lang w:val="en-US"/>
          </w:rPr>
          <w:t>.</w:t>
        </w:r>
      </w:ins>
      <w:r>
        <w:rPr>
          <w:rStyle w:val="18"/>
          <w:rFonts w:cs="Times New Roman"/>
          <w:sz w:val="22"/>
          <w:vertAlign w:val="baseline"/>
          <w:lang w:val="en-US"/>
        </w:rPr>
        <w:t xml:space="preserve"> 25</w:t>
      </w:r>
      <w:ins w:id="68" w:author="Microsoft Office User" w:date="2020-08-22T21:25:00Z">
        <w:r>
          <w:rPr>
            <w:rFonts w:cs="Times New Roman"/>
            <w:sz w:val="22"/>
            <w:lang w:val="en-US"/>
          </w:rPr>
          <w:t>(4)</w:t>
        </w:r>
      </w:ins>
      <w:r>
        <w:rPr>
          <w:rStyle w:val="18"/>
          <w:rFonts w:cs="Times New Roman"/>
          <w:sz w:val="22"/>
          <w:vertAlign w:val="baseline"/>
          <w:lang w:val="en-US"/>
        </w:rPr>
        <w:t>,</w:t>
      </w:r>
      <w:ins w:id="69" w:author="Microsoft Office User" w:date="2020-08-22T21:25:00Z">
        <w:r>
          <w:rPr>
            <w:rFonts w:cs="Times New Roman"/>
            <w:sz w:val="22"/>
            <w:lang w:val="en-US"/>
          </w:rPr>
          <w:t xml:space="preserve"> </w:t>
        </w:r>
      </w:ins>
      <w:r>
        <w:rPr>
          <w:rStyle w:val="18"/>
          <w:rFonts w:cs="Times New Roman"/>
          <w:sz w:val="22"/>
          <w:vertAlign w:val="baseline"/>
          <w:lang w:val="en-US"/>
        </w:rPr>
        <w:t>2007,</w:t>
      </w:r>
      <w:r>
        <w:rPr>
          <w:rStyle w:val="18"/>
          <w:rFonts w:hint="eastAsia" w:cs="Times New Roman"/>
          <w:sz w:val="22"/>
          <w:vertAlign w:val="baseline"/>
          <w:lang w:val="en-US"/>
        </w:rPr>
        <w:t xml:space="preserve"> </w:t>
      </w:r>
      <w:ins w:id="70" w:author="Microsoft Office User" w:date="2020-08-22T21:25:00Z">
        <w:r>
          <w:rPr>
            <w:rFonts w:cs="Times New Roman"/>
            <w:sz w:val="22"/>
            <w:lang w:val="en-US"/>
          </w:rPr>
          <w:t>pp.</w:t>
        </w:r>
      </w:ins>
      <w:r>
        <w:rPr>
          <w:rStyle w:val="18"/>
          <w:rFonts w:cs="Times New Roman"/>
          <w:sz w:val="22"/>
          <w:vertAlign w:val="baseline"/>
          <w:lang w:val="en-US"/>
        </w:rPr>
        <w:t xml:space="preserve"> 320-329</w:t>
      </w:r>
    </w:p>
  </w:endnote>
  <w:endnote w:id="7">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J.</w:t>
      </w:r>
      <w:ins w:id="71" w:author="Microsoft Office User" w:date="2020-08-22T21:26:00Z">
        <w:r>
          <w:rPr>
            <w:rFonts w:cs="Times New Roman"/>
            <w:sz w:val="22"/>
            <w:lang w:val="en-US"/>
          </w:rPr>
          <w:t xml:space="preserve"> </w:t>
        </w:r>
      </w:ins>
      <w:r>
        <w:rPr>
          <w:rStyle w:val="18"/>
          <w:rFonts w:cs="Times New Roman"/>
          <w:sz w:val="22"/>
          <w:vertAlign w:val="baseline"/>
          <w:lang w:val="en-US"/>
        </w:rPr>
        <w:t>B. Barney</w:t>
      </w:r>
      <w:ins w:id="72" w:author="Microsoft Office User" w:date="2020-08-22T21:08:00Z">
        <w:r>
          <w:rPr>
            <w:rFonts w:cs="Times New Roman"/>
            <w:sz w:val="22"/>
            <w:lang w:val="en-US"/>
          </w:rPr>
          <w:t>.</w:t>
        </w:r>
      </w:ins>
      <w:r>
        <w:rPr>
          <w:rStyle w:val="18"/>
          <w:rFonts w:cs="Times New Roman"/>
          <w:sz w:val="22"/>
          <w:vertAlign w:val="baseline"/>
          <w:lang w:val="en-US"/>
        </w:rPr>
        <w:t xml:space="preserve"> Journal of Management, </w:t>
      </w:r>
      <w:ins w:id="73" w:author="Microsoft Office User" w:date="2020-08-22T21:26:00Z">
        <w:r>
          <w:rPr>
            <w:rFonts w:cs="Times New Roman"/>
            <w:sz w:val="22"/>
            <w:lang w:val="en-US"/>
          </w:rPr>
          <w:t xml:space="preserve">Vol. </w:t>
        </w:r>
      </w:ins>
      <w:r>
        <w:rPr>
          <w:rStyle w:val="18"/>
          <w:rFonts w:cs="Times New Roman"/>
          <w:sz w:val="22"/>
          <w:vertAlign w:val="baseline"/>
          <w:lang w:val="en-US"/>
        </w:rPr>
        <w:t>17 (1991), pp. 99-120</w:t>
      </w:r>
      <w:ins w:id="74" w:author="Microsoft Office User" w:date="2020-08-22T21:27:00Z">
        <w:r>
          <w:rPr>
            <w:rFonts w:cs="Times New Roman"/>
            <w:sz w:val="22"/>
            <w:lang w:val="en-US"/>
          </w:rPr>
          <w:t>.</w:t>
        </w:r>
      </w:ins>
    </w:p>
  </w:endnote>
  <w:endnote w:id="8">
    <w:p>
      <w:pPr>
        <w:pStyle w:val="20"/>
        <w:numPr>
          <w:ilvl w:val="0"/>
          <w:numId w:val="1"/>
        </w:numPr>
        <w:spacing w:line="480" w:lineRule="auto"/>
        <w:ind w:left="110" w:hanging="110"/>
        <w:jc w:val="left"/>
        <w:rPr>
          <w:rStyle w:val="18"/>
          <w:rFonts w:cs="Times New Roman"/>
          <w:sz w:val="22"/>
          <w:vertAlign w:val="baseline"/>
          <w:lang w:val="en-US"/>
        </w:rPr>
      </w:pPr>
      <w:ins w:id="75" w:author="Microsoft Office User" w:date="2020-08-22T21:09:00Z">
        <w:r>
          <w:rPr>
            <w:rFonts w:cs="Times New Roman"/>
            <w:sz w:val="22"/>
            <w:lang w:val="en-US"/>
          </w:rPr>
          <w:t xml:space="preserve">T. </w:t>
        </w:r>
      </w:ins>
      <w:r>
        <w:rPr>
          <w:rStyle w:val="18"/>
          <w:rFonts w:cs="Times New Roman"/>
          <w:sz w:val="22"/>
          <w:vertAlign w:val="baseline"/>
          <w:lang w:val="en-US"/>
        </w:rPr>
        <w:t>Reenskaug</w:t>
      </w:r>
      <w:r>
        <w:rPr>
          <w:rStyle w:val="18"/>
          <w:rFonts w:hint="eastAsia" w:cs="Times New Roman"/>
          <w:sz w:val="22"/>
          <w:vertAlign w:val="baseline"/>
          <w:lang w:val="en-US"/>
        </w:rPr>
        <w:t>. (</w:t>
      </w:r>
      <w:r>
        <w:rPr>
          <w:rStyle w:val="18"/>
          <w:rFonts w:cs="Times New Roman"/>
          <w:sz w:val="22"/>
          <w:vertAlign w:val="baseline"/>
          <w:lang w:val="en-US"/>
        </w:rPr>
        <w:t>12 MAY 1979</w:t>
      </w:r>
      <w:r>
        <w:rPr>
          <w:rStyle w:val="18"/>
          <w:rFonts w:hint="eastAsia" w:cs="Times New Roman"/>
          <w:sz w:val="22"/>
          <w:vertAlign w:val="baseline"/>
          <w:lang w:val="en-US"/>
        </w:rPr>
        <w:t xml:space="preserve">) </w:t>
      </w:r>
      <w:r>
        <w:rPr>
          <w:rStyle w:val="18"/>
          <w:rFonts w:cs="Times New Roman"/>
          <w:sz w:val="22"/>
          <w:vertAlign w:val="baseline"/>
          <w:lang w:val="en-US"/>
        </w:rPr>
        <w:t>“</w:t>
      </w:r>
      <w:r>
        <w:fldChar w:fldCharType="begin"/>
      </w:r>
      <w:r>
        <w:instrText xml:space="preserve"> HYPERLINK "http://heim.ifi.uio.no/~trygver/2007/MVC_Originals.pdf" </w:instrText>
      </w:r>
      <w:r>
        <w:fldChar w:fldCharType="separate"/>
      </w:r>
      <w:r>
        <w:rPr>
          <w:rStyle w:val="18"/>
          <w:rFonts w:cs="Times New Roman"/>
          <w:sz w:val="22"/>
          <w:vertAlign w:val="baseline"/>
          <w:lang w:val="en-US"/>
        </w:rPr>
        <w:t>THING-MODEL-VIEW-EDITOR: an Example from a planningsystem</w:t>
      </w:r>
      <w:r>
        <w:rPr>
          <w:rStyle w:val="18"/>
          <w:rFonts w:cs="Times New Roman"/>
          <w:sz w:val="22"/>
          <w:vertAlign w:val="baseline"/>
          <w:lang w:val="en-US"/>
        </w:rPr>
        <w:fldChar w:fldCharType="end"/>
      </w:r>
      <w:r>
        <w:rPr>
          <w:rStyle w:val="18"/>
          <w:rFonts w:cs="Times New Roman"/>
          <w:sz w:val="22"/>
          <w:vertAlign w:val="baseline"/>
          <w:lang w:val="en-US"/>
        </w:rPr>
        <w:t>” [</w:t>
      </w:r>
      <w:r>
        <w:rPr>
          <w:rStyle w:val="18"/>
          <w:rFonts w:hint="eastAsia" w:cs="Times New Roman"/>
          <w:sz w:val="22"/>
          <w:vertAlign w:val="baseline"/>
          <w:lang w:val="en-US"/>
        </w:rPr>
        <w:t>Online</w:t>
      </w:r>
      <w:r>
        <w:rPr>
          <w:rStyle w:val="18"/>
          <w:rFonts w:cs="Times New Roman"/>
          <w:sz w:val="22"/>
          <w:vertAlign w:val="baseline"/>
          <w:lang w:val="en-US"/>
        </w:rPr>
        <w:t>].</w:t>
      </w:r>
      <w:r>
        <w:rPr>
          <w:rStyle w:val="18"/>
          <w:rFonts w:hint="eastAsia" w:cs="Times New Roman"/>
          <w:sz w:val="22"/>
          <w:vertAlign w:val="baseline"/>
          <w:lang w:val="en-US"/>
        </w:rPr>
        <w:t xml:space="preserve"> Available: </w:t>
      </w:r>
      <w:r>
        <w:fldChar w:fldCharType="begin"/>
      </w:r>
      <w:r>
        <w:instrText xml:space="preserve"> HYPERLINK "http://heim.ifi.uio.no/~trygver/1979/mvc-1/1979-05-MVC.pdf" </w:instrText>
      </w:r>
      <w:r>
        <w:fldChar w:fldCharType="separate"/>
      </w:r>
      <w:r>
        <w:rPr>
          <w:rStyle w:val="18"/>
          <w:rFonts w:cs="Times New Roman"/>
          <w:sz w:val="22"/>
          <w:vertAlign w:val="baseline"/>
          <w:lang w:val="en-US"/>
        </w:rPr>
        <w:t>http://heim.ifi.uio.no/~trygver/1979/mvc-1/1979-05-MVC.pdf</w:t>
      </w:r>
      <w:r>
        <w:rPr>
          <w:rStyle w:val="18"/>
          <w:rFonts w:cs="Times New Roman"/>
          <w:sz w:val="22"/>
          <w:vertAlign w:val="baseline"/>
          <w:lang w:val="en-US"/>
        </w:rPr>
        <w:fldChar w:fldCharType="end"/>
      </w:r>
    </w:p>
  </w:endnote>
  <w:endnote w:id="9">
    <w:p>
      <w:pPr>
        <w:pStyle w:val="20"/>
        <w:numPr>
          <w:ilvl w:val="0"/>
          <w:numId w:val="1"/>
        </w:numPr>
        <w:spacing w:line="480" w:lineRule="auto"/>
        <w:ind w:left="110" w:hanging="110"/>
        <w:jc w:val="left"/>
        <w:rPr>
          <w:rStyle w:val="18"/>
          <w:rFonts w:cs="Times New Roman"/>
          <w:sz w:val="22"/>
          <w:vertAlign w:val="baseline"/>
          <w:lang w:val="en-US"/>
        </w:rPr>
      </w:pPr>
      <w:ins w:id="76" w:author="Microsoft Office User" w:date="2020-08-22T21:27:00Z">
        <w:r>
          <w:rPr>
            <w:rFonts w:cs="Times New Roman"/>
            <w:sz w:val="22"/>
            <w:lang w:val="en-US"/>
          </w:rPr>
          <w:t xml:space="preserve">D. </w:t>
        </w:r>
      </w:ins>
      <w:r>
        <w:rPr>
          <w:rStyle w:val="18"/>
          <w:rFonts w:cs="Times New Roman"/>
          <w:sz w:val="22"/>
          <w:vertAlign w:val="baseline"/>
          <w:lang w:val="en-US"/>
        </w:rPr>
        <w:t>Sullivan</w:t>
      </w:r>
      <w:r>
        <w:rPr>
          <w:rFonts w:hint="eastAsia" w:eastAsia="宋体" w:cs="Times New Roman"/>
          <w:sz w:val="22"/>
          <w:lang w:val="en-US"/>
        </w:rPr>
        <w:t xml:space="preserve">. </w:t>
      </w:r>
      <w:r>
        <w:rPr>
          <w:rStyle w:val="18"/>
          <w:rFonts w:hint="eastAsia" w:cs="Times New Roman"/>
          <w:sz w:val="22"/>
          <w:vertAlign w:val="baseline"/>
          <w:lang w:val="en-US"/>
        </w:rPr>
        <w:t xml:space="preserve"> (</w:t>
      </w:r>
      <w:r>
        <w:rPr>
          <w:rStyle w:val="18"/>
          <w:rFonts w:cs="Times New Roman"/>
          <w:sz w:val="22"/>
          <w:vertAlign w:val="baseline"/>
          <w:lang w:val="en-US"/>
        </w:rPr>
        <w:t>August 8, 2012</w:t>
      </w:r>
      <w:r>
        <w:rPr>
          <w:rStyle w:val="18"/>
          <w:rFonts w:hint="eastAsia" w:cs="Times New Roman"/>
          <w:sz w:val="22"/>
          <w:vertAlign w:val="baseline"/>
          <w:lang w:val="en-US"/>
        </w:rPr>
        <w:t xml:space="preserve">) </w:t>
      </w:r>
      <w:r>
        <w:fldChar w:fldCharType="begin"/>
      </w:r>
      <w:r>
        <w:instrText xml:space="preserve"> HYPERLINK "http://searchengineland.com/google-search-press-129925" \h </w:instrText>
      </w:r>
      <w:r>
        <w:fldChar w:fldCharType="separate"/>
      </w:r>
      <w:r>
        <w:rPr>
          <w:rStyle w:val="18"/>
          <w:rFonts w:hint="eastAsia" w:cs="Times New Roman"/>
          <w:sz w:val="22"/>
          <w:vertAlign w:val="baseline"/>
          <w:lang w:val="en-US"/>
        </w:rPr>
        <w:t>"</w:t>
      </w:r>
      <w:r>
        <w:rPr>
          <w:rStyle w:val="18"/>
          <w:rFonts w:cs="Times New Roman"/>
          <w:sz w:val="22"/>
          <w:vertAlign w:val="baseline"/>
          <w:lang w:val="en-US"/>
        </w:rPr>
        <w:t>Google: 100 Billion Searches Per Month, Search To Integrate Gmail, Launching Enhanced Search App For iOS."</w:t>
      </w:r>
      <w:r>
        <w:rPr>
          <w:rStyle w:val="18"/>
          <w:rFonts w:cs="Times New Roman"/>
          <w:sz w:val="22"/>
          <w:vertAlign w:val="baseline"/>
          <w:lang w:val="en-US"/>
        </w:rPr>
        <w:fldChar w:fldCharType="end"/>
      </w:r>
      <w:r>
        <w:rPr>
          <w:rStyle w:val="18"/>
          <w:rFonts w:cs="Times New Roman"/>
          <w:sz w:val="22"/>
          <w:vertAlign w:val="baseline"/>
          <w:lang w:val="en-US"/>
        </w:rPr>
        <w:t xml:space="preserve"> [</w:t>
      </w:r>
      <w:r>
        <w:rPr>
          <w:rStyle w:val="18"/>
          <w:rFonts w:hint="eastAsia" w:cs="Times New Roman"/>
          <w:sz w:val="22"/>
          <w:vertAlign w:val="baseline"/>
          <w:lang w:val="en-US"/>
        </w:rPr>
        <w:t>Online</w:t>
      </w:r>
      <w:r>
        <w:rPr>
          <w:rStyle w:val="18"/>
          <w:rFonts w:cs="Times New Roman"/>
          <w:sz w:val="22"/>
          <w:vertAlign w:val="baseline"/>
          <w:lang w:val="en-US"/>
        </w:rPr>
        <w:t xml:space="preserve">]. </w:t>
      </w:r>
      <w:r>
        <w:rPr>
          <w:rStyle w:val="18"/>
          <w:rFonts w:hint="eastAsia" w:cs="Times New Roman"/>
          <w:sz w:val="22"/>
          <w:vertAlign w:val="baseline"/>
          <w:lang w:val="en-US"/>
        </w:rPr>
        <w:t xml:space="preserve">Available: </w:t>
      </w:r>
      <w:r>
        <w:rPr>
          <w:rStyle w:val="18"/>
          <w:rFonts w:cs="Times New Roman"/>
          <w:sz w:val="22"/>
          <w:vertAlign w:val="baseline"/>
          <w:lang w:val="en-US"/>
        </w:rPr>
        <w:t>https://searchengineland.com/google-search-press-129925</w:t>
      </w:r>
    </w:p>
  </w:endnote>
  <w:endnote w:id="10">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The New York Times</w:t>
      </w:r>
      <w:r>
        <w:rPr>
          <w:rStyle w:val="18"/>
          <w:rFonts w:hint="eastAsia" w:cs="Times New Roman"/>
          <w:sz w:val="22"/>
          <w:vertAlign w:val="baseline"/>
          <w:lang w:val="en-US"/>
        </w:rPr>
        <w:t>.</w:t>
      </w:r>
      <w:r>
        <w:rPr>
          <w:rStyle w:val="18"/>
          <w:rFonts w:cs="Times New Roman"/>
          <w:sz w:val="22"/>
          <w:vertAlign w:val="baseline"/>
          <w:lang w:val="en-US"/>
        </w:rPr>
        <w:t xml:space="preserve"> </w:t>
      </w:r>
      <w:r>
        <w:rPr>
          <w:rStyle w:val="18"/>
          <w:rFonts w:hint="eastAsia" w:cs="Times New Roman"/>
          <w:sz w:val="22"/>
          <w:vertAlign w:val="baseline"/>
          <w:lang w:val="en-US"/>
        </w:rPr>
        <w:t>(</w:t>
      </w:r>
      <w:r>
        <w:rPr>
          <w:rStyle w:val="18"/>
          <w:rFonts w:cs="Times New Roman"/>
          <w:sz w:val="22"/>
          <w:vertAlign w:val="baseline"/>
          <w:lang w:val="en-US"/>
        </w:rPr>
        <w:t>May 13, 2017</w:t>
      </w:r>
      <w:r>
        <w:rPr>
          <w:rStyle w:val="18"/>
          <w:rFonts w:hint="eastAsia" w:cs="Times New Roman"/>
          <w:sz w:val="22"/>
          <w:vertAlign w:val="baseline"/>
          <w:lang w:val="en-US"/>
        </w:rPr>
        <w:t xml:space="preserve">) </w:t>
      </w:r>
      <w:r>
        <w:rPr>
          <w:rStyle w:val="18"/>
          <w:rFonts w:cs="Times New Roman"/>
          <w:sz w:val="22"/>
          <w:vertAlign w:val="baseline"/>
          <w:lang w:val="en-US"/>
        </w:rPr>
        <w:t>“How Google Took Over the Classroom”. [</w:t>
      </w:r>
      <w:r>
        <w:rPr>
          <w:rStyle w:val="18"/>
          <w:rFonts w:hint="eastAsia" w:cs="Times New Roman"/>
          <w:sz w:val="22"/>
          <w:vertAlign w:val="baseline"/>
          <w:lang w:val="en-US"/>
        </w:rPr>
        <w:t>Online</w:t>
      </w:r>
      <w:r>
        <w:rPr>
          <w:rStyle w:val="18"/>
          <w:rFonts w:cs="Times New Roman"/>
          <w:sz w:val="22"/>
          <w:vertAlign w:val="baseline"/>
          <w:lang w:val="en-US"/>
        </w:rPr>
        <w:t xml:space="preserve">]. </w:t>
      </w:r>
      <w:r>
        <w:rPr>
          <w:rStyle w:val="18"/>
          <w:rFonts w:hint="eastAsia" w:cs="Times New Roman"/>
          <w:sz w:val="22"/>
          <w:vertAlign w:val="baseline"/>
          <w:lang w:val="en-US"/>
        </w:rPr>
        <w:t xml:space="preserve">Available: </w:t>
      </w:r>
      <w:r>
        <w:rPr>
          <w:rStyle w:val="18"/>
          <w:rFonts w:cs="Times New Roman"/>
          <w:sz w:val="22"/>
          <w:vertAlign w:val="baseline"/>
          <w:lang w:val="en-US"/>
        </w:rPr>
        <w:t>https://www.nytimes.com/2017/05/13/technology/google-education-chromebooks-schools.html</w:t>
      </w:r>
    </w:p>
  </w:endnote>
  <w:endnote w:id="11">
    <w:p>
      <w:pPr>
        <w:pStyle w:val="20"/>
        <w:numPr>
          <w:ilvl w:val="0"/>
          <w:numId w:val="1"/>
        </w:numPr>
        <w:spacing w:line="480" w:lineRule="auto"/>
        <w:ind w:left="110" w:hanging="110"/>
        <w:jc w:val="left"/>
        <w:rPr>
          <w:rStyle w:val="18"/>
          <w:rFonts w:cs="Times New Roman"/>
          <w:sz w:val="22"/>
          <w:vertAlign w:val="baseline"/>
          <w:lang w:val="en-US"/>
        </w:rPr>
      </w:pPr>
      <w:ins w:id="77" w:author="Microsoft Office User" w:date="2020-08-22T21:28:00Z">
        <w:r>
          <w:rPr>
            <w:rFonts w:cs="Times New Roman"/>
            <w:sz w:val="22"/>
            <w:lang w:val="en-US"/>
          </w:rPr>
          <w:t>K.</w:t>
        </w:r>
      </w:ins>
      <w:ins w:id="78" w:author="Microsoft Office User" w:date="2020-08-22T21:29:00Z">
        <w:r>
          <w:rPr>
            <w:rFonts w:cs="Times New Roman"/>
            <w:sz w:val="22"/>
            <w:lang w:val="en-US"/>
          </w:rPr>
          <w:t xml:space="preserve"> </w:t>
        </w:r>
      </w:ins>
      <w:r>
        <w:rPr>
          <w:rStyle w:val="18"/>
          <w:rFonts w:cs="Times New Roman"/>
          <w:sz w:val="22"/>
          <w:vertAlign w:val="baseline"/>
          <w:lang w:val="en-US"/>
        </w:rPr>
        <w:t>Collier.</w:t>
      </w:r>
      <w:r>
        <w:rPr>
          <w:rFonts w:hint="eastAsia" w:eastAsia="宋体" w:cs="Times New Roman"/>
          <w:sz w:val="22"/>
          <w:lang w:val="en-US"/>
        </w:rPr>
        <w:t xml:space="preserve"> </w:t>
      </w:r>
      <w:r>
        <w:rPr>
          <w:rStyle w:val="18"/>
          <w:rFonts w:cs="Times New Roman"/>
          <w:sz w:val="22"/>
          <w:vertAlign w:val="baseline"/>
          <w:lang w:val="en-US"/>
        </w:rPr>
        <w:t>Agile Analytics: A Value-Driven Approach to Business Intelligence and Data Warehousing</w:t>
      </w:r>
      <w:ins w:id="79" w:author="Microsoft Office User" w:date="2020-08-22T21:31:00Z">
        <w:r>
          <w:rPr>
            <w:rFonts w:cs="Times New Roman"/>
            <w:sz w:val="22"/>
            <w:lang w:val="en-US"/>
          </w:rPr>
          <w:t>.</w:t>
        </w:r>
      </w:ins>
      <w:r>
        <w:rPr>
          <w:rStyle w:val="18"/>
          <w:rFonts w:cs="Times New Roman"/>
          <w:sz w:val="22"/>
          <w:vertAlign w:val="baseline"/>
          <w:lang w:val="en-US"/>
        </w:rPr>
        <w:t xml:space="preserve"> Pearson Education. </w:t>
      </w:r>
      <w:ins w:id="80" w:author="Microsoft Office User" w:date="2020-08-22T21:31:00Z">
        <w:r>
          <w:rPr>
            <w:rFonts w:cs="Times New Roman"/>
            <w:sz w:val="22"/>
            <w:lang w:val="en-US"/>
          </w:rPr>
          <w:t>2011.</w:t>
        </w:r>
      </w:ins>
    </w:p>
  </w:endnote>
  <w:endnote w:id="12">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 xml:space="preserve">Agile Alliance. </w:t>
      </w:r>
      <w:r>
        <w:rPr>
          <w:rStyle w:val="18"/>
          <w:rFonts w:hint="eastAsia" w:cs="Times New Roman"/>
          <w:sz w:val="22"/>
          <w:vertAlign w:val="baseline"/>
          <w:lang w:val="en-US"/>
        </w:rPr>
        <w:t>(</w:t>
      </w:r>
      <w:r>
        <w:rPr>
          <w:rStyle w:val="18"/>
          <w:rFonts w:cs="Times New Roman"/>
          <w:sz w:val="22"/>
          <w:vertAlign w:val="baseline"/>
          <w:lang w:val="en-US"/>
        </w:rPr>
        <w:t>8 June 2013</w:t>
      </w:r>
      <w:r>
        <w:rPr>
          <w:rStyle w:val="18"/>
          <w:rFonts w:hint="eastAsia" w:cs="Times New Roman"/>
          <w:sz w:val="22"/>
          <w:vertAlign w:val="baseline"/>
          <w:lang w:val="en-US"/>
        </w:rPr>
        <w:t xml:space="preserve">) </w:t>
      </w:r>
      <w:r>
        <w:fldChar w:fldCharType="begin"/>
      </w:r>
      <w:r>
        <w:instrText xml:space="preserve"> HYPERLINK "http://www.agilealliance.org/the-alliance/what-is-agile/" </w:instrText>
      </w:r>
      <w:r>
        <w:fldChar w:fldCharType="separate"/>
      </w:r>
      <w:r>
        <w:rPr>
          <w:rStyle w:val="18"/>
          <w:rFonts w:hint="eastAsia" w:cs="Times New Roman"/>
          <w:sz w:val="22"/>
          <w:vertAlign w:val="baseline"/>
          <w:lang w:val="en-US"/>
        </w:rPr>
        <w:t>"</w:t>
      </w:r>
      <w:r>
        <w:rPr>
          <w:rStyle w:val="18"/>
          <w:rFonts w:cs="Times New Roman"/>
          <w:sz w:val="22"/>
          <w:vertAlign w:val="baseline"/>
          <w:lang w:val="en-US"/>
        </w:rPr>
        <w:t>What is Agile Software Development?"</w:t>
      </w:r>
      <w:r>
        <w:rPr>
          <w:rStyle w:val="18"/>
          <w:rFonts w:cs="Times New Roman"/>
          <w:sz w:val="22"/>
          <w:vertAlign w:val="baseline"/>
          <w:lang w:val="en-US"/>
        </w:rPr>
        <w:fldChar w:fldCharType="end"/>
      </w:r>
      <w:r>
        <w:rPr>
          <w:rStyle w:val="18"/>
          <w:rFonts w:cs="Times New Roman"/>
          <w:sz w:val="22"/>
          <w:vertAlign w:val="baseline"/>
          <w:lang w:val="en-US"/>
        </w:rPr>
        <w:t>. [</w:t>
      </w:r>
      <w:r>
        <w:rPr>
          <w:rStyle w:val="18"/>
          <w:rFonts w:hint="eastAsia" w:cs="Times New Roman"/>
          <w:sz w:val="22"/>
          <w:vertAlign w:val="baseline"/>
          <w:lang w:val="en-US"/>
        </w:rPr>
        <w:t>Online</w:t>
      </w:r>
      <w:r>
        <w:rPr>
          <w:rStyle w:val="18"/>
          <w:rFonts w:cs="Times New Roman"/>
          <w:sz w:val="22"/>
          <w:vertAlign w:val="baseline"/>
          <w:lang w:val="en-US"/>
        </w:rPr>
        <w:t>]. A</w:t>
      </w:r>
      <w:r>
        <w:rPr>
          <w:rStyle w:val="18"/>
          <w:rFonts w:hint="eastAsia" w:cs="Times New Roman"/>
          <w:sz w:val="22"/>
          <w:vertAlign w:val="baseline"/>
          <w:lang w:val="en-US"/>
        </w:rPr>
        <w:t xml:space="preserve">vailable: </w:t>
      </w:r>
      <w:r>
        <w:fldChar w:fldCharType="begin"/>
      </w:r>
      <w:r>
        <w:instrText xml:space="preserve"> HYPERLINK "https://www.agilealliance.org/agile101/" </w:instrText>
      </w:r>
      <w:r>
        <w:fldChar w:fldCharType="separate"/>
      </w:r>
      <w:r>
        <w:rPr>
          <w:rStyle w:val="18"/>
          <w:rFonts w:cs="Times New Roman"/>
          <w:sz w:val="22"/>
          <w:vertAlign w:val="baseline"/>
          <w:lang w:val="en-US"/>
        </w:rPr>
        <w:t>https://www.agilealliance.org/agile101/</w:t>
      </w:r>
      <w:r>
        <w:rPr>
          <w:rStyle w:val="18"/>
          <w:rFonts w:cs="Times New Roman"/>
          <w:sz w:val="22"/>
          <w:vertAlign w:val="baseline"/>
          <w:lang w:val="en-US"/>
        </w:rPr>
        <w:fldChar w:fldCharType="end"/>
      </w:r>
    </w:p>
  </w:endnote>
  <w:endnote w:id="13">
    <w:p>
      <w:pPr>
        <w:pStyle w:val="20"/>
        <w:numPr>
          <w:ilvl w:val="0"/>
          <w:numId w:val="1"/>
        </w:numPr>
        <w:spacing w:line="480" w:lineRule="auto"/>
        <w:ind w:left="110" w:hanging="110"/>
        <w:jc w:val="left"/>
        <w:rPr>
          <w:rStyle w:val="18"/>
          <w:rFonts w:cs="Times New Roman"/>
          <w:sz w:val="22"/>
          <w:vertAlign w:val="baseline"/>
          <w:lang w:val="en-US"/>
        </w:rPr>
      </w:pPr>
      <w:ins w:id="81" w:author="Microsoft Office User" w:date="2020-08-22T21:33:00Z">
        <w:r>
          <w:rPr>
            <w:rFonts w:cs="Times New Roman"/>
            <w:sz w:val="22"/>
            <w:lang w:val="en-US"/>
          </w:rPr>
          <w:t xml:space="preserve">J. </w:t>
        </w:r>
      </w:ins>
      <w:r>
        <w:rPr>
          <w:rStyle w:val="18"/>
          <w:rFonts w:cs="Times New Roman"/>
          <w:sz w:val="22"/>
          <w:vertAlign w:val="baseline"/>
          <w:lang w:val="en-US"/>
        </w:rPr>
        <w:t>Dilley,</w:t>
      </w:r>
      <w:ins w:id="82" w:author="Microsoft Office User" w:date="2020-08-22T21:34:00Z">
        <w:r>
          <w:rPr>
            <w:rFonts w:cs="Times New Roman"/>
            <w:sz w:val="22"/>
            <w:lang w:val="en-US"/>
          </w:rPr>
          <w:t xml:space="preserve"> B. M. Maggs, J. Parikh, H. Prokop</w:t>
        </w:r>
      </w:ins>
      <w:ins w:id="83" w:author="Microsoft Office User" w:date="2020-08-22T21:35:00Z">
        <w:r>
          <w:rPr>
            <w:rFonts w:cs="Times New Roman"/>
            <w:sz w:val="22"/>
            <w:lang w:val="en-US"/>
          </w:rPr>
          <w:t>, R. Sitaraman, and B. Weihl</w:t>
        </w:r>
      </w:ins>
      <w:ins w:id="84" w:author="Microsoft Office User" w:date="2020-08-22T21:34:00Z">
        <w:r>
          <w:rPr>
            <w:rFonts w:cs="Times New Roman"/>
            <w:sz w:val="22"/>
            <w:lang w:val="en-US"/>
          </w:rPr>
          <w:t xml:space="preserve">. </w:t>
        </w:r>
      </w:ins>
      <w:r>
        <w:rPr>
          <w:rStyle w:val="18"/>
          <w:rFonts w:cs="Times New Roman"/>
          <w:sz w:val="22"/>
          <w:vertAlign w:val="baseline"/>
          <w:lang w:val="en-US"/>
        </w:rPr>
        <w:t xml:space="preserve"> “Globally Distributed Content Delivery.” IEEE Internet Comput</w:t>
      </w:r>
      <w:ins w:id="85" w:author="Microsoft Office User" w:date="2020-08-22T21:37:00Z">
        <w:r>
          <w:rPr>
            <w:rFonts w:cs="Times New Roman"/>
            <w:sz w:val="22"/>
            <w:lang w:val="en-US"/>
          </w:rPr>
          <w:t>ing</w:t>
        </w:r>
      </w:ins>
      <w:r>
        <w:rPr>
          <w:rStyle w:val="18"/>
          <w:rFonts w:cs="Times New Roman"/>
          <w:sz w:val="22"/>
          <w:vertAlign w:val="baseline"/>
          <w:lang w:val="en-US"/>
        </w:rPr>
        <w:t xml:space="preserve">. </w:t>
      </w:r>
      <w:ins w:id="86" w:author="Microsoft Office User" w:date="2020-08-22T21:33:00Z">
        <w:r>
          <w:rPr>
            <w:rFonts w:cs="Times New Roman"/>
            <w:sz w:val="22"/>
            <w:lang w:val="en-US"/>
          </w:rPr>
          <w:t>Globally distributed content delivery. Carnegie Mellon University. Journal contribution.</w:t>
        </w:r>
      </w:ins>
      <w:ins w:id="87" w:author="Microsoft Office User" w:date="2020-08-22T21:38:00Z">
        <w:r>
          <w:rPr>
            <w:rFonts w:cs="Times New Roman"/>
            <w:sz w:val="22"/>
            <w:lang w:val="en-US"/>
          </w:rPr>
          <w:t xml:space="preserve"> 2018.</w:t>
        </w:r>
      </w:ins>
    </w:p>
  </w:endnote>
  <w:endnote w:id="14">
    <w:p>
      <w:pPr>
        <w:pStyle w:val="20"/>
        <w:numPr>
          <w:ilvl w:val="0"/>
          <w:numId w:val="1"/>
        </w:numPr>
        <w:spacing w:line="480" w:lineRule="auto"/>
        <w:ind w:left="110" w:hanging="110"/>
        <w:jc w:val="left"/>
        <w:rPr>
          <w:rStyle w:val="18"/>
          <w:rFonts w:cs="Times New Roman"/>
          <w:sz w:val="22"/>
          <w:vertAlign w:val="baseline"/>
          <w:lang w:val="en-US"/>
        </w:rPr>
      </w:pPr>
      <w:ins w:id="88" w:author="Microsoft Office User" w:date="2020-08-22T21:38:00Z">
        <w:r>
          <w:rPr>
            <w:rStyle w:val="18"/>
            <w:rFonts w:cs="Times New Roman"/>
            <w:sz w:val="22"/>
            <w:vertAlign w:val="baseline"/>
            <w:lang w:val="en-US"/>
          </w:rPr>
          <w:t xml:space="preserve">K. </w:t>
        </w:r>
      </w:ins>
      <w:r>
        <w:rPr>
          <w:rStyle w:val="18"/>
          <w:rFonts w:cs="Times New Roman"/>
          <w:sz w:val="22"/>
          <w:vertAlign w:val="baseline"/>
          <w:lang w:val="en-US"/>
        </w:rPr>
        <w:t>Fakhroutdinov, OMG™ Unified Modeling Language™ (OMG UML®) specifications</w:t>
      </w:r>
      <w:ins w:id="89" w:author="Microsoft Office User" w:date="2020-08-22T21:38:00Z">
        <w:r>
          <w:rPr>
            <w:rFonts w:cs="Times New Roman"/>
            <w:sz w:val="22"/>
            <w:lang w:val="en-US"/>
          </w:rPr>
          <w:t>.</w:t>
        </w:r>
      </w:ins>
      <w:r>
        <w:rPr>
          <w:rStyle w:val="18"/>
          <w:rFonts w:cs="Times New Roman"/>
          <w:sz w:val="22"/>
          <w:vertAlign w:val="baseline"/>
          <w:lang w:val="en-US"/>
        </w:rPr>
        <w:t xml:space="preserve"> 2007-2016</w:t>
      </w:r>
    </w:p>
  </w:endnote>
  <w:endnote w:id="15">
    <w:p>
      <w:pPr>
        <w:pStyle w:val="20"/>
        <w:numPr>
          <w:ilvl w:val="0"/>
          <w:numId w:val="1"/>
        </w:numPr>
        <w:spacing w:line="480" w:lineRule="auto"/>
        <w:ind w:left="110" w:hanging="110"/>
        <w:jc w:val="left"/>
        <w:rPr>
          <w:rStyle w:val="18"/>
          <w:rFonts w:cs="Times New Roman"/>
          <w:sz w:val="22"/>
          <w:vertAlign w:val="baseline"/>
          <w:lang w:val="en-US"/>
        </w:rPr>
      </w:pPr>
      <w:r>
        <w:rPr>
          <w:rStyle w:val="18"/>
          <w:rFonts w:hint="eastAsia" w:cs="Times New Roman"/>
          <w:sz w:val="22"/>
          <w:vertAlign w:val="baseline"/>
          <w:lang w:val="en-US"/>
        </w:rPr>
        <w:t>S</w:t>
      </w:r>
      <w:ins w:id="90" w:author="Microsoft Office User" w:date="2020-08-22T21:38:00Z">
        <w:r>
          <w:rPr>
            <w:rFonts w:cs="Times New Roman"/>
            <w:sz w:val="22"/>
            <w:lang w:val="en-US"/>
          </w:rPr>
          <w:t>.</w:t>
        </w:r>
      </w:ins>
      <w:r>
        <w:rPr>
          <w:rStyle w:val="18"/>
          <w:rFonts w:hint="eastAsia" w:cs="Times New Roman"/>
          <w:sz w:val="22"/>
          <w:vertAlign w:val="baseline"/>
          <w:lang w:val="en-US"/>
        </w:rPr>
        <w:t xml:space="preserve"> Burbeck</w:t>
      </w:r>
      <w:r>
        <w:rPr>
          <w:rFonts w:hint="eastAsia" w:cs="Times New Roman"/>
          <w:sz w:val="22"/>
          <w:lang w:val="en-US"/>
        </w:rPr>
        <w:t>.</w:t>
      </w:r>
      <w:r>
        <w:rPr>
          <w:rStyle w:val="18"/>
          <w:rFonts w:hint="eastAsia" w:cs="Times New Roman"/>
          <w:sz w:val="22"/>
          <w:vertAlign w:val="baseline"/>
          <w:lang w:val="en-US"/>
        </w:rPr>
        <w:t xml:space="preserve"> (1992) </w:t>
      </w:r>
      <w:r>
        <w:rPr>
          <w:rFonts w:hint="eastAsia" w:cs="Times New Roman"/>
          <w:sz w:val="22"/>
          <w:lang w:val="en-US"/>
        </w:rPr>
        <w:t xml:space="preserve"> </w:t>
      </w:r>
      <w:r>
        <w:rPr>
          <w:rFonts w:cs="Times New Roman"/>
          <w:sz w:val="22"/>
          <w:lang w:val="en-US"/>
        </w:rPr>
        <w:t>“</w:t>
      </w:r>
      <w:r>
        <w:rPr>
          <w:rStyle w:val="18"/>
          <w:rFonts w:hint="eastAsia" w:cs="Times New Roman"/>
          <w:sz w:val="22"/>
          <w:vertAlign w:val="baseline"/>
          <w:lang w:val="en-US"/>
        </w:rPr>
        <w:t>App</w:t>
      </w:r>
      <w:r>
        <w:rPr>
          <w:rStyle w:val="18"/>
          <w:rFonts w:cs="Times New Roman"/>
          <w:sz w:val="22"/>
          <w:vertAlign w:val="baseline"/>
          <w:lang w:val="en-US"/>
        </w:rPr>
        <w:t>lications programming in smalltalk-80: how to use model-view-controller (mvc).”</w:t>
      </w:r>
      <w:r>
        <w:rPr>
          <w:rFonts w:hint="eastAsia" w:eastAsia="宋体" w:cs="Times New Roman"/>
          <w:sz w:val="22"/>
          <w:lang w:val="en-US"/>
        </w:rPr>
        <w:t xml:space="preserve"> </w:t>
      </w:r>
      <w:r>
        <w:rPr>
          <w:rStyle w:val="18"/>
          <w:rFonts w:cs="Times New Roman"/>
          <w:sz w:val="22"/>
          <w:vertAlign w:val="baseline"/>
          <w:lang w:val="en-US"/>
        </w:rPr>
        <w:t>[</w:t>
      </w:r>
      <w:r>
        <w:rPr>
          <w:rStyle w:val="18"/>
          <w:rFonts w:hint="eastAsia" w:cs="Times New Roman"/>
          <w:sz w:val="22"/>
          <w:vertAlign w:val="baseline"/>
          <w:lang w:val="en-US"/>
        </w:rPr>
        <w:t>Online</w:t>
      </w:r>
      <w:r>
        <w:rPr>
          <w:rStyle w:val="18"/>
          <w:rFonts w:cs="Times New Roman"/>
          <w:sz w:val="22"/>
          <w:vertAlign w:val="baseline"/>
          <w:lang w:val="en-US"/>
        </w:rPr>
        <w:t>].</w:t>
      </w:r>
      <w:r>
        <w:rPr>
          <w:rStyle w:val="18"/>
          <w:rFonts w:hint="eastAsia" w:cs="Times New Roman"/>
          <w:sz w:val="22"/>
          <w:vertAlign w:val="baseline"/>
          <w:lang w:val="en-US"/>
        </w:rPr>
        <w:t xml:space="preserve"> Available: </w:t>
      </w:r>
      <w:r>
        <w:fldChar w:fldCharType="begin"/>
      </w:r>
      <w:r>
        <w:instrText xml:space="preserve"> HYPERLINK "https://web.archive.org/web/20150518095937/http://st-www.cs.illinois.edu/users/smarch/st-docs/mvc.html" </w:instrText>
      </w:r>
      <w:r>
        <w:fldChar w:fldCharType="separate"/>
      </w:r>
      <w:r>
        <w:rPr>
          <w:rStyle w:val="18"/>
          <w:rFonts w:cs="Times New Roman"/>
          <w:sz w:val="22"/>
          <w:vertAlign w:val="baseline"/>
          <w:lang w:val="en-US"/>
        </w:rPr>
        <w:t>https://web.archive.org/web/20150518095937/http://st-www.cs.illinois.edu/users/smarch/st-docs/mvc.html</w:t>
      </w:r>
      <w:r>
        <w:rPr>
          <w:rStyle w:val="18"/>
          <w:rFonts w:cs="Times New Roman"/>
          <w:sz w:val="22"/>
          <w:vertAlign w:val="baseline"/>
          <w:lang w:val="en-US"/>
        </w:rPr>
        <w:fldChar w:fldCharType="end"/>
      </w:r>
    </w:p>
  </w:endnote>
  <w:endnote w:id="16">
    <w:p>
      <w:pPr>
        <w:pStyle w:val="20"/>
        <w:numPr>
          <w:ilvl w:val="0"/>
          <w:numId w:val="1"/>
        </w:numPr>
        <w:spacing w:line="480" w:lineRule="auto"/>
        <w:ind w:left="110" w:hanging="110"/>
        <w:jc w:val="left"/>
        <w:rPr>
          <w:rStyle w:val="18"/>
          <w:rFonts w:cs="Times New Roman"/>
          <w:sz w:val="22"/>
          <w:vertAlign w:val="baseline"/>
          <w:lang w:val="en-US"/>
        </w:rPr>
      </w:pPr>
      <w:ins w:id="91" w:author="Microsoft Office User" w:date="2020-08-22T21:39:00Z">
        <w:r>
          <w:rPr>
            <w:rStyle w:val="18"/>
            <w:rFonts w:cs="Times New Roman"/>
            <w:sz w:val="22"/>
            <w:vertAlign w:val="baseline"/>
            <w:lang w:val="en-US"/>
          </w:rPr>
          <w:t>D</w:t>
        </w:r>
      </w:ins>
      <w:ins w:id="92" w:author="Microsoft Office User" w:date="2020-08-22T21:39:00Z">
        <w:r>
          <w:rPr>
            <w:rFonts w:cs="Times New Roman"/>
            <w:sz w:val="22"/>
            <w:lang w:val="en-US"/>
          </w:rPr>
          <w:t>.</w:t>
        </w:r>
      </w:ins>
      <w:ins w:id="93" w:author="Microsoft Office User" w:date="2020-08-22T21:39:00Z">
        <w:r>
          <w:rPr>
            <w:rStyle w:val="18"/>
            <w:rFonts w:cs="Times New Roman"/>
            <w:sz w:val="22"/>
            <w:vertAlign w:val="baseline"/>
            <w:lang w:val="en-US"/>
          </w:rPr>
          <w:t xml:space="preserve"> Kaye</w:t>
        </w:r>
      </w:ins>
      <w:ins w:id="94" w:author="Microsoft Office User" w:date="2020-08-22T21:39:00Z">
        <w:r>
          <w:rPr>
            <w:rFonts w:cs="Times New Roman"/>
            <w:sz w:val="22"/>
            <w:lang w:val="en-US"/>
          </w:rPr>
          <w:t xml:space="preserve">. </w:t>
        </w:r>
      </w:ins>
      <w:r>
        <w:rPr>
          <w:rStyle w:val="18"/>
          <w:rFonts w:cs="Times New Roman"/>
          <w:sz w:val="22"/>
          <w:vertAlign w:val="baseline"/>
          <w:lang w:val="en-US"/>
        </w:rPr>
        <w:t>Loosely Coupled: The Missing Pieces of Web Services</w:t>
      </w:r>
      <w:ins w:id="95" w:author="Microsoft Office User" w:date="2020-08-22T21:39:00Z">
        <w:r>
          <w:rPr>
            <w:rFonts w:cs="Times New Roman"/>
            <w:sz w:val="22"/>
            <w:lang w:val="en-US"/>
          </w:rPr>
          <w:t>,</w:t>
        </w:r>
      </w:ins>
      <w:r>
        <w:rPr>
          <w:rStyle w:val="18"/>
          <w:rFonts w:cs="Times New Roman"/>
          <w:sz w:val="22"/>
          <w:vertAlign w:val="baseline"/>
          <w:lang w:val="en-US"/>
        </w:rPr>
        <w:t xml:space="preserve"> RDS Strategies LLC, 2003, ISBN 1881378241, 9781881378242</w:t>
      </w:r>
    </w:p>
  </w:endnote>
  <w:endnote w:id="17">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E. F.</w:t>
      </w:r>
      <w:ins w:id="96" w:author="Microsoft Office User" w:date="2020-08-22T21:40:00Z">
        <w:r>
          <w:rPr>
            <w:rFonts w:cs="Times New Roman"/>
            <w:sz w:val="22"/>
            <w:lang w:val="en-US"/>
          </w:rPr>
          <w:t xml:space="preserve"> </w:t>
        </w:r>
      </w:ins>
      <w:ins w:id="97" w:author="Microsoft Office User" w:date="2020-08-22T21:40:00Z">
        <w:r>
          <w:rPr>
            <w:rFonts w:eastAsia="宋体" w:cs="Times New Roman"/>
            <w:sz w:val="22"/>
            <w:lang w:val="en-US"/>
          </w:rPr>
          <w:t>Codd</w:t>
        </w:r>
      </w:ins>
      <w:r>
        <w:rPr>
          <w:rStyle w:val="18"/>
          <w:rFonts w:cs="Times New Roman"/>
          <w:sz w:val="22"/>
          <w:vertAlign w:val="baseline"/>
          <w:lang w:val="en-US"/>
        </w:rPr>
        <w:t>. “A relational model of data for large shared data banks</w:t>
      </w:r>
      <w:ins w:id="98" w:author="Microsoft Office User" w:date="2020-08-22T21:40:00Z">
        <w:r>
          <w:rPr>
            <w:rFonts w:cs="Times New Roman"/>
            <w:sz w:val="22"/>
            <w:lang w:val="en-US"/>
          </w:rPr>
          <w:t>,</w:t>
        </w:r>
      </w:ins>
      <w:r>
        <w:rPr>
          <w:rStyle w:val="18"/>
          <w:rFonts w:cs="Times New Roman"/>
          <w:sz w:val="22"/>
          <w:vertAlign w:val="baseline"/>
          <w:lang w:val="en-US"/>
        </w:rPr>
        <w:t>” </w:t>
      </w:r>
      <w:ins w:id="99" w:author="Microsoft Office User" w:date="2020-08-22T21:42:00Z">
        <w:r>
          <w:rPr>
            <w:rFonts w:cs="Times New Roman"/>
            <w:sz w:val="22"/>
            <w:lang w:val="en-US"/>
          </w:rPr>
          <w:t>Communication</w:t>
        </w:r>
      </w:ins>
      <w:ins w:id="100" w:author="Microsoft Office User" w:date="2020-08-22T21:43:00Z">
        <w:r>
          <w:rPr>
            <w:rFonts w:cs="Times New Roman"/>
            <w:sz w:val="22"/>
            <w:lang w:val="en-US"/>
          </w:rPr>
          <w:t>s of the ACM. Vol. 13:6</w:t>
        </w:r>
      </w:ins>
      <w:ins w:id="101" w:author="Microsoft Office User" w:date="2020-08-22T21:47:00Z">
        <w:r>
          <w:rPr>
            <w:rFonts w:cs="Times New Roman"/>
            <w:sz w:val="22"/>
            <w:lang w:val="en-US"/>
          </w:rPr>
          <w:t xml:space="preserve"> (</w:t>
        </w:r>
      </w:ins>
      <w:r>
        <w:rPr>
          <w:rStyle w:val="18"/>
          <w:rFonts w:cs="Times New Roman"/>
          <w:sz w:val="22"/>
          <w:vertAlign w:val="baseline"/>
          <w:lang w:val="en-US"/>
        </w:rPr>
        <w:t>1970</w:t>
      </w:r>
      <w:ins w:id="102" w:author="Microsoft Office User" w:date="2020-08-22T21:47:00Z">
        <w:r>
          <w:rPr>
            <w:rFonts w:cs="Times New Roman"/>
            <w:sz w:val="22"/>
            <w:lang w:val="en-US"/>
          </w:rPr>
          <w:t>)</w:t>
        </w:r>
      </w:ins>
      <w:ins w:id="103" w:author="Microsoft Office User" w:date="2020-08-22T21:44:00Z">
        <w:r>
          <w:rPr>
            <w:rFonts w:cs="Times New Roman"/>
            <w:sz w:val="22"/>
            <w:lang w:val="en-US"/>
          </w:rPr>
          <w:t>,</w:t>
        </w:r>
      </w:ins>
      <w:r>
        <w:rPr>
          <w:rStyle w:val="18"/>
          <w:rFonts w:cs="Times New Roman"/>
          <w:sz w:val="22"/>
          <w:vertAlign w:val="baseline"/>
          <w:lang w:val="en-US"/>
        </w:rPr>
        <w:t xml:space="preserve"> </w:t>
      </w:r>
      <w:ins w:id="104" w:author="Microsoft Office User" w:date="2020-08-22T21:44:00Z">
        <w:r>
          <w:rPr>
            <w:rFonts w:cs="Times New Roman"/>
            <w:sz w:val="22"/>
            <w:lang w:val="en-US"/>
          </w:rPr>
          <w:t>pp. 377-387</w:t>
        </w:r>
      </w:ins>
    </w:p>
  </w:endnote>
  <w:endnote w:id="18">
    <w:p>
      <w:pPr>
        <w:pStyle w:val="20"/>
        <w:numPr>
          <w:ilvl w:val="0"/>
          <w:numId w:val="1"/>
        </w:numPr>
        <w:spacing w:line="480" w:lineRule="auto"/>
        <w:ind w:left="110" w:hanging="110"/>
        <w:jc w:val="left"/>
        <w:rPr>
          <w:rStyle w:val="18"/>
          <w:rFonts w:cs="Times New Roman"/>
          <w:sz w:val="22"/>
          <w:vertAlign w:val="baseline"/>
          <w:lang w:val="en-US"/>
        </w:rPr>
      </w:pPr>
      <w:ins w:id="105" w:author="Microsoft Office User" w:date="2020-08-22T21:45:00Z">
        <w:r>
          <w:rPr>
            <w:rFonts w:cs="Times New Roman"/>
            <w:sz w:val="22"/>
            <w:lang w:val="en-US"/>
          </w:rPr>
          <w:t xml:space="preserve">R. </w:t>
        </w:r>
      </w:ins>
      <w:r>
        <w:rPr>
          <w:rStyle w:val="18"/>
          <w:rFonts w:cs="Times New Roman"/>
          <w:sz w:val="22"/>
          <w:vertAlign w:val="baseline"/>
          <w:lang w:val="en-US"/>
        </w:rPr>
        <w:t xml:space="preserve">Čerešňák and </w:t>
      </w:r>
      <w:ins w:id="106" w:author="Microsoft Office User" w:date="2020-08-22T21:45:00Z">
        <w:r>
          <w:rPr>
            <w:rStyle w:val="18"/>
            <w:rFonts w:cs="Times New Roman"/>
            <w:sz w:val="22"/>
            <w:vertAlign w:val="baseline"/>
            <w:lang w:val="en-US"/>
          </w:rPr>
          <w:t xml:space="preserve">M. </w:t>
        </w:r>
      </w:ins>
      <w:r>
        <w:rPr>
          <w:rStyle w:val="18"/>
          <w:rFonts w:cs="Times New Roman"/>
          <w:sz w:val="22"/>
          <w:vertAlign w:val="baseline"/>
          <w:lang w:val="en-US"/>
        </w:rPr>
        <w:t>Kvet. “Comparison of query performance in relational a non-relation databases</w:t>
      </w:r>
      <w:ins w:id="107" w:author="Microsoft Office User" w:date="2020-08-22T21:46:00Z">
        <w:r>
          <w:rPr>
            <w:rFonts w:cs="Times New Roman"/>
            <w:sz w:val="22"/>
            <w:lang w:val="en-US"/>
          </w:rPr>
          <w:t>,</w:t>
        </w:r>
      </w:ins>
      <w:r>
        <w:rPr>
          <w:rStyle w:val="18"/>
          <w:rFonts w:cs="Times New Roman"/>
          <w:sz w:val="22"/>
          <w:vertAlign w:val="baseline"/>
          <w:lang w:val="en-US"/>
        </w:rPr>
        <w:t xml:space="preserve">” Transportation </w:t>
      </w:r>
      <w:ins w:id="108" w:author="Microsoft Office User" w:date="2020-08-22T21:46:00Z">
        <w:r>
          <w:rPr>
            <w:rFonts w:cs="Times New Roman"/>
            <w:sz w:val="22"/>
            <w:lang w:val="en-US"/>
          </w:rPr>
          <w:t>R</w:t>
        </w:r>
      </w:ins>
      <w:r>
        <w:rPr>
          <w:rStyle w:val="18"/>
          <w:rFonts w:cs="Times New Roman"/>
          <w:sz w:val="22"/>
          <w:vertAlign w:val="baseline"/>
          <w:lang w:val="en-US"/>
        </w:rPr>
        <w:t xml:space="preserve">esearch </w:t>
      </w:r>
      <w:ins w:id="109" w:author="Microsoft Office User" w:date="2020-08-22T21:46:00Z">
        <w:r>
          <w:rPr>
            <w:rFonts w:cs="Times New Roman"/>
            <w:sz w:val="22"/>
            <w:lang w:val="en-US"/>
          </w:rPr>
          <w:t>P</w:t>
        </w:r>
      </w:ins>
      <w:r>
        <w:rPr>
          <w:rStyle w:val="18"/>
          <w:rFonts w:cs="Times New Roman"/>
          <w:sz w:val="22"/>
          <w:vertAlign w:val="baseline"/>
          <w:lang w:val="en-US"/>
        </w:rPr>
        <w:t>rocedia</w:t>
      </w:r>
      <w:ins w:id="110" w:author="Microsoft Office User" w:date="2020-08-22T21:46:00Z">
        <w:r>
          <w:rPr>
            <w:rFonts w:cs="Times New Roman"/>
            <w:sz w:val="22"/>
            <w:lang w:val="en-US"/>
          </w:rPr>
          <w:t xml:space="preserve">, Vol. </w:t>
        </w:r>
      </w:ins>
      <w:r>
        <w:rPr>
          <w:rStyle w:val="18"/>
          <w:rFonts w:cs="Times New Roman"/>
          <w:sz w:val="22"/>
          <w:vertAlign w:val="baseline"/>
          <w:lang w:val="en-US"/>
        </w:rPr>
        <w:t xml:space="preserve">40 (2019): </w:t>
      </w:r>
      <w:r>
        <w:rPr>
          <w:rStyle w:val="18"/>
          <w:rFonts w:hint="eastAsia" w:cs="Times New Roman"/>
          <w:sz w:val="22"/>
          <w:vertAlign w:val="baseline"/>
          <w:lang w:val="en-US"/>
        </w:rPr>
        <w:t xml:space="preserve">pp. </w:t>
      </w:r>
      <w:r>
        <w:rPr>
          <w:rStyle w:val="18"/>
          <w:rFonts w:cs="Times New Roman"/>
          <w:sz w:val="22"/>
          <w:vertAlign w:val="baseline"/>
          <w:lang w:val="en-US"/>
        </w:rPr>
        <w:t>170-177.</w:t>
      </w:r>
    </w:p>
  </w:endnote>
  <w:endnote w:id="19">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Microsoft. </w:t>
      </w:r>
      <w:r>
        <w:rPr>
          <w:rStyle w:val="18"/>
          <w:rFonts w:hint="eastAsia" w:cs="Times New Roman"/>
          <w:sz w:val="22"/>
          <w:vertAlign w:val="baseline"/>
          <w:lang w:val="en-US"/>
        </w:rPr>
        <w:t>(</w:t>
      </w:r>
      <w:r>
        <w:rPr>
          <w:rStyle w:val="18"/>
          <w:rFonts w:cs="Times New Roman"/>
          <w:sz w:val="22"/>
          <w:vertAlign w:val="baseline"/>
          <w:lang w:val="en-US"/>
        </w:rPr>
        <w:t>2012-11-26</w:t>
      </w:r>
      <w:r>
        <w:rPr>
          <w:rStyle w:val="18"/>
          <w:rFonts w:hint="eastAsia" w:cs="Times New Roman"/>
          <w:sz w:val="22"/>
          <w:vertAlign w:val="baseline"/>
          <w:lang w:val="en-US"/>
        </w:rPr>
        <w:t xml:space="preserve">) </w:t>
      </w:r>
      <w:r>
        <w:rPr>
          <w:rStyle w:val="18"/>
          <w:rFonts w:cs="Times New Roman"/>
          <w:sz w:val="22"/>
          <w:vertAlign w:val="baseline"/>
          <w:lang w:val="en-US"/>
        </w:rPr>
        <w:t>“</w:t>
      </w:r>
      <w:r>
        <w:fldChar w:fldCharType="begin"/>
      </w:r>
      <w:r>
        <w:instrText xml:space="preserve"> HYPERLINK "http://support.microsoft.com/kb/2160852/en-us" </w:instrText>
      </w:r>
      <w:r>
        <w:fldChar w:fldCharType="separate"/>
      </w:r>
      <w:r>
        <w:rPr>
          <w:rStyle w:val="18"/>
          <w:rFonts w:cs="Times New Roman"/>
          <w:sz w:val="22"/>
          <w:vertAlign w:val="baseline"/>
          <w:lang w:val="en-US"/>
        </w:rPr>
        <w:t>RAM, virtual memory, pagefile, and memory management in Windows</w:t>
      </w:r>
      <w:r>
        <w:rPr>
          <w:rStyle w:val="18"/>
          <w:rFonts w:cs="Times New Roman"/>
          <w:sz w:val="22"/>
          <w:vertAlign w:val="baseline"/>
          <w:lang w:val="en-US"/>
        </w:rPr>
        <w:fldChar w:fldCharType="end"/>
      </w:r>
      <w:r>
        <w:rPr>
          <w:rStyle w:val="18"/>
          <w:rFonts w:cs="Times New Roman"/>
          <w:sz w:val="22"/>
          <w:vertAlign w:val="baseline"/>
          <w:lang w:val="en-US"/>
        </w:rPr>
        <w:t>.” [</w:t>
      </w:r>
      <w:r>
        <w:rPr>
          <w:rStyle w:val="18"/>
          <w:rFonts w:hint="eastAsia" w:cs="Times New Roman"/>
          <w:sz w:val="22"/>
          <w:vertAlign w:val="baseline"/>
          <w:lang w:val="en-US"/>
        </w:rPr>
        <w:t>Online</w:t>
      </w:r>
      <w:r>
        <w:rPr>
          <w:rStyle w:val="18"/>
          <w:rFonts w:cs="Times New Roman"/>
          <w:sz w:val="22"/>
          <w:vertAlign w:val="baseline"/>
          <w:lang w:val="en-US"/>
        </w:rPr>
        <w:t xml:space="preserve">]. </w:t>
      </w:r>
      <w:r>
        <w:rPr>
          <w:rStyle w:val="18"/>
          <w:rFonts w:hint="eastAsia" w:cs="Times New Roman"/>
          <w:sz w:val="22"/>
          <w:vertAlign w:val="baseline"/>
          <w:lang w:val="en-US"/>
        </w:rPr>
        <w:t xml:space="preserve">Available: </w:t>
      </w:r>
      <w:r>
        <w:fldChar w:fldCharType="begin"/>
      </w:r>
      <w:r>
        <w:instrText xml:space="preserve"> HYPERLINK "https://support.microsoft.com/en-hk/help/2160852/ram-virtual-memory-pagefile-and-memory-management-in-windows" </w:instrText>
      </w:r>
      <w:r>
        <w:fldChar w:fldCharType="separate"/>
      </w:r>
      <w:r>
        <w:rPr>
          <w:rStyle w:val="18"/>
          <w:rFonts w:cs="Times New Roman"/>
          <w:sz w:val="22"/>
          <w:vertAlign w:val="baseline"/>
          <w:lang w:val="en-US"/>
        </w:rPr>
        <w:t>https://support.microsoft.com/en-hk/help/2160852/ram-virtual-memory-pagefile-and-memory-management-in-windows</w:t>
      </w:r>
      <w:r>
        <w:rPr>
          <w:rStyle w:val="18"/>
          <w:rFonts w:cs="Times New Roman"/>
          <w:sz w:val="22"/>
          <w:vertAlign w:val="baseline"/>
          <w:lang w:val="en-US"/>
        </w:rPr>
        <w:fldChar w:fldCharType="end"/>
      </w:r>
    </w:p>
  </w:endnote>
  <w:endnote w:id="20">
    <w:p>
      <w:pPr>
        <w:pStyle w:val="20"/>
        <w:numPr>
          <w:ilvl w:val="0"/>
          <w:numId w:val="1"/>
        </w:numPr>
        <w:spacing w:line="480" w:lineRule="auto"/>
        <w:ind w:left="110" w:hanging="110"/>
        <w:jc w:val="left"/>
        <w:rPr>
          <w:rStyle w:val="18"/>
          <w:rFonts w:cs="Times New Roman"/>
          <w:sz w:val="22"/>
          <w:vertAlign w:val="baseline"/>
          <w:lang w:val="en-US"/>
        </w:rPr>
      </w:pPr>
      <w:ins w:id="111" w:author="Microsoft Office User" w:date="2020-08-22T21:52:00Z">
        <w:r>
          <w:rPr>
            <w:rFonts w:cs="Times New Roman"/>
            <w:sz w:val="22"/>
            <w:lang w:val="en-US"/>
          </w:rPr>
          <w:t xml:space="preserve">D. </w:t>
        </w:r>
      </w:ins>
      <w:r>
        <w:rPr>
          <w:rStyle w:val="18"/>
          <w:rFonts w:cs="Times New Roman"/>
          <w:sz w:val="22"/>
          <w:vertAlign w:val="baseline"/>
          <w:lang w:val="en-US"/>
        </w:rPr>
        <w:t xml:space="preserve">Lee, </w:t>
      </w:r>
      <w:ins w:id="112" w:author="Microsoft Office User" w:date="2020-08-22T21:52:00Z">
        <w:r>
          <w:rPr>
            <w:rStyle w:val="18"/>
            <w:rFonts w:cs="Times New Roman"/>
            <w:sz w:val="22"/>
            <w:vertAlign w:val="baseline"/>
            <w:lang w:val="en-US"/>
          </w:rPr>
          <w:t>J</w:t>
        </w:r>
      </w:ins>
      <w:ins w:id="113" w:author="Microsoft Office User" w:date="2020-08-22T21:52:00Z">
        <w:r>
          <w:rPr>
            <w:rFonts w:cs="Times New Roman"/>
            <w:sz w:val="22"/>
            <w:lang w:val="en-US"/>
          </w:rPr>
          <w:t>. Choi, J</w:t>
        </w:r>
      </w:ins>
      <w:ins w:id="114" w:author="Microsoft Office User" w:date="2020-08-22T21:53:00Z">
        <w:r>
          <w:rPr>
            <w:rFonts w:cs="Times New Roman"/>
            <w:sz w:val="22"/>
            <w:lang w:val="en-US"/>
          </w:rPr>
          <w:t>.H</w:t>
        </w:r>
      </w:ins>
      <w:ins w:id="115" w:author="Microsoft Office User" w:date="2020-08-22T21:52:00Z">
        <w:r>
          <w:rPr>
            <w:rFonts w:cs="Times New Roman"/>
            <w:sz w:val="22"/>
            <w:lang w:val="en-US"/>
          </w:rPr>
          <w:t>. Kim</w:t>
        </w:r>
      </w:ins>
      <w:ins w:id="116" w:author="Microsoft Office User" w:date="2020-08-22T21:53:00Z">
        <w:r>
          <w:rPr>
            <w:rFonts w:cs="Times New Roman"/>
            <w:sz w:val="22"/>
            <w:lang w:val="en-US"/>
          </w:rPr>
          <w:t>, S.H. Noh, S.L. Min, Y. Cho, and C. S. Kim,</w:t>
        </w:r>
      </w:ins>
      <w:r>
        <w:rPr>
          <w:rStyle w:val="18"/>
          <w:rFonts w:cs="Times New Roman"/>
          <w:sz w:val="22"/>
          <w:vertAlign w:val="baseline"/>
          <w:lang w:val="en-US"/>
        </w:rPr>
        <w:t xml:space="preserve"> “LRFU: A Spectrum of Policies that Subsumes the Least Recently Used and Least Frequently Used Policies</w:t>
      </w:r>
      <w:ins w:id="117" w:author="Microsoft Office User" w:date="2020-08-22T21:54:00Z">
        <w:r>
          <w:rPr>
            <w:rFonts w:cs="Times New Roman"/>
            <w:sz w:val="22"/>
            <w:lang w:val="en-US"/>
          </w:rPr>
          <w:t>,</w:t>
        </w:r>
      </w:ins>
      <w:r>
        <w:rPr>
          <w:rStyle w:val="18"/>
          <w:rFonts w:cs="Times New Roman"/>
          <w:sz w:val="22"/>
          <w:vertAlign w:val="baseline"/>
          <w:lang w:val="en-US"/>
        </w:rPr>
        <w:t xml:space="preserve">” IEEE Trans. Computers 50 (2001): </w:t>
      </w:r>
      <w:r>
        <w:rPr>
          <w:rStyle w:val="18"/>
          <w:rFonts w:hint="eastAsia" w:cs="Times New Roman"/>
          <w:sz w:val="22"/>
          <w:vertAlign w:val="baseline"/>
          <w:lang w:val="en-US"/>
        </w:rPr>
        <w:t xml:space="preserve">pp. </w:t>
      </w:r>
      <w:r>
        <w:rPr>
          <w:rStyle w:val="18"/>
          <w:rFonts w:cs="Times New Roman"/>
          <w:sz w:val="22"/>
          <w:vertAlign w:val="baseline"/>
          <w:lang w:val="en-US"/>
        </w:rPr>
        <w:t>1352-1361.</w:t>
      </w:r>
    </w:p>
  </w:endnote>
  <w:endnote w:id="21">
    <w:p>
      <w:pPr>
        <w:pStyle w:val="20"/>
        <w:numPr>
          <w:ilvl w:val="0"/>
          <w:numId w:val="1"/>
        </w:numPr>
        <w:spacing w:line="480" w:lineRule="auto"/>
        <w:ind w:left="110" w:hanging="110"/>
        <w:jc w:val="left"/>
        <w:rPr>
          <w:rStyle w:val="18"/>
          <w:rFonts w:cs="Times New Roman"/>
          <w:sz w:val="22"/>
          <w:vertAlign w:val="baseline"/>
          <w:lang w:val="en-US"/>
        </w:rPr>
      </w:pPr>
      <w:ins w:id="118" w:author="Microsoft Office User" w:date="2020-08-22T21:54:00Z">
        <w:r>
          <w:rPr>
            <w:rFonts w:cs="Times New Roman"/>
            <w:sz w:val="22"/>
            <w:lang w:val="en-US"/>
          </w:rPr>
          <w:t xml:space="preserve">R. </w:t>
        </w:r>
      </w:ins>
      <w:r>
        <w:rPr>
          <w:rStyle w:val="18"/>
          <w:rFonts w:cs="Times New Roman"/>
          <w:sz w:val="22"/>
          <w:vertAlign w:val="baseline"/>
          <w:lang w:val="en-US"/>
        </w:rPr>
        <w:t>Patton. </w:t>
      </w:r>
      <w:r>
        <w:fldChar w:fldCharType="begin"/>
      </w:r>
      <w:r>
        <w:instrText xml:space="preserve"> HYPERLINK "https://archive.org/details/softwaretesting0000patt" </w:instrText>
      </w:r>
      <w:r>
        <w:fldChar w:fldCharType="separate"/>
      </w:r>
      <w:r>
        <w:rPr>
          <w:rStyle w:val="18"/>
          <w:rFonts w:cs="Times New Roman"/>
          <w:sz w:val="22"/>
          <w:vertAlign w:val="baseline"/>
          <w:lang w:val="en-US"/>
        </w:rPr>
        <w:t>Software Testing</w:t>
      </w:r>
      <w:r>
        <w:rPr>
          <w:rStyle w:val="18"/>
          <w:rFonts w:cs="Times New Roman"/>
          <w:sz w:val="22"/>
          <w:vertAlign w:val="baseline"/>
          <w:lang w:val="en-US"/>
        </w:rPr>
        <w:fldChar w:fldCharType="end"/>
      </w:r>
      <w:r>
        <w:rPr>
          <w:rStyle w:val="18"/>
          <w:rFonts w:cs="Times New Roman"/>
          <w:sz w:val="22"/>
          <w:vertAlign w:val="baseline"/>
          <w:lang w:val="en-US"/>
        </w:rPr>
        <w:t> (2nd ed.). Indianapolis: Sams Publishing (2005). </w:t>
      </w:r>
      <w:r>
        <w:fldChar w:fldCharType="begin"/>
      </w:r>
      <w:r>
        <w:instrText xml:space="preserve"> HYPERLINK "https://en.wikipedia.org/wiki/ISBN_(identifier)" \o "ISBN (identifier)" </w:instrText>
      </w:r>
      <w:r>
        <w:fldChar w:fldCharType="separate"/>
      </w:r>
      <w:r>
        <w:rPr>
          <w:rStyle w:val="18"/>
          <w:rFonts w:cs="Times New Roman"/>
          <w:sz w:val="22"/>
          <w:vertAlign w:val="baseline"/>
          <w:lang w:val="en-US"/>
        </w:rPr>
        <w:t>ISBN</w:t>
      </w:r>
      <w:r>
        <w:rPr>
          <w:rStyle w:val="18"/>
          <w:rFonts w:cs="Times New Roman"/>
          <w:sz w:val="22"/>
          <w:vertAlign w:val="baseline"/>
          <w:lang w:val="en-US"/>
        </w:rPr>
        <w:fldChar w:fldCharType="end"/>
      </w:r>
      <w:r>
        <w:rPr>
          <w:rStyle w:val="18"/>
          <w:rFonts w:cs="Times New Roman"/>
          <w:sz w:val="22"/>
          <w:vertAlign w:val="baseline"/>
          <w:lang w:val="en-US"/>
        </w:rPr>
        <w:t> </w:t>
      </w:r>
      <w:r>
        <w:fldChar w:fldCharType="begin"/>
      </w:r>
      <w:r>
        <w:instrText xml:space="preserve"> HYPERLINK "https://en.wikipedia.org/wiki/Special:BookSources/978-0672327988" \o "Special:BookSources/978-0672327988" </w:instrText>
      </w:r>
      <w:r>
        <w:fldChar w:fldCharType="separate"/>
      </w:r>
      <w:r>
        <w:rPr>
          <w:rStyle w:val="18"/>
          <w:rFonts w:cs="Times New Roman"/>
          <w:sz w:val="22"/>
          <w:vertAlign w:val="baseline"/>
          <w:lang w:val="en-US"/>
        </w:rPr>
        <w:t>978-0672327988</w:t>
      </w:r>
      <w:r>
        <w:rPr>
          <w:rStyle w:val="18"/>
          <w:rFonts w:cs="Times New Roman"/>
          <w:sz w:val="22"/>
          <w:vertAlign w:val="baseline"/>
          <w:lang w:val="en-US"/>
        </w:rPr>
        <w:fldChar w:fldCharType="end"/>
      </w:r>
      <w:r>
        <w:rPr>
          <w:rStyle w:val="18"/>
          <w:rFonts w:cs="Times New Roman"/>
          <w:sz w:val="22"/>
          <w:vertAlign w:val="baseline"/>
          <w:lang w:val="en-US"/>
        </w:rPr>
        <w:t>.</w:t>
      </w:r>
    </w:p>
  </w:endnote>
  <w:endnote w:id="22">
    <w:p>
      <w:pPr>
        <w:pStyle w:val="20"/>
        <w:numPr>
          <w:ilvl w:val="0"/>
          <w:numId w:val="1"/>
        </w:numPr>
        <w:spacing w:line="480" w:lineRule="auto"/>
        <w:ind w:left="110" w:hanging="110"/>
        <w:jc w:val="left"/>
        <w:rPr>
          <w:rStyle w:val="18"/>
          <w:rFonts w:cs="Times New Roman"/>
          <w:sz w:val="22"/>
          <w:vertAlign w:val="baseline"/>
          <w:lang w:val="en-US"/>
        </w:rPr>
      </w:pPr>
      <w:ins w:id="119" w:author="Microsoft Office User" w:date="2020-08-22T21:54:00Z">
        <w:r>
          <w:rPr>
            <w:rStyle w:val="18"/>
            <w:rFonts w:cs="Times New Roman"/>
            <w:sz w:val="22"/>
            <w:vertAlign w:val="baseline"/>
            <w:lang w:val="en-US"/>
          </w:rPr>
          <w:t xml:space="preserve">M.G </w:t>
        </w:r>
      </w:ins>
      <w:r>
        <w:rPr>
          <w:rStyle w:val="18"/>
          <w:rFonts w:cs="Times New Roman"/>
          <w:sz w:val="22"/>
          <w:vertAlign w:val="baseline"/>
          <w:lang w:val="en-US"/>
        </w:rPr>
        <w:t>Limaye, </w:t>
      </w:r>
      <w:r>
        <w:fldChar w:fldCharType="begin"/>
      </w:r>
      <w:r>
        <w:instrText xml:space="preserve"> HYPERLINK "https://books.google.com/books?id=zUm8My7SiakC&amp;pg=PA108" </w:instrText>
      </w:r>
      <w:r>
        <w:fldChar w:fldCharType="separate"/>
      </w:r>
      <w:r>
        <w:rPr>
          <w:rStyle w:val="18"/>
          <w:rFonts w:cs="Times New Roman"/>
          <w:sz w:val="22"/>
          <w:vertAlign w:val="baseline"/>
          <w:lang w:val="en-US"/>
        </w:rPr>
        <w:t>Software Testing</w:t>
      </w:r>
      <w:r>
        <w:rPr>
          <w:rStyle w:val="18"/>
          <w:rFonts w:cs="Times New Roman"/>
          <w:sz w:val="22"/>
          <w:vertAlign w:val="baseline"/>
          <w:lang w:val="en-US"/>
        </w:rPr>
        <w:fldChar w:fldCharType="end"/>
      </w:r>
      <w:r>
        <w:rPr>
          <w:rStyle w:val="18"/>
          <w:rFonts w:cs="Times New Roman"/>
          <w:sz w:val="22"/>
          <w:vertAlign w:val="baseline"/>
          <w:lang w:val="en-US"/>
        </w:rPr>
        <w:t>. Tata McGraw-Hill Education (2009). pp. 108–11. </w:t>
      </w:r>
      <w:r>
        <w:fldChar w:fldCharType="begin"/>
      </w:r>
      <w:r>
        <w:instrText xml:space="preserve"> HYPERLINK "https://en.wikipedia.org/wiki/ISBN_(identifier)" \o "ISBN (identifier)" </w:instrText>
      </w:r>
      <w:r>
        <w:fldChar w:fldCharType="separate"/>
      </w:r>
      <w:r>
        <w:rPr>
          <w:rStyle w:val="18"/>
          <w:rFonts w:cs="Times New Roman"/>
          <w:sz w:val="22"/>
          <w:vertAlign w:val="baseline"/>
          <w:lang w:val="en-US"/>
        </w:rPr>
        <w:t>ISBN</w:t>
      </w:r>
      <w:r>
        <w:rPr>
          <w:rStyle w:val="18"/>
          <w:rFonts w:cs="Times New Roman"/>
          <w:sz w:val="22"/>
          <w:vertAlign w:val="baseline"/>
          <w:lang w:val="en-US"/>
        </w:rPr>
        <w:fldChar w:fldCharType="end"/>
      </w:r>
      <w:r>
        <w:rPr>
          <w:rStyle w:val="18"/>
          <w:rFonts w:cs="Times New Roman"/>
          <w:sz w:val="22"/>
          <w:vertAlign w:val="baseline"/>
          <w:lang w:val="en-US"/>
        </w:rPr>
        <w:t> </w:t>
      </w:r>
      <w:r>
        <w:fldChar w:fldCharType="begin"/>
      </w:r>
      <w:r>
        <w:instrText xml:space="preserve"> HYPERLINK "https://en.wikipedia.org/wiki/Special:BookSources/9780070139909" \o "Special:BookSources/9780070139909" </w:instrText>
      </w:r>
      <w:r>
        <w:fldChar w:fldCharType="separate"/>
      </w:r>
      <w:r>
        <w:rPr>
          <w:rStyle w:val="18"/>
          <w:rFonts w:cs="Times New Roman"/>
          <w:sz w:val="22"/>
          <w:vertAlign w:val="baseline"/>
          <w:lang w:val="en-US"/>
        </w:rPr>
        <w:t>9780070139909</w:t>
      </w:r>
      <w:r>
        <w:rPr>
          <w:rStyle w:val="18"/>
          <w:rFonts w:cs="Times New Roman"/>
          <w:sz w:val="22"/>
          <w:vertAlign w:val="baseline"/>
          <w:lang w:val="en-US"/>
        </w:rPr>
        <w:fldChar w:fldCharType="end"/>
      </w:r>
      <w:r>
        <w:rPr>
          <w:rStyle w:val="18"/>
          <w:rFonts w:cs="Times New Roman"/>
          <w:sz w:val="22"/>
          <w:vertAlign w:val="baseline"/>
          <w:lang w:val="en-US"/>
        </w:rPr>
        <w:t>.</w:t>
      </w:r>
    </w:p>
  </w:endnote>
  <w:endnote w:id="23">
    <w:p>
      <w:pPr>
        <w:pStyle w:val="20"/>
        <w:numPr>
          <w:ilvl w:val="0"/>
          <w:numId w:val="1"/>
        </w:numPr>
        <w:spacing w:line="480" w:lineRule="auto"/>
        <w:ind w:left="110" w:hanging="110"/>
        <w:jc w:val="left"/>
        <w:rPr>
          <w:rStyle w:val="18"/>
          <w:rFonts w:cs="Times New Roman"/>
          <w:sz w:val="22"/>
          <w:vertAlign w:val="baseline"/>
          <w:lang w:val="en-US"/>
        </w:rPr>
      </w:pPr>
      <w:ins w:id="120" w:author="Microsoft Office User" w:date="2020-08-22T21:54:00Z">
        <w:r>
          <w:rPr>
            <w:rFonts w:cs="Times New Roman"/>
            <w:sz w:val="22"/>
            <w:lang w:val="en-US"/>
          </w:rPr>
          <w:t xml:space="preserve">K. A. </w:t>
        </w:r>
      </w:ins>
      <w:r>
        <w:rPr>
          <w:rStyle w:val="18"/>
          <w:rFonts w:cs="Times New Roman"/>
          <w:sz w:val="22"/>
          <w:vertAlign w:val="baseline"/>
          <w:lang w:val="en-US"/>
        </w:rPr>
        <w:t>Saleh. </w:t>
      </w:r>
      <w:r>
        <w:fldChar w:fldCharType="begin"/>
      </w:r>
      <w:r>
        <w:instrText xml:space="preserve"> HYPERLINK "https://books.google.com/books?id=N69KPjBEWygC&amp;pg=PA224" </w:instrText>
      </w:r>
      <w:r>
        <w:fldChar w:fldCharType="separate"/>
      </w:r>
      <w:r>
        <w:rPr>
          <w:rStyle w:val="18"/>
          <w:rFonts w:cs="Times New Roman"/>
          <w:sz w:val="22"/>
          <w:vertAlign w:val="baseline"/>
          <w:lang w:val="en-US"/>
        </w:rPr>
        <w:t>Software Engineering</w:t>
      </w:r>
      <w:r>
        <w:rPr>
          <w:rStyle w:val="18"/>
          <w:rFonts w:cs="Times New Roman"/>
          <w:sz w:val="22"/>
          <w:vertAlign w:val="baseline"/>
          <w:lang w:val="en-US"/>
        </w:rPr>
        <w:fldChar w:fldCharType="end"/>
      </w:r>
      <w:r>
        <w:rPr>
          <w:rStyle w:val="18"/>
          <w:rFonts w:cs="Times New Roman"/>
          <w:sz w:val="22"/>
          <w:vertAlign w:val="baseline"/>
          <w:lang w:val="en-US"/>
        </w:rPr>
        <w:t>. J. Ross Publishing (2009). pp. 224–41. </w:t>
      </w:r>
      <w:r>
        <w:fldChar w:fldCharType="begin"/>
      </w:r>
      <w:r>
        <w:instrText xml:space="preserve"> HYPERLINK "https://en.wikipedia.org/wiki/ISBN_(identifier)" \o "ISBN (identifier)" </w:instrText>
      </w:r>
      <w:r>
        <w:fldChar w:fldCharType="separate"/>
      </w:r>
      <w:r>
        <w:rPr>
          <w:rStyle w:val="18"/>
          <w:rFonts w:cs="Times New Roman"/>
          <w:sz w:val="22"/>
          <w:vertAlign w:val="baseline"/>
          <w:lang w:val="en-US"/>
        </w:rPr>
        <w:t>ISBN</w:t>
      </w:r>
      <w:r>
        <w:rPr>
          <w:rStyle w:val="18"/>
          <w:rFonts w:cs="Times New Roman"/>
          <w:sz w:val="22"/>
          <w:vertAlign w:val="baseline"/>
          <w:lang w:val="en-US"/>
        </w:rPr>
        <w:fldChar w:fldCharType="end"/>
      </w:r>
      <w:r>
        <w:rPr>
          <w:rStyle w:val="18"/>
          <w:rFonts w:cs="Times New Roman"/>
          <w:sz w:val="22"/>
          <w:vertAlign w:val="baseline"/>
          <w:lang w:val="en-US"/>
        </w:rPr>
        <w:t> </w:t>
      </w:r>
      <w:r>
        <w:fldChar w:fldCharType="begin"/>
      </w:r>
      <w:r>
        <w:instrText xml:space="preserve"> HYPERLINK "https://en.wikipedia.org/wiki/Special:BookSources/9781932159943" \o "Special:BookSources/9781932159943" </w:instrText>
      </w:r>
      <w:r>
        <w:fldChar w:fldCharType="separate"/>
      </w:r>
      <w:r>
        <w:rPr>
          <w:rStyle w:val="18"/>
          <w:rFonts w:cs="Times New Roman"/>
          <w:sz w:val="22"/>
          <w:vertAlign w:val="baseline"/>
          <w:lang w:val="en-US"/>
        </w:rPr>
        <w:t>9781932159943</w:t>
      </w:r>
      <w:r>
        <w:rPr>
          <w:rStyle w:val="18"/>
          <w:rFonts w:cs="Times New Roman"/>
          <w:sz w:val="22"/>
          <w:vertAlign w:val="baseline"/>
          <w:lang w:val="en-US"/>
        </w:rPr>
        <w:fldChar w:fldCharType="end"/>
      </w:r>
      <w:r>
        <w:rPr>
          <w:rStyle w:val="18"/>
          <w:rFonts w:cs="Times New Roman"/>
          <w:sz w:val="22"/>
          <w:vertAlign w:val="baseline"/>
          <w:lang w:val="en-US"/>
        </w:rPr>
        <w:t>.</w:t>
      </w:r>
    </w:p>
  </w:endnote>
  <w:endnote w:id="24">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 </w:t>
      </w:r>
      <w:ins w:id="121" w:author="Microsoft Office User" w:date="2020-08-22T21:54:00Z">
        <w:r>
          <w:rPr>
            <w:rFonts w:cs="Times New Roman"/>
            <w:sz w:val="22"/>
            <w:lang w:val="en-US"/>
          </w:rPr>
          <w:t xml:space="preserve">M. </w:t>
        </w:r>
      </w:ins>
      <w:r>
        <w:rPr>
          <w:rStyle w:val="18"/>
          <w:rFonts w:cs="Times New Roman"/>
          <w:sz w:val="22"/>
          <w:vertAlign w:val="baseline"/>
          <w:lang w:val="en-US"/>
        </w:rPr>
        <w:t>LaMonica</w:t>
      </w:r>
      <w:ins w:id="122" w:author="Microsoft Office User" w:date="2020-08-22T21:55:00Z">
        <w:r>
          <w:rPr>
            <w:rFonts w:cs="Times New Roman"/>
            <w:sz w:val="22"/>
            <w:lang w:val="en-US"/>
          </w:rPr>
          <w:t xml:space="preserve">. </w:t>
        </w:r>
      </w:ins>
      <w:r>
        <w:rPr>
          <w:rStyle w:val="18"/>
          <w:rFonts w:cs="Times New Roman"/>
          <w:sz w:val="22"/>
          <w:vertAlign w:val="baseline"/>
          <w:lang w:val="en-US"/>
        </w:rPr>
        <w:t xml:space="preserve"> (March 27, 2008)</w:t>
      </w:r>
      <w:r>
        <w:rPr>
          <w:rStyle w:val="18"/>
          <w:rFonts w:hint="eastAsia" w:cs="Times New Roman"/>
          <w:sz w:val="22"/>
          <w:vertAlign w:val="baseline"/>
          <w:lang w:val="en-US"/>
        </w:rPr>
        <w:t xml:space="preserve"> </w:t>
      </w:r>
      <w:r>
        <w:fldChar w:fldCharType="begin"/>
      </w:r>
      <w:r>
        <w:instrText xml:space="preserve"> HYPERLINK "http://www.news.com/8301-10784_3-9904091-7.html" </w:instrText>
      </w:r>
      <w:r>
        <w:fldChar w:fldCharType="separate"/>
      </w:r>
      <w:r>
        <w:rPr>
          <w:rStyle w:val="18"/>
          <w:rFonts w:cs="Times New Roman"/>
          <w:sz w:val="22"/>
          <w:vertAlign w:val="baseline"/>
          <w:lang w:val="en-US"/>
        </w:rPr>
        <w:t>"Amazon Web Services adds 'resiliency' to EC2 compute service"</w:t>
      </w:r>
      <w:r>
        <w:rPr>
          <w:rStyle w:val="18"/>
          <w:rFonts w:cs="Times New Roman"/>
          <w:sz w:val="22"/>
          <w:vertAlign w:val="baseline"/>
          <w:lang w:val="en-US"/>
        </w:rPr>
        <w:fldChar w:fldCharType="end"/>
      </w:r>
      <w:r>
        <w:rPr>
          <w:rStyle w:val="18"/>
          <w:rFonts w:cs="Times New Roman"/>
          <w:sz w:val="22"/>
          <w:vertAlign w:val="baseline"/>
          <w:lang w:val="en-US"/>
        </w:rPr>
        <w:t>. [</w:t>
      </w:r>
      <w:r>
        <w:rPr>
          <w:rStyle w:val="18"/>
          <w:rFonts w:hint="eastAsia" w:cs="Times New Roman"/>
          <w:sz w:val="22"/>
          <w:vertAlign w:val="baseline"/>
          <w:lang w:val="en-US"/>
        </w:rPr>
        <w:t>Online</w:t>
      </w:r>
      <w:r>
        <w:rPr>
          <w:rStyle w:val="18"/>
          <w:rFonts w:cs="Times New Roman"/>
          <w:sz w:val="22"/>
          <w:vertAlign w:val="baseline"/>
          <w:lang w:val="en-US"/>
        </w:rPr>
        <w:t>].</w:t>
      </w:r>
      <w:r>
        <w:rPr>
          <w:rStyle w:val="18"/>
          <w:rFonts w:hint="eastAsia" w:cs="Times New Roman"/>
          <w:sz w:val="22"/>
          <w:vertAlign w:val="baseline"/>
          <w:lang w:val="en-US"/>
        </w:rPr>
        <w:t xml:space="preserve"> Available: </w:t>
      </w:r>
      <w:r>
        <w:fldChar w:fldCharType="begin"/>
      </w:r>
      <w:r>
        <w:instrText xml:space="preserve"> HYPERLINK "https://www.cnet.com/news/amazon-web-services-adds-resiliency-to-ec2-compute-service/" </w:instrText>
      </w:r>
      <w:r>
        <w:fldChar w:fldCharType="separate"/>
      </w:r>
      <w:r>
        <w:rPr>
          <w:rStyle w:val="18"/>
          <w:rFonts w:cs="Times New Roman"/>
          <w:sz w:val="22"/>
          <w:vertAlign w:val="baseline"/>
          <w:lang w:val="en-US"/>
        </w:rPr>
        <w:t>https://www.cnet.com/news/amazon-web-services-adds-resiliency-to-ec2-compute-service/</w:t>
      </w:r>
      <w:r>
        <w:rPr>
          <w:rStyle w:val="18"/>
          <w:rFonts w:cs="Times New Roman"/>
          <w:sz w:val="22"/>
          <w:vertAlign w:val="baseline"/>
          <w:lang w:val="en-US"/>
        </w:rPr>
        <w:fldChar w:fldCharType="end"/>
      </w:r>
    </w:p>
    <w:p>
      <w:pPr>
        <w:pStyle w:val="20"/>
        <w:ind w:left="0" w:firstLine="0" w:firstLineChars="0"/>
        <w:jc w:val="left"/>
        <w:rPr>
          <w:rStyle w:val="18"/>
          <w:vertAlign w:val="baselin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E0002AFF" w:usb1="C0007843" w:usb2="00000009" w:usb3="00000000" w:csb0="400001FF" w:csb1="FFFF0000"/>
  </w:font>
  <w:font w:name="黑体">
    <w:altName w:val="微软雅黑"/>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akar"/>
    <w:panose1 w:val="05000000000000000000"/>
    <w:charset w:val="00"/>
    <w:family w:val="auto"/>
    <w:pitch w:val="default"/>
    <w:sig w:usb0="00000000" w:usb1="10000000" w:usb2="00000000" w:usb3="00000000" w:csb0="80000000" w:csb1="00000000"/>
  </w:font>
  <w:font w:name="Calibri">
    <w:altName w:val="微软雅黑"/>
    <w:panose1 w:val="020F0502020204030204"/>
    <w:charset w:val="00"/>
    <w:family w:val="swiss"/>
    <w:pitch w:val="default"/>
    <w:sig w:usb0="00000000" w:usb1="00000000" w:usb2="00000001" w:usb3="00000000" w:csb0="0000019F" w:csb1="00000000"/>
  </w:font>
  <w:font w:name="Lohit Devanagari">
    <w:panose1 w:val="020B0600000000000000"/>
    <w:charset w:val="00"/>
    <w:family w:val="auto"/>
    <w:pitch w:val="default"/>
    <w:sig w:usb0="80008023" w:usb1="00002042" w:usb2="00000000" w:usb3="00000000" w:csb0="00000001" w:csb1="00000000"/>
  </w:font>
  <w:font w:name="Liberation Sans">
    <w:panose1 w:val="020B0604020202020204"/>
    <w:charset w:val="01"/>
    <w:family w:val="roman"/>
    <w:pitch w:val="default"/>
    <w:sig w:usb0="E0000AFF" w:usb1="500078FF" w:usb2="00000021" w:usb3="00000000" w:csb0="600001BF" w:csb1="DFF70000"/>
  </w:font>
  <w:font w:name="Noto Sans CJK SC">
    <w:panose1 w:val="020B0600000000000000"/>
    <w:charset w:val="86"/>
    <w:family w:val="auto"/>
    <w:pitch w:val="default"/>
    <w:sig w:usb0="30000083" w:usb1="2BDF3C10" w:usb2="00000016" w:usb3="00000000" w:csb0="602E0107" w:csb1="00000000"/>
  </w:font>
  <w:font w:name="Microsoft YaHei UI">
    <w:altName w:val="Microsoft YaHei"/>
    <w:panose1 w:val="020B0503020204020204"/>
    <w:charset w:val="86"/>
    <w:family w:val="swiss"/>
    <w:pitch w:val="default"/>
    <w:sig w:usb0="00000000" w:usb1="00000000" w:usb2="00000016" w:usb3="00000000" w:csb0="0004001F" w:csb1="00000000"/>
  </w:font>
  <w:font w:name="Wingdings">
    <w:altName w:val="MarVoSym"/>
    <w:panose1 w:val="05000000000000000000"/>
    <w:charset w:val="02"/>
    <w:family w:val="auto"/>
    <w:pitch w:val="default"/>
    <w:sig w:usb0="00000000" w:usb1="00000000" w:usb2="00000000" w:usb3="00000000" w:csb0="80000000" w:csb1="00000000"/>
  </w:font>
  <w:font w:name="Symbol">
    <w:altName w:val="Standard Symbols PS [URW ]"/>
    <w:panose1 w:val="05050102010706020507"/>
    <w:charset w:val="02"/>
    <w:family w:val="roman"/>
    <w:pitch w:val="default"/>
    <w:sig w:usb0="00000000" w:usb1="00000000" w:usb2="00000000" w:usb3="00000000" w:csb0="80000000" w:csb1="00000000"/>
  </w:font>
  <w:font w:name="Cambria Math">
    <w:altName w:val="DejaVu Math TeX Gyre"/>
    <w:panose1 w:val="02040503050406030204"/>
    <w:charset w:val="00"/>
    <w:family w:val="roman"/>
    <w:pitch w:val="default"/>
    <w:sig w:usb0="00000000" w:usb1="00000000" w:usb2="00000000" w:usb3="00000000" w:csb0="0000019F" w:csb1="00000000"/>
  </w:font>
  <w:font w:name="Cambria">
    <w:altName w:val="Georgia"/>
    <w:panose1 w:val="02040503050406030204"/>
    <w:charset w:val="00"/>
    <w:family w:val="roman"/>
    <w:pitch w:val="default"/>
    <w:sig w:usb0="00000000" w:usb1="00000000" w:usb2="00000000" w:usb3="00000000" w:csb0="0000009F" w:csb1="00000000"/>
  </w:font>
  <w:font w:name="文泉驿微米黑">
    <w:panose1 w:val="020B0606030804020204"/>
    <w:charset w:val="86"/>
    <w:family w:val="auto"/>
    <w:pitch w:val="default"/>
    <w:sig w:usb0="E10002EF" w:usb1="6BDFFCFB" w:usb2="00800036" w:usb3="00000000" w:csb0="603E019F" w:csb1="DFD70000"/>
  </w:font>
  <w:font w:name="微软雅黑">
    <w:panose1 w:val="020B0503020204020204"/>
    <w:charset w:val="86"/>
    <w:family w:val="auto"/>
    <w:pitch w:val="default"/>
    <w:sig w:usb0="80000287" w:usb1="2A0F3C52" w:usb2="00000016" w:usb3="00000000" w:csb0="0004001F" w:csb1="00000000"/>
  </w:font>
  <w:font w:name="DejaVu Sans">
    <w:panose1 w:val="020B0603030804020204"/>
    <w:charset w:val="00"/>
    <w:family w:val="auto"/>
    <w:pitch w:val="default"/>
    <w:sig w:usb0="E7006EFF" w:usb1="D200FDFF" w:usb2="0A246029" w:usb3="0400200C" w:csb0="600001FF" w:csb1="DFFF0000"/>
  </w:font>
  <w:font w:name="Microsoft YaHei">
    <w:panose1 w:val="020B0503020204020204"/>
    <w:charset w:val="86"/>
    <w:family w:val="auto"/>
    <w:pitch w:val="default"/>
    <w:sig w:usb0="80000287" w:usb1="2A0F3C52" w:usb2="00000016" w:usb3="00000000" w:csb0="0004001F" w:csb1="00000000"/>
  </w:font>
  <w:font w:name="Tahoma">
    <w:altName w:val="DejaVu Sans"/>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aakar">
    <w:panose1 w:val="02000600040000000000"/>
    <w:charset w:val="00"/>
    <w:family w:val="auto"/>
    <w:pitch w:val="default"/>
    <w:sig w:usb0="80040001" w:usb1="00002000" w:usb2="00000000" w:usb3="00000000" w:csb0="20000000" w:csb1="80000000"/>
  </w:font>
  <w:font w:name="MarVoSym">
    <w:panose1 w:val="05000603020000020507"/>
    <w:charset w:val="00"/>
    <w:family w:val="auto"/>
    <w:pitch w:val="default"/>
    <w:sig w:usb0="00000000" w:usb1="00000000" w:usb2="00000000" w:usb3="00000000" w:csb0="80000000" w:csb1="00000000"/>
  </w:font>
  <w:font w:name="Standard Symbols PS [URW ]">
    <w:panose1 w:val="05050102010706020507"/>
    <w:charset w:val="00"/>
    <w:family w:val="auto"/>
    <w:pitch w:val="default"/>
    <w:sig w:usb0="00000003" w:usb1="00000000" w:usb2="00000000" w:usb3="00000000" w:csb0="00000001" w:csb1="00000000"/>
  </w:font>
  <w:font w:name="Georgia">
    <w:panose1 w:val="02040502050405020303"/>
    <w:charset w:val="00"/>
    <w:family w:val="auto"/>
    <w:pitch w:val="default"/>
    <w:sig w:usb0="00000287" w:usb1="00000000" w:usb2="00000000" w:usb3="00000000" w:csb0="2000009F" w:csb1="00000000"/>
  </w:font>
  <w:font w:name="MS Mincho">
    <w:altName w:val="Delphine"/>
    <w:panose1 w:val="00000000000000000000"/>
    <w:charset w:val="00"/>
    <w:family w:val="auto"/>
    <w:pitch w:val="default"/>
    <w:sig w:usb0="00000000" w:usb1="00000000" w:usb2="00000000" w:usb3="00000000" w:csb0="00000000" w:csb1="00000000"/>
  </w:font>
  <w:font w:name="Delphine">
    <w:panose1 w:val="00000400000000000000"/>
    <w:charset w:val="00"/>
    <w:family w:val="auto"/>
    <w:pitch w:val="default"/>
    <w:sig w:usb0="8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rPr>
        <w:lang w:val="en-US" w:eastAsia="en-US"/>
      </w:rPr>
      <mc:AlternateContent>
        <mc:Choice Requires="wps">
          <w:drawing>
            <wp:anchor distT="0" distB="0" distL="114300" distR="114300" simplePos="0" relativeHeight="251685888" behindDoc="0" locked="0" layoutInCell="1" allowOverlap="1">
              <wp:simplePos x="0" y="0"/>
              <wp:positionH relativeFrom="margin">
                <wp:align>right</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42</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58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IyHf/MFAgAAGgQAAA4A&#10;AAAAAAAAAQAgAAAANQEAAGRycy9lMm9Eb2MueG1sUEsFBgAAAAAGAAYAWQEAAKwFA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42</w:t>
                    </w:r>
                    <w: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684864" behindDoc="0" locked="0" layoutInCell="1" allowOverlap="1">
              <wp:simplePos x="0" y="0"/>
              <wp:positionH relativeFrom="margin">
                <wp:align>right</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48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LNJWO7QAAAABQEAAA8AAAAA&#10;AAAAAQAgAAAAOAAAAGRycy9kb3ducmV2LnhtbFBLAQIUABQAAAAIAIdO4kBD5d6ABgIAABoEAAAO&#10;AAAAAAAAAAEAIAAAADUBAABkcnMvZTJvRG9jLnhtbFBLBQYAAAAABgAGAFkBAACtBQ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1</w:t>
                    </w:r>
                    <w:r>
                      <w:fldChar w:fldCharType="end"/>
                    </w:r>
                  </w:p>
                </w:txbxContent>
              </v:textbox>
            </v:shape>
          </w:pict>
        </mc:Fallback>
      </mc:AlternateContent>
    </w:r>
    <w:r>
      <w:rPr>
        <w:lang w:val="en-US" w:eastAsia="en-US"/>
      </w:rPr>
      <w:drawing>
        <wp:anchor distT="0" distB="0" distL="0" distR="0" simplePos="0" relativeHeight="251672576"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36"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673600"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37"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686912" behindDoc="0" locked="0" layoutInCell="1" allowOverlap="1">
              <wp:simplePos x="0" y="0"/>
              <wp:positionH relativeFrom="margin">
                <wp:align>right</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 xml:space="preserve"> </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69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MowQgcFAgAAGgQAAA4A&#10;AAAAAAAAAQAgAAAANQEAAGRycy9lMm9Eb2MueG1sUEsFBgAAAAAGAAYAWQEAAKwFA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 xml:space="preserve"> </w:t>
                    </w:r>
                    <w:r>
                      <w:fldChar w:fldCharType="end"/>
                    </w:r>
                  </w:p>
                </w:txbxContent>
              </v:textbox>
            </v:shape>
          </w:pict>
        </mc:Fallback>
      </mc:AlternateContent>
    </w:r>
    <w:r>
      <w:rPr>
        <w:lang w:val="en-US" w:eastAsia="en-US"/>
      </w:rPr>
      <w:drawing>
        <wp:anchor distT="0" distB="0" distL="0" distR="0" simplePos="0" relativeHeight="251658240"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46"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6"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659264"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47"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7"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del w:id="123" w:author="devil" w:date="2020-08-23T13:15:00Z">
      <w:r>
        <w:rPr>
          <w:lang w:val="en-US" w:eastAsia="en-US"/>
        </w:rPr>
        <mc:AlternateContent>
          <mc:Choice Requires="wps">
            <w:drawing>
              <wp:anchor distT="0" distB="0" distL="114300" distR="114300" simplePos="0" relativeHeight="251717632"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39"/>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Text Box 39" o:spid="_x0000_s1026" o:spt="202" type="#_x0000_t202" style="position:absolute;left:0pt;margin-top:0pt;height:144pt;width:144pt;mso-position-horizontal:right;mso-position-horizontal-relative:margin;mso-wrap-style:none;z-index:2517176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H3MENcFAgAAGQQAAA4A&#10;AAAAAAAAAQAgAAAANQEAAGRycy9lMm9Eb2MueG1sUEsFBgAAAAAGAAYAWQEAAKwFA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II</w:t>
                      </w:r>
                      <w:r>
                        <w:fldChar w:fldCharType="end"/>
                      </w:r>
                    </w:p>
                  </w:txbxContent>
                </v:textbox>
              </v:shape>
            </w:pict>
          </mc:Fallback>
        </mc:AlternateContent>
      </w:r>
    </w:del>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w:drawing>
        <wp:anchor distT="0" distB="0" distL="0" distR="0" simplePos="0" relativeHeight="251718656"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5"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719680"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27"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rPr>
        <w:lang w:val="en-US" w:eastAsia="en-US"/>
      </w:rPr>
      <mc:AlternateContent>
        <mc:Choice Requires="wps">
          <w:drawing>
            <wp:anchor distT="0" distB="0" distL="114300" distR="114300" simplePos="0" relativeHeight="251807744"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Text Box 39"/>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Text Box 39" o:spid="_x0000_s1026" o:spt="202" type="#_x0000_t202" style="position:absolute;left:0pt;margin-top:0pt;height:144pt;width:144pt;mso-position-horizontal:right;mso-position-horizontal-relative:margin;mso-wrap-style:none;z-index:25180774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LNJWO7QAAAABQEAAA8AAAAA&#10;AAAAAQAgAAAAOAAAAGRycy9kb3ducmV2LnhtbFBLAQIUABQAAAAIAIdO4kCLGxbrBgIAABoEAAAO&#10;AAAAAAAAAAEAIAAAADUBAABkcnMvZTJvRG9jLnhtbFBLBQYAAAAABgAGAFkBAACtBQ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897856"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Text Box 40"/>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Text Box 40" o:spid="_x0000_s1026" o:spt="202" type="#_x0000_t202" style="position:absolute;left:0pt;margin-top:0pt;height:144pt;width:144pt;mso-position-horizontal:right;mso-position-horizontal-relative:margin;mso-wrap-style:none;z-index:2518978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WAAAAZHJzL1BLAQIUABQAAAAIAIdO4kCzSVju0AAAAAUBAAAPAAAA&#10;AAAAAAEAIAAAADgAAABkcnMvZG93bnJldi54bWxQSwECFAAUAAAACACHTuJARohNywcCAAAaBAAA&#10;DgAAAAAAAAABACAAAAA1AQAAZHJzL2Uyb0RvYy54bWxQSwUGAAAAAAYABgBZAQAArgU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I</w:t>
                    </w:r>
                    <w:r>
                      <w:fldChar w:fldCharType="end"/>
                    </w:r>
                  </w:p>
                </w:txbxContent>
              </v:textbox>
            </v:shape>
          </w:pict>
        </mc:Fallback>
      </mc:AlternateContent>
    </w:r>
    <w:r>
      <w:rPr>
        <w:lang w:val="en-US" w:eastAsia="en-US"/>
      </w:rPr>
      <w:drawing>
        <wp:anchor distT="0" distB="0" distL="0" distR="0" simplePos="0" relativeHeight="251869184"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34"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870208"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35"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lang w:val="en-US" w:eastAsia="en-US"/>
      </w:rPr>
      <mc:AlternateContent>
        <mc:Choice Requires="wps">
          <w:drawing>
            <wp:anchor distT="0" distB="0" distL="114300" distR="114300" simplePos="0" relativeHeight="251687936" behindDoc="0" locked="0" layoutInCell="1" allowOverlap="1">
              <wp:simplePos x="0" y="0"/>
              <wp:positionH relativeFrom="margin">
                <wp:align>right</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VII</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79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fZ3FnwQCAAAaBAAADgAA&#10;AAAAAAABACAAAAA1AQAAZHJzL2Uyb0RvYy54bWxQSwUGAAAAAAYABgBZAQAAqwU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VII</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688960" behindDoc="0" locked="0" layoutInCell="1" allowOverlap="1">
              <wp:simplePos x="0" y="0"/>
              <wp:positionH relativeFrom="margin">
                <wp:align>right</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896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OVtPO0FAgAAGgQAAA4A&#10;AAAAAAAAAQAgAAAANQEAAGRycy9lMm9Eb2MueG1sUEsFBgAAAAAGAAYAWQEAAKwFA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II</w:t>
                    </w:r>
                    <w:r>
                      <w:fldChar w:fldCharType="end"/>
                    </w:r>
                  </w:p>
                </w:txbxContent>
              </v:textbox>
            </v:shape>
          </w:pict>
        </mc:Fallback>
      </mc:AlternateContent>
    </w:r>
    <w:r>
      <w:rPr>
        <w:lang w:val="en-US" w:eastAsia="en-US"/>
      </w:rPr>
      <w:drawing>
        <wp:anchor distT="0" distB="0" distL="0" distR="0" simplePos="0" relativeHeight="251664384"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50"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0"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665408"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51"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683840" behindDoc="0" locked="0" layoutInCell="1" allowOverlap="1">
              <wp:simplePos x="0" y="0"/>
              <wp:positionH relativeFrom="margin">
                <wp:align>right</wp:align>
              </wp:positionH>
              <wp:positionV relativeFrom="paragraph">
                <wp:posOffset>0</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pPr>
                          <w:r>
                            <w:fldChar w:fldCharType="begin"/>
                          </w:r>
                          <w:r>
                            <w:instrText xml:space="preserve"> PAGE  \* MERGEFORMAT </w:instrText>
                          </w:r>
                          <w:r>
                            <w:fldChar w:fldCharType="separate"/>
                          </w:r>
                          <w:r>
                            <w:t>45</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38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PRIWRgFAgAAGgQAAA4A&#10;AAAAAAAAAQAgAAAANQEAAGRycy9lMm9Eb2MueG1sUEsFBgAAAAAGAAYAWQEAAKwFAAAAAA==&#10;">
              <v:fill on="f" focussize="0,0"/>
              <v:stroke on="f" weight="0.5pt"/>
              <v:imagedata o:title=""/>
              <o:lock v:ext="edit" aspectratio="f"/>
              <v:textbox inset="0mm,0mm,0mm,0mm" style="mso-fit-shape-to-text:t;">
                <w:txbxContent>
                  <w:p>
                    <w:pPr>
                      <w:jc w:val="right"/>
                    </w:pPr>
                    <w:r>
                      <w:fldChar w:fldCharType="begin"/>
                    </w:r>
                    <w:r>
                      <w:instrText xml:space="preserve"> PAGE  \* MERGEFORMAT </w:instrText>
                    </w:r>
                    <w:r>
                      <w:fldChar w:fldCharType="separate"/>
                    </w:r>
                    <w:r>
                      <w:t>45</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4">
    <w:p>
      <w:pPr>
        <w:spacing w:line="240" w:lineRule="auto"/>
      </w:pPr>
      <w:r>
        <w:separator/>
      </w:r>
    </w:p>
  </w:footnote>
  <w:footnote w:type="continuationSeparator" w:id="25">
    <w:p>
      <w:pPr>
        <w:spacing w:line="240" w:lineRule="auto"/>
      </w:pPr>
      <w:r>
        <w:continuationSeparator/>
      </w:r>
    </w:p>
  </w:footnote>
  <w:footnote w:id="0">
    <w:p>
      <w:pPr>
        <w:pStyle w:val="24"/>
      </w:pPr>
      <w:r>
        <w:rPr>
          <w:rStyle w:val="19"/>
        </w:rPr>
        <w:footnoteRef/>
      </w:r>
      <w:r>
        <w:t xml:space="preserve"> https://www.google.com</w:t>
      </w:r>
    </w:p>
  </w:footnote>
  <w:footnote w:id="1">
    <w:p>
      <w:pPr>
        <w:pStyle w:val="24"/>
      </w:pPr>
      <w:r>
        <w:rPr>
          <w:rStyle w:val="19"/>
        </w:rPr>
        <w:footnoteRef/>
      </w:r>
      <w:r>
        <w:t xml:space="preserve"> https://www.bing.com</w:t>
      </w:r>
    </w:p>
  </w:footnote>
  <w:footnote w:id="2">
    <w:p>
      <w:pPr>
        <w:pStyle w:val="24"/>
      </w:pPr>
      <w:r>
        <w:rPr>
          <w:rStyle w:val="19"/>
        </w:rPr>
        <w:footnoteRef/>
      </w:r>
      <w:r>
        <w:t xml:space="preserve"> https://www.baidu.com</w:t>
      </w:r>
    </w:p>
  </w:footnote>
  <w:footnote w:id="3">
    <w:p>
      <w:pPr>
        <w:pStyle w:val="24"/>
      </w:pPr>
      <w:r>
        <w:rPr>
          <w:rStyle w:val="19"/>
        </w:rPr>
        <w:footnoteRef/>
      </w:r>
      <w:r>
        <w:t xml:space="preserve"> Collection in our system are all the resources in our database. For the general search engine system, collection are the entire Web resources.</w:t>
      </w:r>
    </w:p>
  </w:footnote>
  <w:footnote w:id="4">
    <w:p>
      <w:pPr>
        <w:pStyle w:val="24"/>
        <w:rPr>
          <w:ins w:id="0" w:author="Chung, Joseph" w:date="2020-08-22T16:06:00Z"/>
        </w:rPr>
      </w:pPr>
      <w:ins w:id="1" w:author="Chung, Joseph" w:date="2020-08-22T16:06:00Z">
        <w:r>
          <w:rPr>
            <w:rStyle w:val="19"/>
          </w:rPr>
          <w:footnoteRef/>
        </w:r>
      </w:ins>
      <w:ins w:id="2" w:author="Chung, Joseph" w:date="2020-08-22T16:06:00Z">
        <w:r>
          <w:rPr/>
          <w:t xml:space="preserve"> </w:t>
        </w:r>
      </w:ins>
      <w:ins w:id="3" w:author="Chung, Joseph" w:date="2020-08-22T16:06:00Z">
        <w:r>
          <w:rPr>
            <w:rFonts w:eastAsia="Times New Roman"/>
            <w:szCs w:val="24"/>
            <w:shd w:val="clear" w:color="auto" w:fill="FFFFFF"/>
            <w:lang w:val="en-US" w:eastAsia="en-US"/>
          </w:rPr>
          <w:t>A modern front-end programming framework, which combines</w:t>
        </w:r>
      </w:ins>
      <w:ins w:id="4" w:author="Chung, Joseph" w:date="2020-08-22T16:06:00Z">
        <w:r>
          <w:rPr>
            <w:rFonts w:eastAsia="Times New Roman"/>
            <w:szCs w:val="24"/>
            <w:shd w:val="clear" w:color="auto" w:fill="FFFFFF"/>
            <w:lang w:eastAsia="en-US"/>
          </w:rPr>
          <w:t xml:space="preserve"> and compiles</w:t>
        </w:r>
      </w:ins>
      <w:ins w:id="5" w:author="Chung, Joseph" w:date="2020-08-22T16:06:00Z">
        <w:r>
          <w:rPr>
            <w:rFonts w:eastAsia="Times New Roman"/>
            <w:szCs w:val="24"/>
            <w:shd w:val="clear" w:color="auto" w:fill="FFFFFF"/>
            <w:lang w:val="en-US" w:eastAsia="en-US"/>
          </w:rPr>
          <w:t xml:space="preserve"> JS, CSS</w:t>
        </w:r>
      </w:ins>
      <w:ins w:id="6" w:author="Chung, Joseph" w:date="2020-08-22T16:06:00Z">
        <w:r>
          <w:rPr>
            <w:rFonts w:eastAsia="Times New Roman"/>
            <w:szCs w:val="24"/>
            <w:shd w:val="clear" w:color="auto" w:fill="FFFFFF"/>
            <w:lang w:eastAsia="en-US"/>
          </w:rPr>
          <w:t xml:space="preserve">, </w:t>
        </w:r>
      </w:ins>
      <w:ins w:id="7" w:author="Chung, Joseph" w:date="2020-08-22T16:06:00Z">
        <w:r>
          <w:rPr>
            <w:rFonts w:eastAsia="Times New Roman"/>
            <w:szCs w:val="24"/>
            <w:shd w:val="clear" w:color="auto" w:fill="FFFFFF"/>
            <w:lang w:val="en-US" w:eastAsia="en-US"/>
          </w:rPr>
          <w:t>and HTM</w:t>
        </w:r>
      </w:ins>
      <w:ins w:id="8" w:author="Chung, Joseph" w:date="2020-08-22T16:06:00Z">
        <w:r>
          <w:rPr>
            <w:rFonts w:eastAsia="Times New Roman"/>
            <w:szCs w:val="24"/>
            <w:shd w:val="clear" w:color="auto" w:fill="FFFFFF"/>
            <w:lang w:eastAsia="en-US"/>
          </w:rPr>
          <w:t>L to display the views on the browser.</w:t>
        </w:r>
      </w:ins>
    </w:p>
  </w:footnote>
  <w:footnote w:id="5">
    <w:p>
      <w:pPr>
        <w:pStyle w:val="24"/>
      </w:pPr>
      <w:r>
        <w:rPr>
          <w:rStyle w:val="19"/>
        </w:rPr>
        <w:footnoteRef/>
      </w:r>
      <w:r>
        <w:t xml:space="preserve"> Cluster, or server cluster. It is a kind of deployment method that combines multiple servers into a server group to provide different services. The servers in the cluster can exchange data through API.</w:t>
      </w:r>
    </w:p>
  </w:footnote>
  <w:footnote w:id="6">
    <w:p>
      <w:pPr>
        <w:pStyle w:val="24"/>
      </w:pPr>
      <w:r>
        <w:rPr>
          <w:rStyle w:val="19"/>
        </w:rPr>
        <w:footnoteRef/>
      </w:r>
      <w:r>
        <w:t xml:space="preserve"> The database performance table is from Roman Čerešňák, Michal Kvet, Comparison of query performance in relational a non-relation databases, Transportation Research Procedia, Volume 40, 2019, Pages 170-177, ISSN 2352-1465,</w:t>
      </w:r>
    </w:p>
  </w:footnote>
  <w:footnote w:id="7">
    <w:p>
      <w:pPr>
        <w:pStyle w:val="24"/>
      </w:pPr>
      <w:r>
        <w:rPr>
          <w:rStyle w:val="19"/>
        </w:rPr>
        <w:footnoteRef/>
      </w:r>
      <w:r>
        <w:t xml:space="preserve"> MongoDB is </w:t>
      </w:r>
      <w:ins w:id="9" w:author="Chung, Joseph" w:date="2020-08-23T17:48:00Z">
        <w:r>
          <w:rPr/>
          <w:t xml:space="preserve">used as an </w:t>
        </w:r>
      </w:ins>
      <w:r>
        <w:t>example here</w:t>
      </w:r>
      <w:ins w:id="10" w:author="Chung, Joseph" w:date="2020-08-23T17:48:00Z">
        <w:r>
          <w:rPr/>
          <w:t>;</w:t>
        </w:r>
      </w:ins>
      <w:r>
        <w:t xml:space="preserve"> any non-relational database which can store simple “key-value” </w:t>
      </w:r>
      <w:ins w:id="11" w:author="Chung, Joseph" w:date="2020-08-23T17:48:00Z">
        <w:r>
          <w:rPr/>
          <w:t xml:space="preserve">pairs </w:t>
        </w:r>
      </w:ins>
      <w:r>
        <w:t>like Mongo</w:t>
      </w:r>
      <w:ins w:id="12" w:author="Chung, Joseph" w:date="2020-08-23T17:48:00Z">
        <w:r>
          <w:rPr/>
          <w:t>DB</w:t>
        </w:r>
      </w:ins>
      <w:r>
        <w:t xml:space="preserve"> can be used in the second layer.</w:t>
      </w:r>
    </w:p>
  </w:footnote>
  <w:footnote w:id="8">
    <w:p>
      <w:pPr>
        <w:pStyle w:val="24"/>
        <w:rPr>
          <w:lang w:val="en-US"/>
        </w:rPr>
      </w:pPr>
      <w:r>
        <w:rPr>
          <w:rStyle w:val="19"/>
        </w:rPr>
        <w:footnoteRef/>
      </w:r>
      <w:r>
        <w:t xml:space="preserve"> In computer science, a B-tree is a self-balancing tree data structure that maintains sorted data and allows searches, sequential access, insertions, and deletions in logarithmic time. B-tree storage is </w:t>
      </w:r>
      <w:ins w:id="13" w:author="Chung, Joseph" w:date="2020-08-23T17:48:00Z">
        <w:r>
          <w:rPr/>
          <w:t xml:space="preserve">the </w:t>
        </w:r>
      </w:ins>
      <w:r>
        <w:t>default used in Mongo</w:t>
      </w:r>
      <w:r>
        <w:rPr>
          <w:rFonts w:hint="eastAsia"/>
          <w:lang w:val="en-US"/>
        </w:rPr>
        <w:t>.</w:t>
      </w:r>
    </w:p>
  </w:footnote>
  <w:footnote w:id="9">
    <w:p>
      <w:pPr>
        <w:pStyle w:val="24"/>
      </w:pPr>
      <w:r>
        <w:rPr>
          <w:rStyle w:val="19"/>
        </w:rPr>
        <w:footnoteRef/>
      </w:r>
      <w:r>
        <w:t xml:space="preserve"> </w:t>
      </w:r>
      <w:ins w:id="14" w:author="Chung, Joseph" w:date="2020-08-23T18:17:00Z">
        <w:r>
          <w:rPr/>
          <w:t>Though m</w:t>
        </w:r>
      </w:ins>
      <w:r>
        <w:t xml:space="preserve">ost relational databases also support </w:t>
      </w:r>
      <w:ins w:id="15" w:author="Chung, Joseph" w:date="2020-08-23T18:17:00Z">
        <w:r>
          <w:rPr/>
          <w:t xml:space="preserve">non-simple </w:t>
        </w:r>
      </w:ins>
      <w:r>
        <w:t>index</w:t>
      </w:r>
      <w:ins w:id="16" w:author="Chung, Joseph" w:date="2020-08-23T18:15:00Z">
        <w:r>
          <w:rPr/>
          <w:t>es</w:t>
        </w:r>
      </w:ins>
      <w:r>
        <w:t xml:space="preserve"> like B-tree or Hash, match</w:t>
      </w:r>
      <w:ins w:id="17" w:author="Chung, Joseph" w:date="2020-08-23T18:17:00Z">
        <w:r>
          <w:rPr/>
          <w:t>ing</w:t>
        </w:r>
      </w:ins>
      <w:r>
        <w:t xml:space="preserve"> sentences using LIKE</w:t>
      </w:r>
      <w:ins w:id="18" w:author="Chung, Joseph" w:date="2020-08-23T18:17:00Z">
        <w:r>
          <w:rPr/>
          <w:t xml:space="preserve"> with such indexes </w:t>
        </w:r>
      </w:ins>
      <w:r>
        <w:t xml:space="preserve">is not </w:t>
      </w:r>
      <w:ins w:id="19" w:author="Chung, Joseph" w:date="2020-08-23T18:17:00Z">
        <w:r>
          <w:rPr/>
          <w:t>well-</w:t>
        </w:r>
      </w:ins>
      <w:r>
        <w:t>supported</w:t>
      </w:r>
      <w:ins w:id="20" w:author="Chung, Joseph" w:date="2020-08-23T18:17:00Z">
        <w:r>
          <w:rPr/>
          <w:t>.</w:t>
        </w:r>
      </w:ins>
    </w:p>
  </w:footnote>
  <w:footnote w:id="10">
    <w:p>
      <w:pPr>
        <w:pStyle w:val="24"/>
      </w:pPr>
      <w:r>
        <w:rPr>
          <w:rStyle w:val="19"/>
        </w:rPr>
        <w:footnoteRef/>
      </w:r>
      <w:r>
        <w:t xml:space="preserve"> </w:t>
      </w:r>
      <w:ins w:id="21" w:author="Chung, Joseph" w:date="2020-08-23T18:29:00Z">
        <w:r>
          <w:rPr/>
          <w:t xml:space="preserve">The primary </w:t>
        </w:r>
      </w:ins>
      <w:r>
        <w:t>key in relational databases</w:t>
      </w:r>
      <w:ins w:id="22" w:author="Chung, Joseph" w:date="2020-08-23T18:29:00Z">
        <w:r>
          <w:rPr/>
          <w:t xml:space="preserve"> (such as </w:t>
        </w:r>
      </w:ins>
      <w:r>
        <w:t>MySQL</w:t>
      </w:r>
      <w:ins w:id="23" w:author="Chung, Joseph" w:date="2020-08-23T18:29:00Z">
        <w:r>
          <w:rPr/>
          <w:t>)</w:t>
        </w:r>
      </w:ins>
      <w:r>
        <w:t xml:space="preserve"> will use </w:t>
      </w:r>
      <w:ins w:id="24" w:author="Chung, Joseph" w:date="2020-08-23T18:30:00Z">
        <w:r>
          <w:rPr/>
          <w:t xml:space="preserve">a </w:t>
        </w:r>
      </w:ins>
      <w:r>
        <w:t>B-tree or Hash index to enhance the search speed.</w:t>
      </w:r>
    </w:p>
  </w:footnote>
  <w:footnote w:id="11">
    <w:p>
      <w:pPr>
        <w:pStyle w:val="24"/>
      </w:pPr>
      <w:r>
        <w:rPr>
          <w:rStyle w:val="19"/>
        </w:rPr>
        <w:footnoteRef/>
      </w:r>
      <w:r>
        <w:t xml:space="preserve"> https://redis.io/topics/data-types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640"/>
      <w:rPr>
        <w:rFonts w:eastAsia="Microsoft YaHei UI"/>
        <w:i/>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640"/>
      <w:rPr>
        <w:rFonts w:eastAsia="Microsoft YaHei UI"/>
        <w:i/>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640"/>
      <w:rPr>
        <w:rFonts w:eastAsia="Microsoft YaHei UI"/>
        <w:i/>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D9A38D"/>
    <w:multiLevelType w:val="singleLevel"/>
    <w:tmpl w:val="83D9A38D"/>
    <w:lvl w:ilvl="0" w:tentative="0">
      <w:start w:val="1"/>
      <w:numFmt w:val="bullet"/>
      <w:lvlText w:val=""/>
      <w:lvlJc w:val="left"/>
      <w:pPr>
        <w:ind w:left="420" w:hanging="420"/>
      </w:pPr>
      <w:rPr>
        <w:rFonts w:hint="default" w:ascii="Wingdings" w:hAnsi="Wingdings"/>
      </w:rPr>
    </w:lvl>
  </w:abstractNum>
  <w:abstractNum w:abstractNumId="1">
    <w:nsid w:val="882144EC"/>
    <w:multiLevelType w:val="singleLevel"/>
    <w:tmpl w:val="882144EC"/>
    <w:lvl w:ilvl="0" w:tentative="0">
      <w:start w:val="1"/>
      <w:numFmt w:val="bullet"/>
      <w:lvlText w:val=""/>
      <w:lvlJc w:val="left"/>
      <w:pPr>
        <w:ind w:left="420" w:hanging="420"/>
      </w:pPr>
      <w:rPr>
        <w:rFonts w:hint="default" w:ascii="Wingdings" w:hAnsi="Wingdings"/>
      </w:rPr>
    </w:lvl>
  </w:abstractNum>
  <w:abstractNum w:abstractNumId="2">
    <w:nsid w:val="93050E5A"/>
    <w:multiLevelType w:val="singleLevel"/>
    <w:tmpl w:val="93050E5A"/>
    <w:lvl w:ilvl="0" w:tentative="0">
      <w:start w:val="1"/>
      <w:numFmt w:val="decimal"/>
      <w:lvlText w:val="%1."/>
      <w:lvlJc w:val="left"/>
      <w:pPr>
        <w:ind w:left="425" w:hanging="425"/>
      </w:pPr>
      <w:rPr>
        <w:rFonts w:hint="default"/>
      </w:rPr>
    </w:lvl>
  </w:abstractNum>
  <w:abstractNum w:abstractNumId="3">
    <w:nsid w:val="9CAC6EF1"/>
    <w:multiLevelType w:val="singleLevel"/>
    <w:tmpl w:val="9CAC6EF1"/>
    <w:lvl w:ilvl="0" w:tentative="0">
      <w:start w:val="1"/>
      <w:numFmt w:val="bullet"/>
      <w:lvlText w:val=""/>
      <w:lvlJc w:val="left"/>
      <w:pPr>
        <w:ind w:left="420" w:hanging="420"/>
      </w:pPr>
      <w:rPr>
        <w:rFonts w:hint="default" w:ascii="Wingdings" w:hAnsi="Wingdings"/>
      </w:rPr>
    </w:lvl>
  </w:abstractNum>
  <w:abstractNum w:abstractNumId="4">
    <w:nsid w:val="A1373746"/>
    <w:multiLevelType w:val="singleLevel"/>
    <w:tmpl w:val="A1373746"/>
    <w:lvl w:ilvl="0" w:tentative="0">
      <w:start w:val="1"/>
      <w:numFmt w:val="bullet"/>
      <w:lvlText w:val=""/>
      <w:lvlJc w:val="left"/>
      <w:pPr>
        <w:ind w:left="420" w:hanging="420"/>
      </w:pPr>
      <w:rPr>
        <w:rFonts w:hint="default" w:ascii="Wingdings" w:hAnsi="Wingdings"/>
      </w:rPr>
    </w:lvl>
  </w:abstractNum>
  <w:abstractNum w:abstractNumId="5">
    <w:nsid w:val="AFDFD5B2"/>
    <w:multiLevelType w:val="singleLevel"/>
    <w:tmpl w:val="AFDFD5B2"/>
    <w:lvl w:ilvl="0" w:tentative="0">
      <w:start w:val="1"/>
      <w:numFmt w:val="decimal"/>
      <w:lvlText w:val="%1)"/>
      <w:lvlJc w:val="left"/>
      <w:pPr>
        <w:tabs>
          <w:tab w:val="left" w:pos="425"/>
        </w:tabs>
        <w:ind w:left="425" w:hanging="425"/>
      </w:pPr>
      <w:rPr>
        <w:rFonts w:hint="default"/>
      </w:rPr>
    </w:lvl>
  </w:abstractNum>
  <w:abstractNum w:abstractNumId="6">
    <w:nsid w:val="B4BDCA25"/>
    <w:multiLevelType w:val="singleLevel"/>
    <w:tmpl w:val="B4BDCA25"/>
    <w:lvl w:ilvl="0" w:tentative="0">
      <w:start w:val="1"/>
      <w:numFmt w:val="decimal"/>
      <w:lvlText w:val="%1)"/>
      <w:lvlJc w:val="left"/>
      <w:pPr>
        <w:tabs>
          <w:tab w:val="left" w:pos="425"/>
        </w:tabs>
        <w:ind w:left="425" w:hanging="425"/>
      </w:pPr>
      <w:rPr>
        <w:rFonts w:hint="default"/>
      </w:rPr>
    </w:lvl>
  </w:abstractNum>
  <w:abstractNum w:abstractNumId="7">
    <w:nsid w:val="BFFE7EDB"/>
    <w:multiLevelType w:val="singleLevel"/>
    <w:tmpl w:val="BFFE7EDB"/>
    <w:lvl w:ilvl="0" w:tentative="0">
      <w:start w:val="1"/>
      <w:numFmt w:val="upperLetter"/>
      <w:suff w:val="space"/>
      <w:lvlText w:val="%1."/>
      <w:lvlJc w:val="left"/>
    </w:lvl>
  </w:abstractNum>
  <w:abstractNum w:abstractNumId="8">
    <w:nsid w:val="BFFFBB18"/>
    <w:multiLevelType w:val="singleLevel"/>
    <w:tmpl w:val="BFFFBB18"/>
    <w:lvl w:ilvl="0" w:tentative="0">
      <w:start w:val="1"/>
      <w:numFmt w:val="bullet"/>
      <w:lvlText w:val=""/>
      <w:lvlJc w:val="left"/>
      <w:pPr>
        <w:tabs>
          <w:tab w:val="left" w:pos="420"/>
        </w:tabs>
        <w:ind w:left="420" w:hanging="420"/>
      </w:pPr>
      <w:rPr>
        <w:rFonts w:hint="default" w:ascii="Wingdings" w:hAnsi="Wingdings"/>
      </w:rPr>
    </w:lvl>
  </w:abstractNum>
  <w:abstractNum w:abstractNumId="9">
    <w:nsid w:val="BFFFE196"/>
    <w:multiLevelType w:val="multilevel"/>
    <w:tmpl w:val="BFFFE196"/>
    <w:lvl w:ilvl="0" w:tentative="0">
      <w:start w:val="1"/>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0">
    <w:nsid w:val="E3711D68"/>
    <w:multiLevelType w:val="multilevel"/>
    <w:tmpl w:val="E3711D6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1">
    <w:nsid w:val="E5FBB80B"/>
    <w:multiLevelType w:val="singleLevel"/>
    <w:tmpl w:val="E5FBB80B"/>
    <w:lvl w:ilvl="0" w:tentative="0">
      <w:start w:val="1"/>
      <w:numFmt w:val="decimal"/>
      <w:lvlText w:val="%1."/>
      <w:lvlJc w:val="left"/>
      <w:pPr>
        <w:tabs>
          <w:tab w:val="left" w:pos="425"/>
        </w:tabs>
        <w:ind w:left="425" w:hanging="425"/>
      </w:pPr>
      <w:rPr>
        <w:rFonts w:hint="default"/>
      </w:rPr>
    </w:lvl>
  </w:abstractNum>
  <w:abstractNum w:abstractNumId="12">
    <w:nsid w:val="F6ABA44A"/>
    <w:multiLevelType w:val="singleLevel"/>
    <w:tmpl w:val="F6ABA44A"/>
    <w:lvl w:ilvl="0" w:tentative="0">
      <w:start w:val="1"/>
      <w:numFmt w:val="decimal"/>
      <w:suff w:val="space"/>
      <w:lvlText w:val="(%1)"/>
      <w:lvlJc w:val="left"/>
    </w:lvl>
  </w:abstractNum>
  <w:abstractNum w:abstractNumId="13">
    <w:nsid w:val="F94C65CD"/>
    <w:multiLevelType w:val="singleLevel"/>
    <w:tmpl w:val="F94C65CD"/>
    <w:lvl w:ilvl="0" w:tentative="0">
      <w:start w:val="1"/>
      <w:numFmt w:val="bullet"/>
      <w:lvlText w:val=""/>
      <w:lvlJc w:val="left"/>
      <w:pPr>
        <w:ind w:left="420" w:hanging="420"/>
      </w:pPr>
      <w:rPr>
        <w:rFonts w:hint="default" w:ascii="Wingdings" w:hAnsi="Wingdings"/>
      </w:rPr>
    </w:lvl>
  </w:abstractNum>
  <w:abstractNum w:abstractNumId="14">
    <w:nsid w:val="FB3D34FC"/>
    <w:multiLevelType w:val="singleLevel"/>
    <w:tmpl w:val="FB3D34FC"/>
    <w:lvl w:ilvl="0" w:tentative="0">
      <w:start w:val="1"/>
      <w:numFmt w:val="decimal"/>
      <w:lvlText w:val="%1)"/>
      <w:lvlJc w:val="left"/>
      <w:pPr>
        <w:tabs>
          <w:tab w:val="left" w:pos="425"/>
        </w:tabs>
        <w:ind w:left="425" w:hanging="425"/>
      </w:pPr>
      <w:rPr>
        <w:rFonts w:hint="default"/>
      </w:rPr>
    </w:lvl>
  </w:abstractNum>
  <w:abstractNum w:abstractNumId="15">
    <w:nsid w:val="FCEE4CED"/>
    <w:multiLevelType w:val="singleLevel"/>
    <w:tmpl w:val="FCEE4CED"/>
    <w:lvl w:ilvl="0" w:tentative="0">
      <w:start w:val="1"/>
      <w:numFmt w:val="bullet"/>
      <w:lvlText w:val=""/>
      <w:lvlJc w:val="left"/>
      <w:pPr>
        <w:ind w:left="360" w:hanging="360"/>
      </w:pPr>
      <w:rPr>
        <w:rFonts w:hint="default" w:ascii="Symbol" w:hAnsi="Symbol"/>
      </w:rPr>
    </w:lvl>
  </w:abstractNum>
  <w:abstractNum w:abstractNumId="16">
    <w:nsid w:val="FEF75004"/>
    <w:multiLevelType w:val="singleLevel"/>
    <w:tmpl w:val="FEF75004"/>
    <w:lvl w:ilvl="0" w:tentative="0">
      <w:start w:val="1"/>
      <w:numFmt w:val="upperLetter"/>
      <w:suff w:val="space"/>
      <w:lvlText w:val="%1."/>
      <w:lvlJc w:val="left"/>
    </w:lvl>
  </w:abstractNum>
  <w:abstractNum w:abstractNumId="17">
    <w:nsid w:val="FFC2C784"/>
    <w:multiLevelType w:val="multilevel"/>
    <w:tmpl w:val="FFC2C78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8">
    <w:nsid w:val="FFDD5859"/>
    <w:multiLevelType w:val="singleLevel"/>
    <w:tmpl w:val="FFDD5859"/>
    <w:lvl w:ilvl="0" w:tentative="0">
      <w:start w:val="1"/>
      <w:numFmt w:val="bullet"/>
      <w:lvlText w:val=""/>
      <w:lvlJc w:val="left"/>
      <w:pPr>
        <w:tabs>
          <w:tab w:val="left" w:pos="420"/>
        </w:tabs>
        <w:ind w:left="420" w:hanging="420"/>
      </w:pPr>
      <w:rPr>
        <w:rFonts w:hint="default" w:ascii="Wingdings" w:hAnsi="Wingdings"/>
      </w:rPr>
    </w:lvl>
  </w:abstractNum>
  <w:abstractNum w:abstractNumId="19">
    <w:nsid w:val="FFEEB878"/>
    <w:multiLevelType w:val="singleLevel"/>
    <w:tmpl w:val="FFEEB878"/>
    <w:lvl w:ilvl="0" w:tentative="0">
      <w:start w:val="1"/>
      <w:numFmt w:val="decimal"/>
      <w:lvlText w:val="%1)"/>
      <w:lvlJc w:val="left"/>
      <w:pPr>
        <w:tabs>
          <w:tab w:val="left" w:pos="425"/>
        </w:tabs>
        <w:ind w:left="425" w:hanging="425"/>
      </w:pPr>
      <w:rPr>
        <w:rFonts w:hint="default"/>
      </w:rPr>
    </w:lvl>
  </w:abstractNum>
  <w:abstractNum w:abstractNumId="20">
    <w:nsid w:val="0724DDF7"/>
    <w:multiLevelType w:val="singleLevel"/>
    <w:tmpl w:val="0724DDF7"/>
    <w:lvl w:ilvl="0" w:tentative="0">
      <w:start w:val="1"/>
      <w:numFmt w:val="bullet"/>
      <w:lvlText w:val=""/>
      <w:lvlJc w:val="left"/>
      <w:pPr>
        <w:ind w:left="420" w:hanging="420"/>
      </w:pPr>
      <w:rPr>
        <w:rFonts w:hint="default" w:ascii="Wingdings" w:hAnsi="Wingdings"/>
      </w:rPr>
    </w:lvl>
  </w:abstractNum>
  <w:abstractNum w:abstractNumId="21">
    <w:nsid w:val="0ED11DF2"/>
    <w:multiLevelType w:val="multilevel"/>
    <w:tmpl w:val="0ED11DF2"/>
    <w:lvl w:ilvl="0" w:tentative="0">
      <w:start w:val="1"/>
      <w:numFmt w:val="upperRoman"/>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22">
    <w:nsid w:val="1D7B4036"/>
    <w:multiLevelType w:val="multilevel"/>
    <w:tmpl w:val="1D7B403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21B518D6"/>
    <w:multiLevelType w:val="singleLevel"/>
    <w:tmpl w:val="21B518D6"/>
    <w:lvl w:ilvl="0" w:tentative="0">
      <w:start w:val="1"/>
      <w:numFmt w:val="decimal"/>
      <w:lvlText w:val="[%1]"/>
      <w:lvlJc w:val="left"/>
      <w:pPr>
        <w:tabs>
          <w:tab w:val="left" w:pos="420"/>
        </w:tabs>
        <w:ind w:left="425" w:hanging="425"/>
      </w:pPr>
      <w:rPr>
        <w:rFonts w:hint="default"/>
      </w:rPr>
    </w:lvl>
  </w:abstractNum>
  <w:abstractNum w:abstractNumId="24">
    <w:nsid w:val="2A217731"/>
    <w:multiLevelType w:val="multilevel"/>
    <w:tmpl w:val="2A217731"/>
    <w:lvl w:ilvl="0" w:tentative="0">
      <w:start w:val="1"/>
      <w:numFmt w:val="upp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5">
    <w:nsid w:val="4FFBE951"/>
    <w:multiLevelType w:val="singleLevel"/>
    <w:tmpl w:val="4FFBE951"/>
    <w:lvl w:ilvl="0" w:tentative="0">
      <w:start w:val="1"/>
      <w:numFmt w:val="upperLetter"/>
      <w:suff w:val="space"/>
      <w:lvlText w:val="%1."/>
      <w:lvlJc w:val="left"/>
    </w:lvl>
  </w:abstractNum>
  <w:abstractNum w:abstractNumId="26">
    <w:nsid w:val="53BF14CB"/>
    <w:multiLevelType w:val="multilevel"/>
    <w:tmpl w:val="53BF14C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5C6EA60C"/>
    <w:multiLevelType w:val="singleLevel"/>
    <w:tmpl w:val="5C6EA60C"/>
    <w:lvl w:ilvl="0" w:tentative="0">
      <w:start w:val="1"/>
      <w:numFmt w:val="bullet"/>
      <w:lvlText w:val=""/>
      <w:lvlJc w:val="left"/>
      <w:pPr>
        <w:ind w:left="420" w:hanging="420"/>
      </w:pPr>
      <w:rPr>
        <w:rFonts w:hint="default" w:ascii="Wingdings" w:hAnsi="Wingdings"/>
      </w:rPr>
    </w:lvl>
  </w:abstractNum>
  <w:abstractNum w:abstractNumId="28">
    <w:nsid w:val="5D363868"/>
    <w:multiLevelType w:val="singleLevel"/>
    <w:tmpl w:val="5D363868"/>
    <w:lvl w:ilvl="0" w:tentative="0">
      <w:start w:val="1"/>
      <w:numFmt w:val="upperLetter"/>
      <w:suff w:val="space"/>
      <w:lvlText w:val="%1."/>
      <w:lvlJc w:val="left"/>
    </w:lvl>
  </w:abstractNum>
  <w:abstractNum w:abstractNumId="29">
    <w:nsid w:val="6DDD3D9F"/>
    <w:multiLevelType w:val="singleLevel"/>
    <w:tmpl w:val="6DDD3D9F"/>
    <w:lvl w:ilvl="0" w:tentative="0">
      <w:start w:val="1"/>
      <w:numFmt w:val="bullet"/>
      <w:lvlText w:val=""/>
      <w:lvlJc w:val="left"/>
      <w:pPr>
        <w:ind w:left="360" w:hanging="360"/>
      </w:pPr>
      <w:rPr>
        <w:rFonts w:hint="default" w:ascii="Symbol" w:hAnsi="Symbol"/>
      </w:rPr>
    </w:lvl>
  </w:abstractNum>
  <w:abstractNum w:abstractNumId="30">
    <w:nsid w:val="7EFF0892"/>
    <w:multiLevelType w:val="singleLevel"/>
    <w:tmpl w:val="7EFF0892"/>
    <w:lvl w:ilvl="0" w:tentative="0">
      <w:start w:val="1"/>
      <w:numFmt w:val="bullet"/>
      <w:lvlText w:val=""/>
      <w:lvlJc w:val="left"/>
      <w:pPr>
        <w:tabs>
          <w:tab w:val="left" w:pos="420"/>
        </w:tabs>
        <w:ind w:left="420" w:hanging="420"/>
      </w:pPr>
      <w:rPr>
        <w:rFonts w:hint="default" w:ascii="Wingdings" w:hAnsi="Wingdings"/>
      </w:rPr>
    </w:lvl>
  </w:abstractNum>
  <w:num w:numId="1">
    <w:abstractNumId w:val="23"/>
  </w:num>
  <w:num w:numId="2">
    <w:abstractNumId w:val="12"/>
  </w:num>
  <w:num w:numId="3">
    <w:abstractNumId w:val="24"/>
  </w:num>
  <w:num w:numId="4">
    <w:abstractNumId w:val="2"/>
  </w:num>
  <w:num w:numId="5">
    <w:abstractNumId w:val="10"/>
  </w:num>
  <w:num w:numId="6">
    <w:abstractNumId w:val="1"/>
  </w:num>
  <w:num w:numId="7">
    <w:abstractNumId w:val="7"/>
  </w:num>
  <w:num w:numId="8">
    <w:abstractNumId w:val="13"/>
  </w:num>
  <w:num w:numId="9">
    <w:abstractNumId w:val="28"/>
  </w:num>
  <w:num w:numId="10">
    <w:abstractNumId w:val="20"/>
  </w:num>
  <w:num w:numId="11">
    <w:abstractNumId w:val="0"/>
  </w:num>
  <w:num w:numId="12">
    <w:abstractNumId w:val="29"/>
  </w:num>
  <w:num w:numId="13">
    <w:abstractNumId w:val="16"/>
  </w:num>
  <w:num w:numId="14">
    <w:abstractNumId w:val="3"/>
  </w:num>
  <w:num w:numId="15">
    <w:abstractNumId w:val="25"/>
  </w:num>
  <w:num w:numId="16">
    <w:abstractNumId w:val="15"/>
  </w:num>
  <w:num w:numId="17">
    <w:abstractNumId w:val="26"/>
  </w:num>
  <w:num w:numId="18">
    <w:abstractNumId w:val="27"/>
  </w:num>
  <w:num w:numId="19">
    <w:abstractNumId w:val="22"/>
  </w:num>
  <w:num w:numId="20">
    <w:abstractNumId w:val="8"/>
  </w:num>
  <w:num w:numId="21">
    <w:abstractNumId w:val="4"/>
  </w:num>
  <w:num w:numId="22">
    <w:abstractNumId w:val="18"/>
  </w:num>
  <w:num w:numId="23">
    <w:abstractNumId w:val="30"/>
  </w:num>
  <w:num w:numId="24">
    <w:abstractNumId w:val="14"/>
  </w:num>
  <w:num w:numId="25">
    <w:abstractNumId w:val="19"/>
  </w:num>
  <w:num w:numId="26">
    <w:abstractNumId w:val="5"/>
  </w:num>
  <w:num w:numId="27">
    <w:abstractNumId w:val="6"/>
  </w:num>
  <w:num w:numId="28">
    <w:abstractNumId w:val="9"/>
  </w:num>
  <w:num w:numId="29">
    <w:abstractNumId w:val="21"/>
  </w:num>
  <w:num w:numId="30">
    <w:abstractNumId w:val="11"/>
  </w:num>
  <w:num w:numId="31">
    <w:abstractNumId w:val="1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devil">
    <w15:presenceInfo w15:providerId="None" w15:userId="devil"/>
  </w15:person>
  <w15:person w15:author="Chung, Joseph">
    <w15:presenceInfo w15:providerId="AD" w15:userId="S-1-5-21-57989841-507921405-725345543-45326"/>
  </w15:person>
  <w15:person w15:author="Chung, Joseph [2]">
    <w15:presenceInfo w15:providerId="AD" w15:userId="S-1-5-21-57989841-507921405-725345543-45326"/>
  </w15:person>
  <w15:person w15:author="Microsoft Office User">
    <w15:presenceInfo w15:providerId="None" w15:userId="Microsoft Office User"/>
  </w15:person>
  <w15:person w15:author="Joseph Chung">
    <w15:presenceInfo w15:providerId="AD" w15:userId="S-1-5-21-57989841-507921405-725345543-453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trackRevisions w:val="true"/>
  <w:documentProtection w:enforcement="0"/>
  <w:defaultTabStop w:val="720"/>
  <w:autoHyphenation/>
  <w:noPunctuationKerning w:val="true"/>
  <w:characterSpacingControl w:val="doNotCompress"/>
  <w:footnotePr>
    <w:footnote w:id="24"/>
    <w:footnote w:id="25"/>
  </w:footnotePr>
  <w:endnotePr>
    <w:numFmt w:val="decimal"/>
    <w:endnote w:id="50"/>
    <w:endnote w:id="5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0C9"/>
    <w:rsid w:val="00004179"/>
    <w:rsid w:val="000131A4"/>
    <w:rsid w:val="000150C9"/>
    <w:rsid w:val="000252DA"/>
    <w:rsid w:val="0002563D"/>
    <w:rsid w:val="00025ADE"/>
    <w:rsid w:val="00026F9C"/>
    <w:rsid w:val="00030F95"/>
    <w:rsid w:val="00032AA1"/>
    <w:rsid w:val="00033F2F"/>
    <w:rsid w:val="0003479A"/>
    <w:rsid w:val="00040646"/>
    <w:rsid w:val="0004597D"/>
    <w:rsid w:val="00046924"/>
    <w:rsid w:val="00062A57"/>
    <w:rsid w:val="000643B4"/>
    <w:rsid w:val="000677A6"/>
    <w:rsid w:val="000740E9"/>
    <w:rsid w:val="000761AD"/>
    <w:rsid w:val="00083657"/>
    <w:rsid w:val="000864DB"/>
    <w:rsid w:val="000950D5"/>
    <w:rsid w:val="000A690E"/>
    <w:rsid w:val="000B3585"/>
    <w:rsid w:val="000C322E"/>
    <w:rsid w:val="000D04A1"/>
    <w:rsid w:val="000D3296"/>
    <w:rsid w:val="000D5458"/>
    <w:rsid w:val="000E0B1F"/>
    <w:rsid w:val="000E26A2"/>
    <w:rsid w:val="000F2BAF"/>
    <w:rsid w:val="000F3A52"/>
    <w:rsid w:val="001028D3"/>
    <w:rsid w:val="00103F58"/>
    <w:rsid w:val="001056B4"/>
    <w:rsid w:val="00105FAA"/>
    <w:rsid w:val="00110213"/>
    <w:rsid w:val="00113AE1"/>
    <w:rsid w:val="00114DFE"/>
    <w:rsid w:val="00122F57"/>
    <w:rsid w:val="00150201"/>
    <w:rsid w:val="001532AF"/>
    <w:rsid w:val="00153A0D"/>
    <w:rsid w:val="00165698"/>
    <w:rsid w:val="0017048D"/>
    <w:rsid w:val="00174C97"/>
    <w:rsid w:val="00175501"/>
    <w:rsid w:val="00176D52"/>
    <w:rsid w:val="00177F46"/>
    <w:rsid w:val="00183E2F"/>
    <w:rsid w:val="00184FC1"/>
    <w:rsid w:val="00185F9B"/>
    <w:rsid w:val="00191E82"/>
    <w:rsid w:val="001A5414"/>
    <w:rsid w:val="001C0C65"/>
    <w:rsid w:val="001D1B28"/>
    <w:rsid w:val="001E0C50"/>
    <w:rsid w:val="001F491C"/>
    <w:rsid w:val="00201308"/>
    <w:rsid w:val="002057C8"/>
    <w:rsid w:val="00205C32"/>
    <w:rsid w:val="002079B2"/>
    <w:rsid w:val="002107C1"/>
    <w:rsid w:val="002313DA"/>
    <w:rsid w:val="002337D6"/>
    <w:rsid w:val="00233E34"/>
    <w:rsid w:val="00235F5A"/>
    <w:rsid w:val="00242DA5"/>
    <w:rsid w:val="00254328"/>
    <w:rsid w:val="00254FF5"/>
    <w:rsid w:val="002613BD"/>
    <w:rsid w:val="0027083D"/>
    <w:rsid w:val="00281CF8"/>
    <w:rsid w:val="00284428"/>
    <w:rsid w:val="002930F4"/>
    <w:rsid w:val="002957D1"/>
    <w:rsid w:val="00297F64"/>
    <w:rsid w:val="002A2A6D"/>
    <w:rsid w:val="002A4E7E"/>
    <w:rsid w:val="002A6AB8"/>
    <w:rsid w:val="002B5C80"/>
    <w:rsid w:val="002B6845"/>
    <w:rsid w:val="002C4000"/>
    <w:rsid w:val="002D0C56"/>
    <w:rsid w:val="002D754E"/>
    <w:rsid w:val="002D7CBB"/>
    <w:rsid w:val="002E43AC"/>
    <w:rsid w:val="002E6D7E"/>
    <w:rsid w:val="002F0206"/>
    <w:rsid w:val="002F2925"/>
    <w:rsid w:val="002F4945"/>
    <w:rsid w:val="003013E7"/>
    <w:rsid w:val="003023C2"/>
    <w:rsid w:val="00307E78"/>
    <w:rsid w:val="003169AA"/>
    <w:rsid w:val="00317D73"/>
    <w:rsid w:val="00327556"/>
    <w:rsid w:val="0034366F"/>
    <w:rsid w:val="003453C2"/>
    <w:rsid w:val="00347B81"/>
    <w:rsid w:val="003507BA"/>
    <w:rsid w:val="003559C8"/>
    <w:rsid w:val="0036479A"/>
    <w:rsid w:val="0036578F"/>
    <w:rsid w:val="0038449F"/>
    <w:rsid w:val="003850F1"/>
    <w:rsid w:val="0039314A"/>
    <w:rsid w:val="003957A6"/>
    <w:rsid w:val="003A2CC5"/>
    <w:rsid w:val="003B4DAA"/>
    <w:rsid w:val="003B50A6"/>
    <w:rsid w:val="003B5F51"/>
    <w:rsid w:val="003C0882"/>
    <w:rsid w:val="003C199F"/>
    <w:rsid w:val="003C49C3"/>
    <w:rsid w:val="003D14C5"/>
    <w:rsid w:val="003D7C4F"/>
    <w:rsid w:val="003E1AD4"/>
    <w:rsid w:val="003E21D6"/>
    <w:rsid w:val="003E286E"/>
    <w:rsid w:val="003E4F70"/>
    <w:rsid w:val="003E6832"/>
    <w:rsid w:val="003E6D5C"/>
    <w:rsid w:val="003E6FDA"/>
    <w:rsid w:val="0040111F"/>
    <w:rsid w:val="00404B00"/>
    <w:rsid w:val="0040576C"/>
    <w:rsid w:val="00407320"/>
    <w:rsid w:val="0042026C"/>
    <w:rsid w:val="0043325A"/>
    <w:rsid w:val="0044064C"/>
    <w:rsid w:val="004504C5"/>
    <w:rsid w:val="0046048A"/>
    <w:rsid w:val="00463A59"/>
    <w:rsid w:val="004712A5"/>
    <w:rsid w:val="00475850"/>
    <w:rsid w:val="004762B0"/>
    <w:rsid w:val="004817E9"/>
    <w:rsid w:val="00482B02"/>
    <w:rsid w:val="00484ADA"/>
    <w:rsid w:val="004907F0"/>
    <w:rsid w:val="004A26D0"/>
    <w:rsid w:val="004A6FFE"/>
    <w:rsid w:val="004B1257"/>
    <w:rsid w:val="004B4D1D"/>
    <w:rsid w:val="004B4E5C"/>
    <w:rsid w:val="004B53BF"/>
    <w:rsid w:val="004C4EF9"/>
    <w:rsid w:val="004F74D1"/>
    <w:rsid w:val="004F7B1E"/>
    <w:rsid w:val="00521A7B"/>
    <w:rsid w:val="005238D8"/>
    <w:rsid w:val="00524DF3"/>
    <w:rsid w:val="00530CDD"/>
    <w:rsid w:val="00533CD1"/>
    <w:rsid w:val="00536B7C"/>
    <w:rsid w:val="005533AB"/>
    <w:rsid w:val="00560DAE"/>
    <w:rsid w:val="005648EE"/>
    <w:rsid w:val="00564D5C"/>
    <w:rsid w:val="00571CF6"/>
    <w:rsid w:val="005722F0"/>
    <w:rsid w:val="005747CB"/>
    <w:rsid w:val="00582F25"/>
    <w:rsid w:val="00586423"/>
    <w:rsid w:val="00590B85"/>
    <w:rsid w:val="00594E57"/>
    <w:rsid w:val="005A12D3"/>
    <w:rsid w:val="005A3525"/>
    <w:rsid w:val="005A7044"/>
    <w:rsid w:val="005B123D"/>
    <w:rsid w:val="005C77FB"/>
    <w:rsid w:val="005D018F"/>
    <w:rsid w:val="005D5C81"/>
    <w:rsid w:val="005D7845"/>
    <w:rsid w:val="005E4225"/>
    <w:rsid w:val="005F7877"/>
    <w:rsid w:val="00601FF7"/>
    <w:rsid w:val="00612B20"/>
    <w:rsid w:val="00613735"/>
    <w:rsid w:val="00621D1A"/>
    <w:rsid w:val="0062242B"/>
    <w:rsid w:val="006239C2"/>
    <w:rsid w:val="00625BC8"/>
    <w:rsid w:val="00635A3A"/>
    <w:rsid w:val="006371FB"/>
    <w:rsid w:val="00644B99"/>
    <w:rsid w:val="006473C7"/>
    <w:rsid w:val="006477AD"/>
    <w:rsid w:val="00665B38"/>
    <w:rsid w:val="00676C1C"/>
    <w:rsid w:val="00682BB5"/>
    <w:rsid w:val="00686448"/>
    <w:rsid w:val="006A20CC"/>
    <w:rsid w:val="006A6F20"/>
    <w:rsid w:val="006B01F1"/>
    <w:rsid w:val="006C392E"/>
    <w:rsid w:val="006D5758"/>
    <w:rsid w:val="006D78B9"/>
    <w:rsid w:val="006F3F28"/>
    <w:rsid w:val="00702568"/>
    <w:rsid w:val="00702CC3"/>
    <w:rsid w:val="007067A6"/>
    <w:rsid w:val="0070691F"/>
    <w:rsid w:val="007175C9"/>
    <w:rsid w:val="00717ED4"/>
    <w:rsid w:val="00720703"/>
    <w:rsid w:val="007213CB"/>
    <w:rsid w:val="00726471"/>
    <w:rsid w:val="0073684F"/>
    <w:rsid w:val="00742DD4"/>
    <w:rsid w:val="00744FCE"/>
    <w:rsid w:val="0075078A"/>
    <w:rsid w:val="007511EB"/>
    <w:rsid w:val="007529A7"/>
    <w:rsid w:val="00753392"/>
    <w:rsid w:val="007627E8"/>
    <w:rsid w:val="00763E3A"/>
    <w:rsid w:val="00770213"/>
    <w:rsid w:val="0077180D"/>
    <w:rsid w:val="00780205"/>
    <w:rsid w:val="0079088C"/>
    <w:rsid w:val="007B514A"/>
    <w:rsid w:val="007B79F5"/>
    <w:rsid w:val="007C228A"/>
    <w:rsid w:val="007C3265"/>
    <w:rsid w:val="007D115D"/>
    <w:rsid w:val="007D160A"/>
    <w:rsid w:val="007D1A07"/>
    <w:rsid w:val="007E0A85"/>
    <w:rsid w:val="007F088E"/>
    <w:rsid w:val="007F1953"/>
    <w:rsid w:val="00814E99"/>
    <w:rsid w:val="00816795"/>
    <w:rsid w:val="00817599"/>
    <w:rsid w:val="008230D4"/>
    <w:rsid w:val="00823B3E"/>
    <w:rsid w:val="008264EC"/>
    <w:rsid w:val="00835DE4"/>
    <w:rsid w:val="00836BA4"/>
    <w:rsid w:val="00844895"/>
    <w:rsid w:val="00845E78"/>
    <w:rsid w:val="00845EEC"/>
    <w:rsid w:val="008473FF"/>
    <w:rsid w:val="00861B20"/>
    <w:rsid w:val="00862905"/>
    <w:rsid w:val="00876E58"/>
    <w:rsid w:val="008770AA"/>
    <w:rsid w:val="00877FE8"/>
    <w:rsid w:val="008800DC"/>
    <w:rsid w:val="00880CB8"/>
    <w:rsid w:val="00880E8B"/>
    <w:rsid w:val="00884859"/>
    <w:rsid w:val="00896B10"/>
    <w:rsid w:val="008A1DB4"/>
    <w:rsid w:val="008A2C35"/>
    <w:rsid w:val="008C4275"/>
    <w:rsid w:val="008D484C"/>
    <w:rsid w:val="008D54F9"/>
    <w:rsid w:val="008E7909"/>
    <w:rsid w:val="008F1B68"/>
    <w:rsid w:val="00911CCC"/>
    <w:rsid w:val="00912DF7"/>
    <w:rsid w:val="00915AE4"/>
    <w:rsid w:val="0092030D"/>
    <w:rsid w:val="009217EB"/>
    <w:rsid w:val="00921C9F"/>
    <w:rsid w:val="009329F9"/>
    <w:rsid w:val="00940A2F"/>
    <w:rsid w:val="00940E04"/>
    <w:rsid w:val="00940EC1"/>
    <w:rsid w:val="0094287D"/>
    <w:rsid w:val="00942A83"/>
    <w:rsid w:val="0094556B"/>
    <w:rsid w:val="00947CA3"/>
    <w:rsid w:val="00954337"/>
    <w:rsid w:val="00964F1D"/>
    <w:rsid w:val="00965925"/>
    <w:rsid w:val="0096655E"/>
    <w:rsid w:val="0097377E"/>
    <w:rsid w:val="009753FE"/>
    <w:rsid w:val="00975BA1"/>
    <w:rsid w:val="00976446"/>
    <w:rsid w:val="0098252D"/>
    <w:rsid w:val="009850CB"/>
    <w:rsid w:val="009871EF"/>
    <w:rsid w:val="00991955"/>
    <w:rsid w:val="0099724F"/>
    <w:rsid w:val="009A07B6"/>
    <w:rsid w:val="009A46D9"/>
    <w:rsid w:val="009A7E2E"/>
    <w:rsid w:val="009B2E63"/>
    <w:rsid w:val="009B3BC4"/>
    <w:rsid w:val="009B3DB0"/>
    <w:rsid w:val="009C6490"/>
    <w:rsid w:val="009D1BE9"/>
    <w:rsid w:val="009E464B"/>
    <w:rsid w:val="009E676A"/>
    <w:rsid w:val="009E77B9"/>
    <w:rsid w:val="009F73AE"/>
    <w:rsid w:val="00A003CF"/>
    <w:rsid w:val="00A136B5"/>
    <w:rsid w:val="00A35533"/>
    <w:rsid w:val="00A36F26"/>
    <w:rsid w:val="00A43F4A"/>
    <w:rsid w:val="00A45A51"/>
    <w:rsid w:val="00A50848"/>
    <w:rsid w:val="00A508C1"/>
    <w:rsid w:val="00A62116"/>
    <w:rsid w:val="00A638B6"/>
    <w:rsid w:val="00A66DD8"/>
    <w:rsid w:val="00AA3815"/>
    <w:rsid w:val="00AB09ED"/>
    <w:rsid w:val="00AC1461"/>
    <w:rsid w:val="00AD1540"/>
    <w:rsid w:val="00AD500E"/>
    <w:rsid w:val="00AD6B89"/>
    <w:rsid w:val="00AE1BA2"/>
    <w:rsid w:val="00AE22A1"/>
    <w:rsid w:val="00B03F01"/>
    <w:rsid w:val="00B10CB4"/>
    <w:rsid w:val="00B122AD"/>
    <w:rsid w:val="00B132BB"/>
    <w:rsid w:val="00B13B24"/>
    <w:rsid w:val="00B153E0"/>
    <w:rsid w:val="00B15A36"/>
    <w:rsid w:val="00B24060"/>
    <w:rsid w:val="00B30A23"/>
    <w:rsid w:val="00B33614"/>
    <w:rsid w:val="00B34BDE"/>
    <w:rsid w:val="00B40876"/>
    <w:rsid w:val="00B419B5"/>
    <w:rsid w:val="00B443B2"/>
    <w:rsid w:val="00B47D5B"/>
    <w:rsid w:val="00B601AC"/>
    <w:rsid w:val="00B60707"/>
    <w:rsid w:val="00B611DD"/>
    <w:rsid w:val="00B803BE"/>
    <w:rsid w:val="00B8380C"/>
    <w:rsid w:val="00B85EFB"/>
    <w:rsid w:val="00B8608C"/>
    <w:rsid w:val="00B90710"/>
    <w:rsid w:val="00B93820"/>
    <w:rsid w:val="00B96C66"/>
    <w:rsid w:val="00BA303F"/>
    <w:rsid w:val="00BA73FB"/>
    <w:rsid w:val="00BA77BC"/>
    <w:rsid w:val="00BC1644"/>
    <w:rsid w:val="00BC6662"/>
    <w:rsid w:val="00BD57E2"/>
    <w:rsid w:val="00BD5C16"/>
    <w:rsid w:val="00BE179D"/>
    <w:rsid w:val="00BF13F6"/>
    <w:rsid w:val="00BF2E98"/>
    <w:rsid w:val="00C03BC4"/>
    <w:rsid w:val="00C040DF"/>
    <w:rsid w:val="00C048F0"/>
    <w:rsid w:val="00C20F81"/>
    <w:rsid w:val="00C21567"/>
    <w:rsid w:val="00C22DF6"/>
    <w:rsid w:val="00C23315"/>
    <w:rsid w:val="00C279C5"/>
    <w:rsid w:val="00C32F8D"/>
    <w:rsid w:val="00C34EF0"/>
    <w:rsid w:val="00C4525B"/>
    <w:rsid w:val="00C52E74"/>
    <w:rsid w:val="00C53C52"/>
    <w:rsid w:val="00C60C43"/>
    <w:rsid w:val="00C61B1C"/>
    <w:rsid w:val="00C65EA8"/>
    <w:rsid w:val="00C677DE"/>
    <w:rsid w:val="00C75E3C"/>
    <w:rsid w:val="00C8081A"/>
    <w:rsid w:val="00C91DD7"/>
    <w:rsid w:val="00C95CA7"/>
    <w:rsid w:val="00CA236A"/>
    <w:rsid w:val="00CA6EA9"/>
    <w:rsid w:val="00CA7556"/>
    <w:rsid w:val="00CB0A99"/>
    <w:rsid w:val="00CB10A8"/>
    <w:rsid w:val="00CC0BD2"/>
    <w:rsid w:val="00CC28FC"/>
    <w:rsid w:val="00CC33C9"/>
    <w:rsid w:val="00CC558E"/>
    <w:rsid w:val="00CD474C"/>
    <w:rsid w:val="00CD4DE5"/>
    <w:rsid w:val="00CD692B"/>
    <w:rsid w:val="00CF0CB8"/>
    <w:rsid w:val="00D027E5"/>
    <w:rsid w:val="00D0343B"/>
    <w:rsid w:val="00D2125A"/>
    <w:rsid w:val="00D2527E"/>
    <w:rsid w:val="00D26CF9"/>
    <w:rsid w:val="00D30106"/>
    <w:rsid w:val="00D335CE"/>
    <w:rsid w:val="00D33E97"/>
    <w:rsid w:val="00D3740E"/>
    <w:rsid w:val="00D378FB"/>
    <w:rsid w:val="00D42710"/>
    <w:rsid w:val="00D43635"/>
    <w:rsid w:val="00D4679A"/>
    <w:rsid w:val="00D560B0"/>
    <w:rsid w:val="00D61748"/>
    <w:rsid w:val="00D62C00"/>
    <w:rsid w:val="00D6448E"/>
    <w:rsid w:val="00D65A7D"/>
    <w:rsid w:val="00D67C4A"/>
    <w:rsid w:val="00D72DE7"/>
    <w:rsid w:val="00D75CF5"/>
    <w:rsid w:val="00D84FF8"/>
    <w:rsid w:val="00D94029"/>
    <w:rsid w:val="00D97456"/>
    <w:rsid w:val="00DA6FDC"/>
    <w:rsid w:val="00DB4E09"/>
    <w:rsid w:val="00DC4BCE"/>
    <w:rsid w:val="00DD0F19"/>
    <w:rsid w:val="00DF4A83"/>
    <w:rsid w:val="00DF4EE1"/>
    <w:rsid w:val="00E00BB9"/>
    <w:rsid w:val="00E05682"/>
    <w:rsid w:val="00E07AC0"/>
    <w:rsid w:val="00E174AF"/>
    <w:rsid w:val="00E20A3A"/>
    <w:rsid w:val="00E35149"/>
    <w:rsid w:val="00E37B84"/>
    <w:rsid w:val="00E44E47"/>
    <w:rsid w:val="00E47FE9"/>
    <w:rsid w:val="00E61298"/>
    <w:rsid w:val="00E62A1A"/>
    <w:rsid w:val="00E62B9C"/>
    <w:rsid w:val="00E72F8A"/>
    <w:rsid w:val="00E764DA"/>
    <w:rsid w:val="00E820DC"/>
    <w:rsid w:val="00E85104"/>
    <w:rsid w:val="00E93927"/>
    <w:rsid w:val="00E96AF2"/>
    <w:rsid w:val="00EA1787"/>
    <w:rsid w:val="00EA251E"/>
    <w:rsid w:val="00EA6B87"/>
    <w:rsid w:val="00EB17F5"/>
    <w:rsid w:val="00EB2341"/>
    <w:rsid w:val="00EC02EB"/>
    <w:rsid w:val="00EF05B3"/>
    <w:rsid w:val="00F10CB9"/>
    <w:rsid w:val="00F112A7"/>
    <w:rsid w:val="00F31F70"/>
    <w:rsid w:val="00F37277"/>
    <w:rsid w:val="00F404D4"/>
    <w:rsid w:val="00F4194C"/>
    <w:rsid w:val="00F43384"/>
    <w:rsid w:val="00F56594"/>
    <w:rsid w:val="00F56FEB"/>
    <w:rsid w:val="00F62169"/>
    <w:rsid w:val="00F63AFC"/>
    <w:rsid w:val="00F65D02"/>
    <w:rsid w:val="00F80DEB"/>
    <w:rsid w:val="00F8494D"/>
    <w:rsid w:val="00F95268"/>
    <w:rsid w:val="00FA4598"/>
    <w:rsid w:val="00FB2BB6"/>
    <w:rsid w:val="00FB37FB"/>
    <w:rsid w:val="00FB5367"/>
    <w:rsid w:val="00FC21E0"/>
    <w:rsid w:val="00FC5D5E"/>
    <w:rsid w:val="00FC7CB2"/>
    <w:rsid w:val="00FD1975"/>
    <w:rsid w:val="00FD6D92"/>
    <w:rsid w:val="00FE3934"/>
    <w:rsid w:val="00FE4670"/>
    <w:rsid w:val="00FE746F"/>
    <w:rsid w:val="00FF02A5"/>
    <w:rsid w:val="01164241"/>
    <w:rsid w:val="01767CD9"/>
    <w:rsid w:val="01AA0FF6"/>
    <w:rsid w:val="01B0497B"/>
    <w:rsid w:val="01D85A97"/>
    <w:rsid w:val="01E94E49"/>
    <w:rsid w:val="02095AFC"/>
    <w:rsid w:val="0212672C"/>
    <w:rsid w:val="021664FC"/>
    <w:rsid w:val="02697BFC"/>
    <w:rsid w:val="028513DF"/>
    <w:rsid w:val="02996436"/>
    <w:rsid w:val="02C805B0"/>
    <w:rsid w:val="02D8396C"/>
    <w:rsid w:val="02E37F4A"/>
    <w:rsid w:val="03036A99"/>
    <w:rsid w:val="031871AA"/>
    <w:rsid w:val="031D0089"/>
    <w:rsid w:val="03363D35"/>
    <w:rsid w:val="034073ED"/>
    <w:rsid w:val="03436157"/>
    <w:rsid w:val="03611C54"/>
    <w:rsid w:val="03650213"/>
    <w:rsid w:val="03676780"/>
    <w:rsid w:val="03773EF3"/>
    <w:rsid w:val="03AB2ADC"/>
    <w:rsid w:val="03AF7567"/>
    <w:rsid w:val="03FEF2BE"/>
    <w:rsid w:val="04067720"/>
    <w:rsid w:val="042A7D29"/>
    <w:rsid w:val="043D05A7"/>
    <w:rsid w:val="044D5315"/>
    <w:rsid w:val="04502D15"/>
    <w:rsid w:val="0477765D"/>
    <w:rsid w:val="04A821BA"/>
    <w:rsid w:val="04AA08BF"/>
    <w:rsid w:val="04CC03EF"/>
    <w:rsid w:val="04E134BF"/>
    <w:rsid w:val="052600A9"/>
    <w:rsid w:val="052B60EC"/>
    <w:rsid w:val="0533AD60"/>
    <w:rsid w:val="054A63DD"/>
    <w:rsid w:val="05C34FE9"/>
    <w:rsid w:val="05EB16BF"/>
    <w:rsid w:val="05F9BBA0"/>
    <w:rsid w:val="06597B6C"/>
    <w:rsid w:val="065DD625"/>
    <w:rsid w:val="066216D5"/>
    <w:rsid w:val="06900D70"/>
    <w:rsid w:val="069535F0"/>
    <w:rsid w:val="06964020"/>
    <w:rsid w:val="069840E8"/>
    <w:rsid w:val="06B84855"/>
    <w:rsid w:val="06C14E10"/>
    <w:rsid w:val="06E38F2E"/>
    <w:rsid w:val="06E610BD"/>
    <w:rsid w:val="071260E4"/>
    <w:rsid w:val="07473EED"/>
    <w:rsid w:val="07682443"/>
    <w:rsid w:val="0768565E"/>
    <w:rsid w:val="07866298"/>
    <w:rsid w:val="07B42A11"/>
    <w:rsid w:val="07B64C0B"/>
    <w:rsid w:val="07BC69FB"/>
    <w:rsid w:val="07D450E3"/>
    <w:rsid w:val="07F758F5"/>
    <w:rsid w:val="07F79DB8"/>
    <w:rsid w:val="07F7E430"/>
    <w:rsid w:val="07FA2E04"/>
    <w:rsid w:val="07FBFE4D"/>
    <w:rsid w:val="081B0E4E"/>
    <w:rsid w:val="08436E41"/>
    <w:rsid w:val="086B4F98"/>
    <w:rsid w:val="089B4D12"/>
    <w:rsid w:val="08C9336E"/>
    <w:rsid w:val="08DA20E8"/>
    <w:rsid w:val="08DE7FF3"/>
    <w:rsid w:val="08E15BC8"/>
    <w:rsid w:val="08EC5CE2"/>
    <w:rsid w:val="08F05BD0"/>
    <w:rsid w:val="09103656"/>
    <w:rsid w:val="093D7B28"/>
    <w:rsid w:val="09471E73"/>
    <w:rsid w:val="096F189D"/>
    <w:rsid w:val="097A6B80"/>
    <w:rsid w:val="097DB8AF"/>
    <w:rsid w:val="098D438E"/>
    <w:rsid w:val="09C229C4"/>
    <w:rsid w:val="09D520FB"/>
    <w:rsid w:val="09DBFE8F"/>
    <w:rsid w:val="0A011D1D"/>
    <w:rsid w:val="0A146BB6"/>
    <w:rsid w:val="0A330D38"/>
    <w:rsid w:val="0A3F408A"/>
    <w:rsid w:val="0A4E6415"/>
    <w:rsid w:val="0A7E6796"/>
    <w:rsid w:val="0A957F08"/>
    <w:rsid w:val="0AB13FA2"/>
    <w:rsid w:val="0AFB647C"/>
    <w:rsid w:val="0AFF9868"/>
    <w:rsid w:val="0B051619"/>
    <w:rsid w:val="0B2059C1"/>
    <w:rsid w:val="0B3C4766"/>
    <w:rsid w:val="0B45360F"/>
    <w:rsid w:val="0B484695"/>
    <w:rsid w:val="0B5E43D9"/>
    <w:rsid w:val="0B73171F"/>
    <w:rsid w:val="0B7D574A"/>
    <w:rsid w:val="0BABA35D"/>
    <w:rsid w:val="0BB41B3B"/>
    <w:rsid w:val="0BD572B7"/>
    <w:rsid w:val="0BEA22B7"/>
    <w:rsid w:val="0BF3A64A"/>
    <w:rsid w:val="0BF9D987"/>
    <w:rsid w:val="0BFCF8EF"/>
    <w:rsid w:val="0C151E43"/>
    <w:rsid w:val="0C1E156B"/>
    <w:rsid w:val="0C59327D"/>
    <w:rsid w:val="0C760F36"/>
    <w:rsid w:val="0C766517"/>
    <w:rsid w:val="0C801347"/>
    <w:rsid w:val="0C823D28"/>
    <w:rsid w:val="0C922610"/>
    <w:rsid w:val="0C9736A9"/>
    <w:rsid w:val="0CB87A88"/>
    <w:rsid w:val="0CD3A1B4"/>
    <w:rsid w:val="0CD42DB2"/>
    <w:rsid w:val="0CF130B6"/>
    <w:rsid w:val="0D2244D7"/>
    <w:rsid w:val="0D2A26FC"/>
    <w:rsid w:val="0D3E55DF"/>
    <w:rsid w:val="0D4335F3"/>
    <w:rsid w:val="0D4E212F"/>
    <w:rsid w:val="0D5B2E91"/>
    <w:rsid w:val="0D6E15AB"/>
    <w:rsid w:val="0D7A246D"/>
    <w:rsid w:val="0D7F6A3D"/>
    <w:rsid w:val="0D904405"/>
    <w:rsid w:val="0D9321BF"/>
    <w:rsid w:val="0D9A68AB"/>
    <w:rsid w:val="0DAA2D89"/>
    <w:rsid w:val="0DAB74B9"/>
    <w:rsid w:val="0DAFEEDF"/>
    <w:rsid w:val="0DBE290C"/>
    <w:rsid w:val="0DCF01D8"/>
    <w:rsid w:val="0DDA01D2"/>
    <w:rsid w:val="0DDF3ECF"/>
    <w:rsid w:val="0DEB114C"/>
    <w:rsid w:val="0DFD6121"/>
    <w:rsid w:val="0DFF5702"/>
    <w:rsid w:val="0E194F53"/>
    <w:rsid w:val="0E4852A0"/>
    <w:rsid w:val="0E62450F"/>
    <w:rsid w:val="0E653543"/>
    <w:rsid w:val="0E7D462C"/>
    <w:rsid w:val="0E7F3528"/>
    <w:rsid w:val="0E8A2019"/>
    <w:rsid w:val="0E8A3CCE"/>
    <w:rsid w:val="0E983768"/>
    <w:rsid w:val="0EAD1DC6"/>
    <w:rsid w:val="0EB66089"/>
    <w:rsid w:val="0EDF7D30"/>
    <w:rsid w:val="0EE70565"/>
    <w:rsid w:val="0EE74D22"/>
    <w:rsid w:val="0EFFD5E2"/>
    <w:rsid w:val="0F3B179C"/>
    <w:rsid w:val="0F421C8C"/>
    <w:rsid w:val="0F4558C0"/>
    <w:rsid w:val="0F574DF4"/>
    <w:rsid w:val="0F5804D7"/>
    <w:rsid w:val="0F66D02C"/>
    <w:rsid w:val="0F865F5D"/>
    <w:rsid w:val="0F905CF8"/>
    <w:rsid w:val="0FAFF7D0"/>
    <w:rsid w:val="0FBA1A22"/>
    <w:rsid w:val="0FCD1272"/>
    <w:rsid w:val="0FE460A0"/>
    <w:rsid w:val="0FF27394"/>
    <w:rsid w:val="0FF7E85D"/>
    <w:rsid w:val="0FFC9964"/>
    <w:rsid w:val="0FFD0DCA"/>
    <w:rsid w:val="0FFD2DCE"/>
    <w:rsid w:val="0FFFAB9E"/>
    <w:rsid w:val="101D6806"/>
    <w:rsid w:val="102972AC"/>
    <w:rsid w:val="102B1F38"/>
    <w:rsid w:val="10911A11"/>
    <w:rsid w:val="10E4CEDE"/>
    <w:rsid w:val="112E04AF"/>
    <w:rsid w:val="11440208"/>
    <w:rsid w:val="114964CE"/>
    <w:rsid w:val="115109C0"/>
    <w:rsid w:val="115F6364"/>
    <w:rsid w:val="11936564"/>
    <w:rsid w:val="11A722E6"/>
    <w:rsid w:val="11B72C44"/>
    <w:rsid w:val="11E75041"/>
    <w:rsid w:val="11EFF5C2"/>
    <w:rsid w:val="127055E6"/>
    <w:rsid w:val="12C73AFB"/>
    <w:rsid w:val="12D17A8F"/>
    <w:rsid w:val="12FF7C57"/>
    <w:rsid w:val="13182690"/>
    <w:rsid w:val="132C1B94"/>
    <w:rsid w:val="13693623"/>
    <w:rsid w:val="136957A4"/>
    <w:rsid w:val="136F08ED"/>
    <w:rsid w:val="13814371"/>
    <w:rsid w:val="1382738E"/>
    <w:rsid w:val="1383729A"/>
    <w:rsid w:val="139F0F0F"/>
    <w:rsid w:val="13A45AE8"/>
    <w:rsid w:val="13B80FB1"/>
    <w:rsid w:val="13BB6CF6"/>
    <w:rsid w:val="13D22329"/>
    <w:rsid w:val="13D24835"/>
    <w:rsid w:val="13E89D0A"/>
    <w:rsid w:val="13F34F2A"/>
    <w:rsid w:val="13F768FF"/>
    <w:rsid w:val="13F77383"/>
    <w:rsid w:val="140179DA"/>
    <w:rsid w:val="141C1C9C"/>
    <w:rsid w:val="143BD6D2"/>
    <w:rsid w:val="144A6D6E"/>
    <w:rsid w:val="1472226F"/>
    <w:rsid w:val="147B528B"/>
    <w:rsid w:val="14BD68AB"/>
    <w:rsid w:val="14CA477F"/>
    <w:rsid w:val="14FE0928"/>
    <w:rsid w:val="150230AA"/>
    <w:rsid w:val="150E75B0"/>
    <w:rsid w:val="155841ED"/>
    <w:rsid w:val="155974A4"/>
    <w:rsid w:val="15620CCA"/>
    <w:rsid w:val="157FC238"/>
    <w:rsid w:val="15894365"/>
    <w:rsid w:val="158E5FC9"/>
    <w:rsid w:val="15A540EE"/>
    <w:rsid w:val="15AB1A4B"/>
    <w:rsid w:val="15AF2983"/>
    <w:rsid w:val="15B58D18"/>
    <w:rsid w:val="15D9A2C3"/>
    <w:rsid w:val="15E56574"/>
    <w:rsid w:val="15EEB9A9"/>
    <w:rsid w:val="15F71960"/>
    <w:rsid w:val="15FFA015"/>
    <w:rsid w:val="1605729E"/>
    <w:rsid w:val="1623032F"/>
    <w:rsid w:val="162D3839"/>
    <w:rsid w:val="163E612B"/>
    <w:rsid w:val="164D607B"/>
    <w:rsid w:val="165E025C"/>
    <w:rsid w:val="16651969"/>
    <w:rsid w:val="166567C5"/>
    <w:rsid w:val="167F20BC"/>
    <w:rsid w:val="16C95874"/>
    <w:rsid w:val="16CC16AA"/>
    <w:rsid w:val="16D23F0A"/>
    <w:rsid w:val="16EB6510"/>
    <w:rsid w:val="16EB71F3"/>
    <w:rsid w:val="16F56575"/>
    <w:rsid w:val="16FE54EF"/>
    <w:rsid w:val="16FFD22A"/>
    <w:rsid w:val="16FFECA3"/>
    <w:rsid w:val="170414C5"/>
    <w:rsid w:val="171C36EC"/>
    <w:rsid w:val="17396019"/>
    <w:rsid w:val="17480713"/>
    <w:rsid w:val="1755323B"/>
    <w:rsid w:val="175B5B69"/>
    <w:rsid w:val="175FC11E"/>
    <w:rsid w:val="17715621"/>
    <w:rsid w:val="177C22DF"/>
    <w:rsid w:val="177D2FB6"/>
    <w:rsid w:val="177FE27F"/>
    <w:rsid w:val="17B872D5"/>
    <w:rsid w:val="17B97C29"/>
    <w:rsid w:val="17BA2068"/>
    <w:rsid w:val="17BE3671"/>
    <w:rsid w:val="17BE8313"/>
    <w:rsid w:val="17E2434C"/>
    <w:rsid w:val="17E56D2A"/>
    <w:rsid w:val="17EE9BC0"/>
    <w:rsid w:val="17F114CF"/>
    <w:rsid w:val="17FD856E"/>
    <w:rsid w:val="17FFCA24"/>
    <w:rsid w:val="181227C9"/>
    <w:rsid w:val="182C3067"/>
    <w:rsid w:val="186F65F6"/>
    <w:rsid w:val="188E02FA"/>
    <w:rsid w:val="18917EE2"/>
    <w:rsid w:val="189F3D9C"/>
    <w:rsid w:val="18B31128"/>
    <w:rsid w:val="18B32BE3"/>
    <w:rsid w:val="190C2913"/>
    <w:rsid w:val="190E2CC8"/>
    <w:rsid w:val="1924323F"/>
    <w:rsid w:val="194B3AB2"/>
    <w:rsid w:val="195137D6"/>
    <w:rsid w:val="19620B29"/>
    <w:rsid w:val="19675B79"/>
    <w:rsid w:val="19685FD7"/>
    <w:rsid w:val="19B02AED"/>
    <w:rsid w:val="19FD05FB"/>
    <w:rsid w:val="1A1A7569"/>
    <w:rsid w:val="1A2D164B"/>
    <w:rsid w:val="1A3844D5"/>
    <w:rsid w:val="1A3C2EE9"/>
    <w:rsid w:val="1A3F0A34"/>
    <w:rsid w:val="1A51C31E"/>
    <w:rsid w:val="1A5E0511"/>
    <w:rsid w:val="1A903F99"/>
    <w:rsid w:val="1A966EFC"/>
    <w:rsid w:val="1A9F4003"/>
    <w:rsid w:val="1ACD49B2"/>
    <w:rsid w:val="1AD82946"/>
    <w:rsid w:val="1ADDE38C"/>
    <w:rsid w:val="1AE20C9B"/>
    <w:rsid w:val="1AF62402"/>
    <w:rsid w:val="1AF917AF"/>
    <w:rsid w:val="1AF9F214"/>
    <w:rsid w:val="1AFD0231"/>
    <w:rsid w:val="1AFD0EF8"/>
    <w:rsid w:val="1B3E7743"/>
    <w:rsid w:val="1B5B9609"/>
    <w:rsid w:val="1B752047"/>
    <w:rsid w:val="1B7F2999"/>
    <w:rsid w:val="1B8F1B6E"/>
    <w:rsid w:val="1B8F8547"/>
    <w:rsid w:val="1BAC5C31"/>
    <w:rsid w:val="1BBB37C9"/>
    <w:rsid w:val="1BBD897F"/>
    <w:rsid w:val="1BBFE371"/>
    <w:rsid w:val="1BD84E9D"/>
    <w:rsid w:val="1BDFBAA9"/>
    <w:rsid w:val="1BE958BB"/>
    <w:rsid w:val="1BEF6256"/>
    <w:rsid w:val="1BF68A2D"/>
    <w:rsid w:val="1BF7C7CC"/>
    <w:rsid w:val="1BFD1082"/>
    <w:rsid w:val="1BFDCE23"/>
    <w:rsid w:val="1BFF279E"/>
    <w:rsid w:val="1C027EF8"/>
    <w:rsid w:val="1C253B93"/>
    <w:rsid w:val="1C257374"/>
    <w:rsid w:val="1C6A137D"/>
    <w:rsid w:val="1C7BDCB1"/>
    <w:rsid w:val="1C7FB100"/>
    <w:rsid w:val="1CAA5445"/>
    <w:rsid w:val="1CCC3D3F"/>
    <w:rsid w:val="1CFA4056"/>
    <w:rsid w:val="1CFEEFA6"/>
    <w:rsid w:val="1CFFF28F"/>
    <w:rsid w:val="1D19B934"/>
    <w:rsid w:val="1D3AD1BC"/>
    <w:rsid w:val="1D3B900B"/>
    <w:rsid w:val="1D3C50B9"/>
    <w:rsid w:val="1D6B0B6D"/>
    <w:rsid w:val="1D7D0AAC"/>
    <w:rsid w:val="1D8166D1"/>
    <w:rsid w:val="1D9BC8BE"/>
    <w:rsid w:val="1DA0160C"/>
    <w:rsid w:val="1DA25B8F"/>
    <w:rsid w:val="1DA41F60"/>
    <w:rsid w:val="1DA4748A"/>
    <w:rsid w:val="1DA5497F"/>
    <w:rsid w:val="1DBF1DBF"/>
    <w:rsid w:val="1DD1012D"/>
    <w:rsid w:val="1DD5567F"/>
    <w:rsid w:val="1DD78A96"/>
    <w:rsid w:val="1DDA357F"/>
    <w:rsid w:val="1DDF018C"/>
    <w:rsid w:val="1DE3F259"/>
    <w:rsid w:val="1DEFD987"/>
    <w:rsid w:val="1DFBE6FD"/>
    <w:rsid w:val="1DFF49DA"/>
    <w:rsid w:val="1DFF4F51"/>
    <w:rsid w:val="1DFF9052"/>
    <w:rsid w:val="1E0F2F96"/>
    <w:rsid w:val="1E434DCA"/>
    <w:rsid w:val="1E5B2523"/>
    <w:rsid w:val="1E654EB5"/>
    <w:rsid w:val="1E777D87"/>
    <w:rsid w:val="1E8EBE0A"/>
    <w:rsid w:val="1E8FBE75"/>
    <w:rsid w:val="1E9342D8"/>
    <w:rsid w:val="1E9715DE"/>
    <w:rsid w:val="1EBD4AF2"/>
    <w:rsid w:val="1EBE00AA"/>
    <w:rsid w:val="1EBEB89C"/>
    <w:rsid w:val="1EBF7142"/>
    <w:rsid w:val="1ED35A3F"/>
    <w:rsid w:val="1ED5665F"/>
    <w:rsid w:val="1EDD771D"/>
    <w:rsid w:val="1EE17F5F"/>
    <w:rsid w:val="1EE46F78"/>
    <w:rsid w:val="1EEC3418"/>
    <w:rsid w:val="1EED038C"/>
    <w:rsid w:val="1EEDAAFD"/>
    <w:rsid w:val="1EEE53F5"/>
    <w:rsid w:val="1EEFB385"/>
    <w:rsid w:val="1EEFD907"/>
    <w:rsid w:val="1EF5DD35"/>
    <w:rsid w:val="1EF86DBE"/>
    <w:rsid w:val="1EFA3A8C"/>
    <w:rsid w:val="1EFD5A6A"/>
    <w:rsid w:val="1EFEADA6"/>
    <w:rsid w:val="1EFED823"/>
    <w:rsid w:val="1F06413F"/>
    <w:rsid w:val="1F1F0C3B"/>
    <w:rsid w:val="1F1F34CD"/>
    <w:rsid w:val="1F3A2023"/>
    <w:rsid w:val="1F3BD359"/>
    <w:rsid w:val="1F3E19A6"/>
    <w:rsid w:val="1F3F2ECB"/>
    <w:rsid w:val="1F4C30D8"/>
    <w:rsid w:val="1F4C489B"/>
    <w:rsid w:val="1F530945"/>
    <w:rsid w:val="1F5D085C"/>
    <w:rsid w:val="1F5F206E"/>
    <w:rsid w:val="1F6D9E6C"/>
    <w:rsid w:val="1F6E0E5D"/>
    <w:rsid w:val="1F732A3C"/>
    <w:rsid w:val="1F77FEEB"/>
    <w:rsid w:val="1F7D8BD4"/>
    <w:rsid w:val="1F87851E"/>
    <w:rsid w:val="1F96E224"/>
    <w:rsid w:val="1FA3B239"/>
    <w:rsid w:val="1FAD0D60"/>
    <w:rsid w:val="1FAE0BF0"/>
    <w:rsid w:val="1FAF937F"/>
    <w:rsid w:val="1FAFE1AC"/>
    <w:rsid w:val="1FB378A4"/>
    <w:rsid w:val="1FB55C6A"/>
    <w:rsid w:val="1FBE077E"/>
    <w:rsid w:val="1FBF106E"/>
    <w:rsid w:val="1FBF312F"/>
    <w:rsid w:val="1FCF69C8"/>
    <w:rsid w:val="1FD371C1"/>
    <w:rsid w:val="1FD70A05"/>
    <w:rsid w:val="1FD72997"/>
    <w:rsid w:val="1FDAA3A0"/>
    <w:rsid w:val="1FDF859A"/>
    <w:rsid w:val="1FE3DF85"/>
    <w:rsid w:val="1FE4DEFC"/>
    <w:rsid w:val="1FE53932"/>
    <w:rsid w:val="1FE63961"/>
    <w:rsid w:val="1FE7A989"/>
    <w:rsid w:val="1FEA1D2E"/>
    <w:rsid w:val="1FEB8BC2"/>
    <w:rsid w:val="1FEBD222"/>
    <w:rsid w:val="1FEBE9B3"/>
    <w:rsid w:val="1FEED932"/>
    <w:rsid w:val="1FEF387A"/>
    <w:rsid w:val="1FEFC58D"/>
    <w:rsid w:val="1FF60F73"/>
    <w:rsid w:val="1FF7533E"/>
    <w:rsid w:val="1FF96770"/>
    <w:rsid w:val="1FFB179F"/>
    <w:rsid w:val="1FFB7020"/>
    <w:rsid w:val="1FFB8CD2"/>
    <w:rsid w:val="1FFB96EB"/>
    <w:rsid w:val="1FFBDFB1"/>
    <w:rsid w:val="1FFC27BE"/>
    <w:rsid w:val="1FFC4959"/>
    <w:rsid w:val="1FFD6EB2"/>
    <w:rsid w:val="1FFDDD35"/>
    <w:rsid w:val="1FFE0FB6"/>
    <w:rsid w:val="1FFE2BC8"/>
    <w:rsid w:val="1FFEAE47"/>
    <w:rsid w:val="1FFEBC59"/>
    <w:rsid w:val="1FFECB04"/>
    <w:rsid w:val="1FFF0E9A"/>
    <w:rsid w:val="1FFF572C"/>
    <w:rsid w:val="1FFFD62E"/>
    <w:rsid w:val="20074F51"/>
    <w:rsid w:val="20224C34"/>
    <w:rsid w:val="20BF29EA"/>
    <w:rsid w:val="20D07DE0"/>
    <w:rsid w:val="20DD5BE2"/>
    <w:rsid w:val="210A3E46"/>
    <w:rsid w:val="2112278F"/>
    <w:rsid w:val="21151EF5"/>
    <w:rsid w:val="211F7036"/>
    <w:rsid w:val="213E20B8"/>
    <w:rsid w:val="21665BEE"/>
    <w:rsid w:val="216A0099"/>
    <w:rsid w:val="21BB64EB"/>
    <w:rsid w:val="21C636D5"/>
    <w:rsid w:val="21C6473B"/>
    <w:rsid w:val="21FE6118"/>
    <w:rsid w:val="22286E8D"/>
    <w:rsid w:val="223A3047"/>
    <w:rsid w:val="22654CDD"/>
    <w:rsid w:val="226837CE"/>
    <w:rsid w:val="226F0ED9"/>
    <w:rsid w:val="22793A54"/>
    <w:rsid w:val="227B4139"/>
    <w:rsid w:val="22816FEA"/>
    <w:rsid w:val="229D3E32"/>
    <w:rsid w:val="22B77E0D"/>
    <w:rsid w:val="22CF6234"/>
    <w:rsid w:val="22FF600F"/>
    <w:rsid w:val="230103B6"/>
    <w:rsid w:val="231E958B"/>
    <w:rsid w:val="235F7F6D"/>
    <w:rsid w:val="23661510"/>
    <w:rsid w:val="2377947F"/>
    <w:rsid w:val="237994E5"/>
    <w:rsid w:val="238644A0"/>
    <w:rsid w:val="2388748E"/>
    <w:rsid w:val="23A2503D"/>
    <w:rsid w:val="23B94400"/>
    <w:rsid w:val="23C90810"/>
    <w:rsid w:val="23E7B492"/>
    <w:rsid w:val="23EDA672"/>
    <w:rsid w:val="23F036AB"/>
    <w:rsid w:val="23FA03E0"/>
    <w:rsid w:val="23FF1D75"/>
    <w:rsid w:val="2408281A"/>
    <w:rsid w:val="24333292"/>
    <w:rsid w:val="24403370"/>
    <w:rsid w:val="244966BD"/>
    <w:rsid w:val="24CC414B"/>
    <w:rsid w:val="24D25D3C"/>
    <w:rsid w:val="24DA05CA"/>
    <w:rsid w:val="24F761C6"/>
    <w:rsid w:val="2501409D"/>
    <w:rsid w:val="2506636E"/>
    <w:rsid w:val="251101D5"/>
    <w:rsid w:val="251696AD"/>
    <w:rsid w:val="251FE8AC"/>
    <w:rsid w:val="253F0755"/>
    <w:rsid w:val="25416551"/>
    <w:rsid w:val="255F8B1E"/>
    <w:rsid w:val="256F7191"/>
    <w:rsid w:val="259B4E79"/>
    <w:rsid w:val="259E51F6"/>
    <w:rsid w:val="25A97CF5"/>
    <w:rsid w:val="25B71D9D"/>
    <w:rsid w:val="25BD62AD"/>
    <w:rsid w:val="25DBC3C4"/>
    <w:rsid w:val="25DF141E"/>
    <w:rsid w:val="25F7C454"/>
    <w:rsid w:val="25FC7A35"/>
    <w:rsid w:val="25FF1CC6"/>
    <w:rsid w:val="261FCECB"/>
    <w:rsid w:val="263325C9"/>
    <w:rsid w:val="26770B7F"/>
    <w:rsid w:val="26A9676E"/>
    <w:rsid w:val="26BF1FD9"/>
    <w:rsid w:val="26E00817"/>
    <w:rsid w:val="26E72EB8"/>
    <w:rsid w:val="26F46193"/>
    <w:rsid w:val="26F6E275"/>
    <w:rsid w:val="26FE5E95"/>
    <w:rsid w:val="27043CA2"/>
    <w:rsid w:val="270AAD3A"/>
    <w:rsid w:val="270B10AD"/>
    <w:rsid w:val="27126177"/>
    <w:rsid w:val="272C12F4"/>
    <w:rsid w:val="273F0FA5"/>
    <w:rsid w:val="2748726D"/>
    <w:rsid w:val="276BD1CF"/>
    <w:rsid w:val="276FA3C4"/>
    <w:rsid w:val="2777533C"/>
    <w:rsid w:val="277F532C"/>
    <w:rsid w:val="279DAFF0"/>
    <w:rsid w:val="27A317F1"/>
    <w:rsid w:val="27A931E1"/>
    <w:rsid w:val="27B72900"/>
    <w:rsid w:val="27BFA1DE"/>
    <w:rsid w:val="27CFA4B4"/>
    <w:rsid w:val="27D83BF2"/>
    <w:rsid w:val="27E5BB4A"/>
    <w:rsid w:val="27ED002A"/>
    <w:rsid w:val="27EF2328"/>
    <w:rsid w:val="27F243BF"/>
    <w:rsid w:val="27F4534B"/>
    <w:rsid w:val="27F77AF6"/>
    <w:rsid w:val="27FB1A26"/>
    <w:rsid w:val="27FB253F"/>
    <w:rsid w:val="27FB7E28"/>
    <w:rsid w:val="2803412A"/>
    <w:rsid w:val="281A25E1"/>
    <w:rsid w:val="28811769"/>
    <w:rsid w:val="28DDD298"/>
    <w:rsid w:val="28F865E0"/>
    <w:rsid w:val="291DC2DA"/>
    <w:rsid w:val="292C5C13"/>
    <w:rsid w:val="2934306B"/>
    <w:rsid w:val="293DC49B"/>
    <w:rsid w:val="295F0311"/>
    <w:rsid w:val="29716AB1"/>
    <w:rsid w:val="29726A22"/>
    <w:rsid w:val="299519DD"/>
    <w:rsid w:val="29A392EA"/>
    <w:rsid w:val="29AFD710"/>
    <w:rsid w:val="29B10C6C"/>
    <w:rsid w:val="29C23005"/>
    <w:rsid w:val="29DC3F7F"/>
    <w:rsid w:val="29E6451B"/>
    <w:rsid w:val="29F397C5"/>
    <w:rsid w:val="29F76DE2"/>
    <w:rsid w:val="2A103B89"/>
    <w:rsid w:val="2A1D7FBA"/>
    <w:rsid w:val="2A3B2EAC"/>
    <w:rsid w:val="2A5A7531"/>
    <w:rsid w:val="2A6E623C"/>
    <w:rsid w:val="2A73736B"/>
    <w:rsid w:val="2A975DC0"/>
    <w:rsid w:val="2A9E094F"/>
    <w:rsid w:val="2AAB129C"/>
    <w:rsid w:val="2AF9ACD0"/>
    <w:rsid w:val="2AFD46A0"/>
    <w:rsid w:val="2AFDD44B"/>
    <w:rsid w:val="2AFFF727"/>
    <w:rsid w:val="2B157C9F"/>
    <w:rsid w:val="2B175E2A"/>
    <w:rsid w:val="2B17823E"/>
    <w:rsid w:val="2B3F101D"/>
    <w:rsid w:val="2B560B82"/>
    <w:rsid w:val="2B5C276D"/>
    <w:rsid w:val="2B5D560B"/>
    <w:rsid w:val="2B5F4DC6"/>
    <w:rsid w:val="2B6F0B8E"/>
    <w:rsid w:val="2B77B257"/>
    <w:rsid w:val="2B7DF225"/>
    <w:rsid w:val="2B7F8F04"/>
    <w:rsid w:val="2B836E2D"/>
    <w:rsid w:val="2B8D767C"/>
    <w:rsid w:val="2B9829C0"/>
    <w:rsid w:val="2BA855C4"/>
    <w:rsid w:val="2BDA6551"/>
    <w:rsid w:val="2BDE245E"/>
    <w:rsid w:val="2BE02180"/>
    <w:rsid w:val="2BE387E5"/>
    <w:rsid w:val="2BE40E2C"/>
    <w:rsid w:val="2BF04B0F"/>
    <w:rsid w:val="2BF98DF0"/>
    <w:rsid w:val="2BFA8A38"/>
    <w:rsid w:val="2BFC0B53"/>
    <w:rsid w:val="2BFE0E6C"/>
    <w:rsid w:val="2BFEB6AB"/>
    <w:rsid w:val="2BFF2402"/>
    <w:rsid w:val="2C292C32"/>
    <w:rsid w:val="2C2DC4EE"/>
    <w:rsid w:val="2C532AB9"/>
    <w:rsid w:val="2C67DE61"/>
    <w:rsid w:val="2C7D4ECC"/>
    <w:rsid w:val="2C836A6C"/>
    <w:rsid w:val="2C887C41"/>
    <w:rsid w:val="2C9E3F5A"/>
    <w:rsid w:val="2CA508E5"/>
    <w:rsid w:val="2CA9E7F9"/>
    <w:rsid w:val="2CAD437B"/>
    <w:rsid w:val="2CBBD2B1"/>
    <w:rsid w:val="2CD052E0"/>
    <w:rsid w:val="2CF963CE"/>
    <w:rsid w:val="2CFF0072"/>
    <w:rsid w:val="2CFF1777"/>
    <w:rsid w:val="2CFF7FD9"/>
    <w:rsid w:val="2CFF982A"/>
    <w:rsid w:val="2D105956"/>
    <w:rsid w:val="2D215B51"/>
    <w:rsid w:val="2D37B8D4"/>
    <w:rsid w:val="2D5E9FCB"/>
    <w:rsid w:val="2D5F2334"/>
    <w:rsid w:val="2D67F165"/>
    <w:rsid w:val="2D840F74"/>
    <w:rsid w:val="2D8F4D49"/>
    <w:rsid w:val="2DA53F1A"/>
    <w:rsid w:val="2DAF5E4C"/>
    <w:rsid w:val="2DB5AAEA"/>
    <w:rsid w:val="2DC43D7D"/>
    <w:rsid w:val="2DDF1A6E"/>
    <w:rsid w:val="2DE3692D"/>
    <w:rsid w:val="2DF2E00B"/>
    <w:rsid w:val="2DF7A4CB"/>
    <w:rsid w:val="2DFBE26D"/>
    <w:rsid w:val="2DFE0FD1"/>
    <w:rsid w:val="2DFE6CAB"/>
    <w:rsid w:val="2DFF61BE"/>
    <w:rsid w:val="2DFF6881"/>
    <w:rsid w:val="2DFFDA34"/>
    <w:rsid w:val="2E2646C4"/>
    <w:rsid w:val="2E4F4C19"/>
    <w:rsid w:val="2E7A5E61"/>
    <w:rsid w:val="2E7E9B11"/>
    <w:rsid w:val="2E7F8A1D"/>
    <w:rsid w:val="2E8C479B"/>
    <w:rsid w:val="2E9B302D"/>
    <w:rsid w:val="2E9F838C"/>
    <w:rsid w:val="2EB15618"/>
    <w:rsid w:val="2EBE1ECF"/>
    <w:rsid w:val="2ECFEBF8"/>
    <w:rsid w:val="2EDAA365"/>
    <w:rsid w:val="2EDB033D"/>
    <w:rsid w:val="2EDFE18E"/>
    <w:rsid w:val="2EEAEE90"/>
    <w:rsid w:val="2EEF663D"/>
    <w:rsid w:val="2EEF8033"/>
    <w:rsid w:val="2EF1E41D"/>
    <w:rsid w:val="2EF4EF00"/>
    <w:rsid w:val="2EF5958C"/>
    <w:rsid w:val="2EF88426"/>
    <w:rsid w:val="2EF8DEF7"/>
    <w:rsid w:val="2EF91708"/>
    <w:rsid w:val="2EFB1D54"/>
    <w:rsid w:val="2EFF74ED"/>
    <w:rsid w:val="2EFFBAA3"/>
    <w:rsid w:val="2F3F1407"/>
    <w:rsid w:val="2F3FD8E7"/>
    <w:rsid w:val="2F4263C5"/>
    <w:rsid w:val="2F4A8F17"/>
    <w:rsid w:val="2F6F1222"/>
    <w:rsid w:val="2F77C11E"/>
    <w:rsid w:val="2F7AD5D6"/>
    <w:rsid w:val="2F7BA640"/>
    <w:rsid w:val="2F7BF6B3"/>
    <w:rsid w:val="2F7E19B0"/>
    <w:rsid w:val="2F7F99C4"/>
    <w:rsid w:val="2F7FC7DA"/>
    <w:rsid w:val="2F8FECA8"/>
    <w:rsid w:val="2F9619AF"/>
    <w:rsid w:val="2F996976"/>
    <w:rsid w:val="2F9FC3D8"/>
    <w:rsid w:val="2FAFC198"/>
    <w:rsid w:val="2FB1A268"/>
    <w:rsid w:val="2FB709E8"/>
    <w:rsid w:val="2FBDCFDA"/>
    <w:rsid w:val="2FBF9A19"/>
    <w:rsid w:val="2FCB750E"/>
    <w:rsid w:val="2FCB82A1"/>
    <w:rsid w:val="2FD12030"/>
    <w:rsid w:val="2FD7A88D"/>
    <w:rsid w:val="2FD7E9E7"/>
    <w:rsid w:val="2FDD00E0"/>
    <w:rsid w:val="2FDDE568"/>
    <w:rsid w:val="2FDE46A6"/>
    <w:rsid w:val="2FDE4803"/>
    <w:rsid w:val="2FDF46DE"/>
    <w:rsid w:val="2FDF5A6A"/>
    <w:rsid w:val="2FDFB90A"/>
    <w:rsid w:val="2FE0366B"/>
    <w:rsid w:val="2FE0695E"/>
    <w:rsid w:val="2FE1DA10"/>
    <w:rsid w:val="2FE73689"/>
    <w:rsid w:val="2FED78D3"/>
    <w:rsid w:val="2FEE2406"/>
    <w:rsid w:val="2FEF5FC6"/>
    <w:rsid w:val="2FF0E444"/>
    <w:rsid w:val="2FF6EA0A"/>
    <w:rsid w:val="2FFB8A8D"/>
    <w:rsid w:val="2FFBD024"/>
    <w:rsid w:val="2FFBF7C3"/>
    <w:rsid w:val="2FFC344B"/>
    <w:rsid w:val="2FFCB348"/>
    <w:rsid w:val="2FFE32B0"/>
    <w:rsid w:val="2FFE53CD"/>
    <w:rsid w:val="2FFE660A"/>
    <w:rsid w:val="2FFE9C09"/>
    <w:rsid w:val="2FFF1396"/>
    <w:rsid w:val="2FFF4A3A"/>
    <w:rsid w:val="2FFF7E98"/>
    <w:rsid w:val="30284A77"/>
    <w:rsid w:val="302871EE"/>
    <w:rsid w:val="30287376"/>
    <w:rsid w:val="302A576F"/>
    <w:rsid w:val="30547B1E"/>
    <w:rsid w:val="307E741D"/>
    <w:rsid w:val="30BF44D2"/>
    <w:rsid w:val="30DF363C"/>
    <w:rsid w:val="31026504"/>
    <w:rsid w:val="3127F0CD"/>
    <w:rsid w:val="31294D1F"/>
    <w:rsid w:val="312B3F12"/>
    <w:rsid w:val="31301C75"/>
    <w:rsid w:val="3140037B"/>
    <w:rsid w:val="31446EAD"/>
    <w:rsid w:val="31571E34"/>
    <w:rsid w:val="315D19CD"/>
    <w:rsid w:val="31793809"/>
    <w:rsid w:val="317AD59F"/>
    <w:rsid w:val="31854818"/>
    <w:rsid w:val="31936C56"/>
    <w:rsid w:val="31BC2055"/>
    <w:rsid w:val="31BDE653"/>
    <w:rsid w:val="31C25427"/>
    <w:rsid w:val="31CF9DE7"/>
    <w:rsid w:val="31EEF640"/>
    <w:rsid w:val="31F9ACFA"/>
    <w:rsid w:val="31FD4D55"/>
    <w:rsid w:val="31FDBF5A"/>
    <w:rsid w:val="31FE139A"/>
    <w:rsid w:val="31FF665A"/>
    <w:rsid w:val="32040FCD"/>
    <w:rsid w:val="322D19C1"/>
    <w:rsid w:val="32427F90"/>
    <w:rsid w:val="325E5FDE"/>
    <w:rsid w:val="326078AB"/>
    <w:rsid w:val="327FD636"/>
    <w:rsid w:val="32853407"/>
    <w:rsid w:val="328A7C30"/>
    <w:rsid w:val="32932DF0"/>
    <w:rsid w:val="329D205C"/>
    <w:rsid w:val="32BB9D6A"/>
    <w:rsid w:val="32BF2A24"/>
    <w:rsid w:val="32C71674"/>
    <w:rsid w:val="32E7DC3A"/>
    <w:rsid w:val="32F176D5"/>
    <w:rsid w:val="33224B36"/>
    <w:rsid w:val="332866A0"/>
    <w:rsid w:val="332C2A96"/>
    <w:rsid w:val="33351BCA"/>
    <w:rsid w:val="333F3135"/>
    <w:rsid w:val="334ECB70"/>
    <w:rsid w:val="33510545"/>
    <w:rsid w:val="33542013"/>
    <w:rsid w:val="335D300A"/>
    <w:rsid w:val="33766705"/>
    <w:rsid w:val="33863A93"/>
    <w:rsid w:val="338F518A"/>
    <w:rsid w:val="339CF4B4"/>
    <w:rsid w:val="339EF518"/>
    <w:rsid w:val="33AE2773"/>
    <w:rsid w:val="33B30E5A"/>
    <w:rsid w:val="33B48D71"/>
    <w:rsid w:val="33BDED9B"/>
    <w:rsid w:val="33C949C6"/>
    <w:rsid w:val="33D40038"/>
    <w:rsid w:val="33DE516D"/>
    <w:rsid w:val="33ED37BA"/>
    <w:rsid w:val="33F77378"/>
    <w:rsid w:val="33F7A34C"/>
    <w:rsid w:val="34135FCA"/>
    <w:rsid w:val="3427137B"/>
    <w:rsid w:val="34292226"/>
    <w:rsid w:val="342F7B2C"/>
    <w:rsid w:val="34320576"/>
    <w:rsid w:val="343F2804"/>
    <w:rsid w:val="344333D8"/>
    <w:rsid w:val="344C3806"/>
    <w:rsid w:val="34594353"/>
    <w:rsid w:val="346D295F"/>
    <w:rsid w:val="346ECC0B"/>
    <w:rsid w:val="34BF43FE"/>
    <w:rsid w:val="34C05432"/>
    <w:rsid w:val="34C928D0"/>
    <w:rsid w:val="34EC2EF9"/>
    <w:rsid w:val="34FF25E6"/>
    <w:rsid w:val="34FF411B"/>
    <w:rsid w:val="35176301"/>
    <w:rsid w:val="351E2709"/>
    <w:rsid w:val="35327246"/>
    <w:rsid w:val="354FF3E5"/>
    <w:rsid w:val="3557C757"/>
    <w:rsid w:val="35724ACE"/>
    <w:rsid w:val="3574587B"/>
    <w:rsid w:val="358F5871"/>
    <w:rsid w:val="359DDDC9"/>
    <w:rsid w:val="359EC970"/>
    <w:rsid w:val="35B30975"/>
    <w:rsid w:val="35B641C5"/>
    <w:rsid w:val="35B83E36"/>
    <w:rsid w:val="35C43FEF"/>
    <w:rsid w:val="35C71557"/>
    <w:rsid w:val="35CE5104"/>
    <w:rsid w:val="35D58572"/>
    <w:rsid w:val="35E26282"/>
    <w:rsid w:val="35EFEA6D"/>
    <w:rsid w:val="35F216E4"/>
    <w:rsid w:val="35F7DB1B"/>
    <w:rsid w:val="35FA3D16"/>
    <w:rsid w:val="35FD2CC1"/>
    <w:rsid w:val="35FDF116"/>
    <w:rsid w:val="36000741"/>
    <w:rsid w:val="360D0BA4"/>
    <w:rsid w:val="361D2D49"/>
    <w:rsid w:val="3621222C"/>
    <w:rsid w:val="36374E2D"/>
    <w:rsid w:val="36396B56"/>
    <w:rsid w:val="365F0708"/>
    <w:rsid w:val="366436E5"/>
    <w:rsid w:val="366A49C5"/>
    <w:rsid w:val="366BCAC2"/>
    <w:rsid w:val="367341DB"/>
    <w:rsid w:val="3674FB26"/>
    <w:rsid w:val="3676FD8B"/>
    <w:rsid w:val="367FE04C"/>
    <w:rsid w:val="369EEA50"/>
    <w:rsid w:val="36A6FB70"/>
    <w:rsid w:val="36CE2B27"/>
    <w:rsid w:val="36D7375C"/>
    <w:rsid w:val="36E41B66"/>
    <w:rsid w:val="36FDB786"/>
    <w:rsid w:val="36FE0A4A"/>
    <w:rsid w:val="36FEA334"/>
    <w:rsid w:val="36FF0D1A"/>
    <w:rsid w:val="36FF2E06"/>
    <w:rsid w:val="36FFA3B4"/>
    <w:rsid w:val="371247C2"/>
    <w:rsid w:val="371F4F5B"/>
    <w:rsid w:val="37230973"/>
    <w:rsid w:val="37257672"/>
    <w:rsid w:val="373752FC"/>
    <w:rsid w:val="373D05B0"/>
    <w:rsid w:val="374C7F95"/>
    <w:rsid w:val="374F84B4"/>
    <w:rsid w:val="37570EEF"/>
    <w:rsid w:val="3757D8C2"/>
    <w:rsid w:val="375D1E1D"/>
    <w:rsid w:val="375E01B8"/>
    <w:rsid w:val="376F1B40"/>
    <w:rsid w:val="376F6875"/>
    <w:rsid w:val="3777B692"/>
    <w:rsid w:val="377B45FF"/>
    <w:rsid w:val="377D8295"/>
    <w:rsid w:val="378076CB"/>
    <w:rsid w:val="378876B3"/>
    <w:rsid w:val="37897959"/>
    <w:rsid w:val="378F6FB5"/>
    <w:rsid w:val="379AA86C"/>
    <w:rsid w:val="37A4027F"/>
    <w:rsid w:val="37A7E09D"/>
    <w:rsid w:val="37AD7D02"/>
    <w:rsid w:val="37B049BA"/>
    <w:rsid w:val="37B3958C"/>
    <w:rsid w:val="37BB0E65"/>
    <w:rsid w:val="37BBE842"/>
    <w:rsid w:val="37BE59BF"/>
    <w:rsid w:val="37BEE451"/>
    <w:rsid w:val="37BFB727"/>
    <w:rsid w:val="37BFF0AD"/>
    <w:rsid w:val="37CF5BFF"/>
    <w:rsid w:val="37CF64C9"/>
    <w:rsid w:val="37D08ECC"/>
    <w:rsid w:val="37D915CA"/>
    <w:rsid w:val="37D97CB1"/>
    <w:rsid w:val="37DD6314"/>
    <w:rsid w:val="37DD76EC"/>
    <w:rsid w:val="37DD914D"/>
    <w:rsid w:val="37DE19BB"/>
    <w:rsid w:val="37DEAB6D"/>
    <w:rsid w:val="37DF024D"/>
    <w:rsid w:val="37DF3CAD"/>
    <w:rsid w:val="37DFD651"/>
    <w:rsid w:val="37E7633B"/>
    <w:rsid w:val="37E7B181"/>
    <w:rsid w:val="37E960E4"/>
    <w:rsid w:val="37EC2140"/>
    <w:rsid w:val="37EE25CE"/>
    <w:rsid w:val="37EEA93F"/>
    <w:rsid w:val="37F308CC"/>
    <w:rsid w:val="37F79B38"/>
    <w:rsid w:val="37FB5C62"/>
    <w:rsid w:val="37FB72D5"/>
    <w:rsid w:val="37FD20F7"/>
    <w:rsid w:val="37FD2B48"/>
    <w:rsid w:val="37FD3F15"/>
    <w:rsid w:val="37FD3FEE"/>
    <w:rsid w:val="37FDBD48"/>
    <w:rsid w:val="37FDE943"/>
    <w:rsid w:val="37FE189B"/>
    <w:rsid w:val="37FF1612"/>
    <w:rsid w:val="37FF5D9F"/>
    <w:rsid w:val="37FFB4CA"/>
    <w:rsid w:val="37FFBEA7"/>
    <w:rsid w:val="37FFD5DB"/>
    <w:rsid w:val="382473CF"/>
    <w:rsid w:val="383E52B1"/>
    <w:rsid w:val="387CC75E"/>
    <w:rsid w:val="38920276"/>
    <w:rsid w:val="38A062C4"/>
    <w:rsid w:val="38BD5124"/>
    <w:rsid w:val="38C95021"/>
    <w:rsid w:val="38CB545A"/>
    <w:rsid w:val="38D7405F"/>
    <w:rsid w:val="38DC5245"/>
    <w:rsid w:val="38EF0DF1"/>
    <w:rsid w:val="38F84A66"/>
    <w:rsid w:val="39036DF6"/>
    <w:rsid w:val="393E439C"/>
    <w:rsid w:val="39522093"/>
    <w:rsid w:val="3955096C"/>
    <w:rsid w:val="395964F9"/>
    <w:rsid w:val="395E6A7C"/>
    <w:rsid w:val="396ED3EC"/>
    <w:rsid w:val="39736856"/>
    <w:rsid w:val="3973B599"/>
    <w:rsid w:val="397744FD"/>
    <w:rsid w:val="397AA869"/>
    <w:rsid w:val="398A6D88"/>
    <w:rsid w:val="39A8B758"/>
    <w:rsid w:val="39AFBF92"/>
    <w:rsid w:val="39B5EABB"/>
    <w:rsid w:val="39C417F5"/>
    <w:rsid w:val="39CE5C8F"/>
    <w:rsid w:val="39D60FBE"/>
    <w:rsid w:val="39E55075"/>
    <w:rsid w:val="39E90E9C"/>
    <w:rsid w:val="39EB4F75"/>
    <w:rsid w:val="39F15ABA"/>
    <w:rsid w:val="39F2D2CC"/>
    <w:rsid w:val="39F994EF"/>
    <w:rsid w:val="39FD65B8"/>
    <w:rsid w:val="39FFB9CF"/>
    <w:rsid w:val="3A3A625D"/>
    <w:rsid w:val="3A4D38DE"/>
    <w:rsid w:val="3A597865"/>
    <w:rsid w:val="3A5E0A00"/>
    <w:rsid w:val="3A6A39B8"/>
    <w:rsid w:val="3A6D3092"/>
    <w:rsid w:val="3A6FB2C4"/>
    <w:rsid w:val="3A704D9F"/>
    <w:rsid w:val="3A77B8F1"/>
    <w:rsid w:val="3A806B28"/>
    <w:rsid w:val="3A923B1C"/>
    <w:rsid w:val="3AA43EE1"/>
    <w:rsid w:val="3AAFCEDD"/>
    <w:rsid w:val="3AB130CD"/>
    <w:rsid w:val="3AB16119"/>
    <w:rsid w:val="3ABA58BB"/>
    <w:rsid w:val="3ABA5BB4"/>
    <w:rsid w:val="3ABE90F7"/>
    <w:rsid w:val="3ABF1B36"/>
    <w:rsid w:val="3ABFAA31"/>
    <w:rsid w:val="3AD5535F"/>
    <w:rsid w:val="3AD8E2D6"/>
    <w:rsid w:val="3ADF8502"/>
    <w:rsid w:val="3AE203B7"/>
    <w:rsid w:val="3AE7EC7A"/>
    <w:rsid w:val="3AED529A"/>
    <w:rsid w:val="3AEFC5CE"/>
    <w:rsid w:val="3AF2D825"/>
    <w:rsid w:val="3AFB93F5"/>
    <w:rsid w:val="3AFD44CB"/>
    <w:rsid w:val="3AFF3966"/>
    <w:rsid w:val="3AFF3AFD"/>
    <w:rsid w:val="3AFFC3F8"/>
    <w:rsid w:val="3B04E717"/>
    <w:rsid w:val="3B1D1D65"/>
    <w:rsid w:val="3B216500"/>
    <w:rsid w:val="3B2594AC"/>
    <w:rsid w:val="3B270D40"/>
    <w:rsid w:val="3B2F1217"/>
    <w:rsid w:val="3B3677CF"/>
    <w:rsid w:val="3B37FA51"/>
    <w:rsid w:val="3B3D545E"/>
    <w:rsid w:val="3B3FF92F"/>
    <w:rsid w:val="3B417DA0"/>
    <w:rsid w:val="3B4B2460"/>
    <w:rsid w:val="3B50510F"/>
    <w:rsid w:val="3B5F9A7B"/>
    <w:rsid w:val="3B70B178"/>
    <w:rsid w:val="3B7CD225"/>
    <w:rsid w:val="3B7F932C"/>
    <w:rsid w:val="3B8E4094"/>
    <w:rsid w:val="3B974AA6"/>
    <w:rsid w:val="3BA87D4F"/>
    <w:rsid w:val="3BAE26AC"/>
    <w:rsid w:val="3BB329D0"/>
    <w:rsid w:val="3BB3E2EC"/>
    <w:rsid w:val="3BBBB23B"/>
    <w:rsid w:val="3BBD5791"/>
    <w:rsid w:val="3BBDED82"/>
    <w:rsid w:val="3BC543B8"/>
    <w:rsid w:val="3BC5A0AE"/>
    <w:rsid w:val="3BC73EAC"/>
    <w:rsid w:val="3BCDEDB0"/>
    <w:rsid w:val="3BD24350"/>
    <w:rsid w:val="3BD96691"/>
    <w:rsid w:val="3BDDC574"/>
    <w:rsid w:val="3BDE04DA"/>
    <w:rsid w:val="3BDF8C85"/>
    <w:rsid w:val="3BE7CA89"/>
    <w:rsid w:val="3BEE6B85"/>
    <w:rsid w:val="3BEE9110"/>
    <w:rsid w:val="3BEEEE8B"/>
    <w:rsid w:val="3BEF03DE"/>
    <w:rsid w:val="3BF4C882"/>
    <w:rsid w:val="3BF55861"/>
    <w:rsid w:val="3BF66CC9"/>
    <w:rsid w:val="3BF74901"/>
    <w:rsid w:val="3BFA5DB6"/>
    <w:rsid w:val="3BFC626F"/>
    <w:rsid w:val="3BFC714B"/>
    <w:rsid w:val="3BFDB0E4"/>
    <w:rsid w:val="3BFEA720"/>
    <w:rsid w:val="3BFF1AB3"/>
    <w:rsid w:val="3BFF86B1"/>
    <w:rsid w:val="3BFF8D36"/>
    <w:rsid w:val="3C1808BA"/>
    <w:rsid w:val="3C2D3EDF"/>
    <w:rsid w:val="3C4B46A8"/>
    <w:rsid w:val="3C562875"/>
    <w:rsid w:val="3C757990"/>
    <w:rsid w:val="3CBF89BE"/>
    <w:rsid w:val="3CCD6BEF"/>
    <w:rsid w:val="3CEF5885"/>
    <w:rsid w:val="3CEF8DD4"/>
    <w:rsid w:val="3CF7540B"/>
    <w:rsid w:val="3CFEB679"/>
    <w:rsid w:val="3CFF4CE1"/>
    <w:rsid w:val="3CFF873D"/>
    <w:rsid w:val="3D012A81"/>
    <w:rsid w:val="3D034E25"/>
    <w:rsid w:val="3D07737A"/>
    <w:rsid w:val="3D0FA480"/>
    <w:rsid w:val="3D2D5A8C"/>
    <w:rsid w:val="3D355059"/>
    <w:rsid w:val="3D3F73C9"/>
    <w:rsid w:val="3D4B4AC9"/>
    <w:rsid w:val="3D521B9E"/>
    <w:rsid w:val="3D67A9A9"/>
    <w:rsid w:val="3D760EE0"/>
    <w:rsid w:val="3D761D53"/>
    <w:rsid w:val="3D7B6E20"/>
    <w:rsid w:val="3D7E146F"/>
    <w:rsid w:val="3D7F7B94"/>
    <w:rsid w:val="3D7FA8CB"/>
    <w:rsid w:val="3D7FEA73"/>
    <w:rsid w:val="3D9FC887"/>
    <w:rsid w:val="3DB02383"/>
    <w:rsid w:val="3DBBA10E"/>
    <w:rsid w:val="3DBDBC2D"/>
    <w:rsid w:val="3DBEC876"/>
    <w:rsid w:val="3DC58A3B"/>
    <w:rsid w:val="3DCBCCE8"/>
    <w:rsid w:val="3DCD61FA"/>
    <w:rsid w:val="3DCF51B1"/>
    <w:rsid w:val="3DCF871A"/>
    <w:rsid w:val="3DD355D6"/>
    <w:rsid w:val="3DD71E3A"/>
    <w:rsid w:val="3DDECCA8"/>
    <w:rsid w:val="3DE35696"/>
    <w:rsid w:val="3DE72882"/>
    <w:rsid w:val="3DE76AF4"/>
    <w:rsid w:val="3DE82926"/>
    <w:rsid w:val="3DEB4D2E"/>
    <w:rsid w:val="3DED61FE"/>
    <w:rsid w:val="3DED73B1"/>
    <w:rsid w:val="3DED7DD1"/>
    <w:rsid w:val="3DEECE4C"/>
    <w:rsid w:val="3DF2A6A4"/>
    <w:rsid w:val="3DF59367"/>
    <w:rsid w:val="3DF64B65"/>
    <w:rsid w:val="3DF78186"/>
    <w:rsid w:val="3DF78994"/>
    <w:rsid w:val="3DFB1057"/>
    <w:rsid w:val="3DFB2C42"/>
    <w:rsid w:val="3DFB35C0"/>
    <w:rsid w:val="3DFB5B1B"/>
    <w:rsid w:val="3DFD8DCF"/>
    <w:rsid w:val="3DFE577D"/>
    <w:rsid w:val="3DFE87C3"/>
    <w:rsid w:val="3DFF41DC"/>
    <w:rsid w:val="3DFF6074"/>
    <w:rsid w:val="3DFF6E5A"/>
    <w:rsid w:val="3DFF847D"/>
    <w:rsid w:val="3DFF8B08"/>
    <w:rsid w:val="3DFFA890"/>
    <w:rsid w:val="3DFFC815"/>
    <w:rsid w:val="3E136F58"/>
    <w:rsid w:val="3E2854BD"/>
    <w:rsid w:val="3E2A3A5C"/>
    <w:rsid w:val="3E34A8C0"/>
    <w:rsid w:val="3E3B3598"/>
    <w:rsid w:val="3E5A9E0A"/>
    <w:rsid w:val="3E5B170B"/>
    <w:rsid w:val="3E5E6C22"/>
    <w:rsid w:val="3E65E2D3"/>
    <w:rsid w:val="3E6F9BD9"/>
    <w:rsid w:val="3E737B94"/>
    <w:rsid w:val="3E78ABB7"/>
    <w:rsid w:val="3E78FD23"/>
    <w:rsid w:val="3E7974C0"/>
    <w:rsid w:val="3E7E9A75"/>
    <w:rsid w:val="3E7EBC43"/>
    <w:rsid w:val="3E7ED87F"/>
    <w:rsid w:val="3E7F9C66"/>
    <w:rsid w:val="3E7FA5F2"/>
    <w:rsid w:val="3E9BA686"/>
    <w:rsid w:val="3EA7C59B"/>
    <w:rsid w:val="3EAA2885"/>
    <w:rsid w:val="3EAE6217"/>
    <w:rsid w:val="3EBA5A49"/>
    <w:rsid w:val="3EBBE630"/>
    <w:rsid w:val="3EBF70E1"/>
    <w:rsid w:val="3EBF7DD1"/>
    <w:rsid w:val="3EBFA99C"/>
    <w:rsid w:val="3EBFAD6B"/>
    <w:rsid w:val="3EBFDAA5"/>
    <w:rsid w:val="3EC77DFF"/>
    <w:rsid w:val="3EC902FF"/>
    <w:rsid w:val="3ECC25C8"/>
    <w:rsid w:val="3ECF2EA2"/>
    <w:rsid w:val="3ECF5C72"/>
    <w:rsid w:val="3ED7FB61"/>
    <w:rsid w:val="3ED9EDC3"/>
    <w:rsid w:val="3EDBE069"/>
    <w:rsid w:val="3EDC90C3"/>
    <w:rsid w:val="3EDD47BC"/>
    <w:rsid w:val="3EE36FA3"/>
    <w:rsid w:val="3EE6DC15"/>
    <w:rsid w:val="3EE7939A"/>
    <w:rsid w:val="3EEB2326"/>
    <w:rsid w:val="3EEB5B78"/>
    <w:rsid w:val="3EEDB218"/>
    <w:rsid w:val="3EEDDCE5"/>
    <w:rsid w:val="3EEE0B43"/>
    <w:rsid w:val="3EEF90FC"/>
    <w:rsid w:val="3EEF9372"/>
    <w:rsid w:val="3EEFB4F3"/>
    <w:rsid w:val="3EF2E3D8"/>
    <w:rsid w:val="3EF5316B"/>
    <w:rsid w:val="3EF53E45"/>
    <w:rsid w:val="3EF76D50"/>
    <w:rsid w:val="3EF920E6"/>
    <w:rsid w:val="3EFBBEBF"/>
    <w:rsid w:val="3EFD1011"/>
    <w:rsid w:val="3EFD1107"/>
    <w:rsid w:val="3EFD8F3E"/>
    <w:rsid w:val="3EFDD466"/>
    <w:rsid w:val="3EFE68D3"/>
    <w:rsid w:val="3EFE76DA"/>
    <w:rsid w:val="3EFEA582"/>
    <w:rsid w:val="3EFF748C"/>
    <w:rsid w:val="3EFF968B"/>
    <w:rsid w:val="3EFFB0DB"/>
    <w:rsid w:val="3EFFBA4E"/>
    <w:rsid w:val="3EFFE481"/>
    <w:rsid w:val="3F02568D"/>
    <w:rsid w:val="3F0F6C29"/>
    <w:rsid w:val="3F13F0DC"/>
    <w:rsid w:val="3F1FF990"/>
    <w:rsid w:val="3F2BC071"/>
    <w:rsid w:val="3F33D538"/>
    <w:rsid w:val="3F3F13B9"/>
    <w:rsid w:val="3F49B103"/>
    <w:rsid w:val="3F4F749F"/>
    <w:rsid w:val="3F54BE77"/>
    <w:rsid w:val="3F556672"/>
    <w:rsid w:val="3F5AC70A"/>
    <w:rsid w:val="3F5BC74A"/>
    <w:rsid w:val="3F5E32F8"/>
    <w:rsid w:val="3F5F5E75"/>
    <w:rsid w:val="3F5F8339"/>
    <w:rsid w:val="3F5FBBAA"/>
    <w:rsid w:val="3F5FBE6D"/>
    <w:rsid w:val="3F621864"/>
    <w:rsid w:val="3F67766D"/>
    <w:rsid w:val="3F6B6E1B"/>
    <w:rsid w:val="3F6F3A8E"/>
    <w:rsid w:val="3F6F4605"/>
    <w:rsid w:val="3F6F83F5"/>
    <w:rsid w:val="3F7324B1"/>
    <w:rsid w:val="3F76F5B2"/>
    <w:rsid w:val="3F77FC5C"/>
    <w:rsid w:val="3F78A62C"/>
    <w:rsid w:val="3F78E210"/>
    <w:rsid w:val="3F793747"/>
    <w:rsid w:val="3F7B22DD"/>
    <w:rsid w:val="3F7B3571"/>
    <w:rsid w:val="3F7B3D9F"/>
    <w:rsid w:val="3F7BAD8B"/>
    <w:rsid w:val="3F7C76A8"/>
    <w:rsid w:val="3F7D2992"/>
    <w:rsid w:val="3F7D3680"/>
    <w:rsid w:val="3F7EA745"/>
    <w:rsid w:val="3F7F042F"/>
    <w:rsid w:val="3F7F108F"/>
    <w:rsid w:val="3F7F990F"/>
    <w:rsid w:val="3F7F9CDA"/>
    <w:rsid w:val="3F7FD0F1"/>
    <w:rsid w:val="3F8253AB"/>
    <w:rsid w:val="3F8474C6"/>
    <w:rsid w:val="3F8EE968"/>
    <w:rsid w:val="3F8F83C4"/>
    <w:rsid w:val="3F973BE2"/>
    <w:rsid w:val="3F9B10CD"/>
    <w:rsid w:val="3F9C3AF6"/>
    <w:rsid w:val="3F9D47CD"/>
    <w:rsid w:val="3F9DE231"/>
    <w:rsid w:val="3F9E86E4"/>
    <w:rsid w:val="3F9F18B2"/>
    <w:rsid w:val="3F9F671D"/>
    <w:rsid w:val="3FA1502E"/>
    <w:rsid w:val="3FA95B33"/>
    <w:rsid w:val="3FADCDAC"/>
    <w:rsid w:val="3FAE1262"/>
    <w:rsid w:val="3FAF6F0F"/>
    <w:rsid w:val="3FAF9B75"/>
    <w:rsid w:val="3FAFA9B5"/>
    <w:rsid w:val="3FAFFA1B"/>
    <w:rsid w:val="3FB2EE53"/>
    <w:rsid w:val="3FB5D831"/>
    <w:rsid w:val="3FB77BCE"/>
    <w:rsid w:val="3FBAB9E8"/>
    <w:rsid w:val="3FBB9AFA"/>
    <w:rsid w:val="3FBBE7F7"/>
    <w:rsid w:val="3FBC0D41"/>
    <w:rsid w:val="3FBC1796"/>
    <w:rsid w:val="3FBD856A"/>
    <w:rsid w:val="3FBDCA85"/>
    <w:rsid w:val="3FBEEBAD"/>
    <w:rsid w:val="3FBF12F4"/>
    <w:rsid w:val="3FBF2880"/>
    <w:rsid w:val="3FBF889B"/>
    <w:rsid w:val="3FBF89BE"/>
    <w:rsid w:val="3FBFE53B"/>
    <w:rsid w:val="3FC7F5BA"/>
    <w:rsid w:val="3FC9C980"/>
    <w:rsid w:val="3FCBE74E"/>
    <w:rsid w:val="3FCD6098"/>
    <w:rsid w:val="3FCDB161"/>
    <w:rsid w:val="3FCF0565"/>
    <w:rsid w:val="3FCF2741"/>
    <w:rsid w:val="3FD30D6B"/>
    <w:rsid w:val="3FD35A7E"/>
    <w:rsid w:val="3FD55F94"/>
    <w:rsid w:val="3FD9D209"/>
    <w:rsid w:val="3FDDFA1A"/>
    <w:rsid w:val="3FDE264A"/>
    <w:rsid w:val="3FDF0D96"/>
    <w:rsid w:val="3FDF6ABA"/>
    <w:rsid w:val="3FDFDFE0"/>
    <w:rsid w:val="3FE2C327"/>
    <w:rsid w:val="3FE33082"/>
    <w:rsid w:val="3FE48261"/>
    <w:rsid w:val="3FE684E4"/>
    <w:rsid w:val="3FE68FF7"/>
    <w:rsid w:val="3FE70376"/>
    <w:rsid w:val="3FE7D727"/>
    <w:rsid w:val="3FEC87A6"/>
    <w:rsid w:val="3FED3DEF"/>
    <w:rsid w:val="3FEE1B59"/>
    <w:rsid w:val="3FEE36B2"/>
    <w:rsid w:val="3FEEF9F7"/>
    <w:rsid w:val="3FEF2441"/>
    <w:rsid w:val="3FEF5BF1"/>
    <w:rsid w:val="3FEFDFD9"/>
    <w:rsid w:val="3FEFEFD5"/>
    <w:rsid w:val="3FF3084F"/>
    <w:rsid w:val="3FF6B28F"/>
    <w:rsid w:val="3FF7018A"/>
    <w:rsid w:val="3FF71953"/>
    <w:rsid w:val="3FF770B7"/>
    <w:rsid w:val="3FF7B381"/>
    <w:rsid w:val="3FF7D124"/>
    <w:rsid w:val="3FF7ECF3"/>
    <w:rsid w:val="3FF90224"/>
    <w:rsid w:val="3FF9B865"/>
    <w:rsid w:val="3FF9D7B4"/>
    <w:rsid w:val="3FFAAD50"/>
    <w:rsid w:val="3FFB0529"/>
    <w:rsid w:val="3FFB174E"/>
    <w:rsid w:val="3FFB226F"/>
    <w:rsid w:val="3FFB90A9"/>
    <w:rsid w:val="3FFBA7CF"/>
    <w:rsid w:val="3FFBBCB9"/>
    <w:rsid w:val="3FFBBEA8"/>
    <w:rsid w:val="3FFC0D79"/>
    <w:rsid w:val="3FFCA9C9"/>
    <w:rsid w:val="3FFD37B8"/>
    <w:rsid w:val="3FFD6972"/>
    <w:rsid w:val="3FFD92F7"/>
    <w:rsid w:val="3FFDCCDD"/>
    <w:rsid w:val="3FFE02EC"/>
    <w:rsid w:val="3FFE2B63"/>
    <w:rsid w:val="3FFE3EBD"/>
    <w:rsid w:val="3FFECAFA"/>
    <w:rsid w:val="3FFF1AAF"/>
    <w:rsid w:val="3FFF1B3B"/>
    <w:rsid w:val="3FFF203A"/>
    <w:rsid w:val="3FFF5540"/>
    <w:rsid w:val="3FFF5F51"/>
    <w:rsid w:val="3FFF6875"/>
    <w:rsid w:val="3FFF89B9"/>
    <w:rsid w:val="3FFF9974"/>
    <w:rsid w:val="3FFFA11C"/>
    <w:rsid w:val="3FFFA194"/>
    <w:rsid w:val="3FFFB28E"/>
    <w:rsid w:val="3FFFD0D7"/>
    <w:rsid w:val="3FFFF582"/>
    <w:rsid w:val="3FFFF6DE"/>
    <w:rsid w:val="3FFFFABF"/>
    <w:rsid w:val="40186B94"/>
    <w:rsid w:val="404F0AEF"/>
    <w:rsid w:val="40A029E7"/>
    <w:rsid w:val="40B14F4E"/>
    <w:rsid w:val="40F605D8"/>
    <w:rsid w:val="41186719"/>
    <w:rsid w:val="411D6E92"/>
    <w:rsid w:val="412C6FEA"/>
    <w:rsid w:val="416A50AA"/>
    <w:rsid w:val="41752572"/>
    <w:rsid w:val="41A36B87"/>
    <w:rsid w:val="41CF5783"/>
    <w:rsid w:val="41D45A7B"/>
    <w:rsid w:val="41F70CF0"/>
    <w:rsid w:val="42554D1A"/>
    <w:rsid w:val="426B261B"/>
    <w:rsid w:val="4281584D"/>
    <w:rsid w:val="42A62C93"/>
    <w:rsid w:val="42B77FEF"/>
    <w:rsid w:val="42D16DEC"/>
    <w:rsid w:val="42D8588A"/>
    <w:rsid w:val="42F21040"/>
    <w:rsid w:val="43241FF3"/>
    <w:rsid w:val="435603C6"/>
    <w:rsid w:val="437CFEB9"/>
    <w:rsid w:val="43BF5318"/>
    <w:rsid w:val="43C37A65"/>
    <w:rsid w:val="43D217FB"/>
    <w:rsid w:val="43EB4B60"/>
    <w:rsid w:val="43EFE98D"/>
    <w:rsid w:val="442575B9"/>
    <w:rsid w:val="442A6883"/>
    <w:rsid w:val="44506679"/>
    <w:rsid w:val="445A46F5"/>
    <w:rsid w:val="446D179A"/>
    <w:rsid w:val="446D6719"/>
    <w:rsid w:val="44AF8E3A"/>
    <w:rsid w:val="44DB9536"/>
    <w:rsid w:val="44E74EF2"/>
    <w:rsid w:val="44F53EE6"/>
    <w:rsid w:val="44F95177"/>
    <w:rsid w:val="45433781"/>
    <w:rsid w:val="454F62BB"/>
    <w:rsid w:val="45515885"/>
    <w:rsid w:val="4555744B"/>
    <w:rsid w:val="455E1617"/>
    <w:rsid w:val="456E728F"/>
    <w:rsid w:val="45B26BC6"/>
    <w:rsid w:val="45D450EC"/>
    <w:rsid w:val="45D63F38"/>
    <w:rsid w:val="45E7852E"/>
    <w:rsid w:val="45EF46BD"/>
    <w:rsid w:val="45F25F3B"/>
    <w:rsid w:val="45F46225"/>
    <w:rsid w:val="462E27A5"/>
    <w:rsid w:val="4647582A"/>
    <w:rsid w:val="46745FAB"/>
    <w:rsid w:val="467F871B"/>
    <w:rsid w:val="46B7943A"/>
    <w:rsid w:val="46C62593"/>
    <w:rsid w:val="46CC4522"/>
    <w:rsid w:val="46F411B5"/>
    <w:rsid w:val="46F96022"/>
    <w:rsid w:val="47344257"/>
    <w:rsid w:val="473A230B"/>
    <w:rsid w:val="473F554F"/>
    <w:rsid w:val="477D5A43"/>
    <w:rsid w:val="477D5BDA"/>
    <w:rsid w:val="477F7294"/>
    <w:rsid w:val="478FABBB"/>
    <w:rsid w:val="47AEEDBF"/>
    <w:rsid w:val="47B61A05"/>
    <w:rsid w:val="47B83435"/>
    <w:rsid w:val="47BF7B82"/>
    <w:rsid w:val="47DB30D9"/>
    <w:rsid w:val="47DB5516"/>
    <w:rsid w:val="47DD498C"/>
    <w:rsid w:val="47EFA935"/>
    <w:rsid w:val="47F54112"/>
    <w:rsid w:val="47FDFAE3"/>
    <w:rsid w:val="47FFE61B"/>
    <w:rsid w:val="48060D42"/>
    <w:rsid w:val="485A52A5"/>
    <w:rsid w:val="48627B33"/>
    <w:rsid w:val="487D1709"/>
    <w:rsid w:val="48A30614"/>
    <w:rsid w:val="48C00208"/>
    <w:rsid w:val="48D51E49"/>
    <w:rsid w:val="48DB7414"/>
    <w:rsid w:val="48F23815"/>
    <w:rsid w:val="48F5E292"/>
    <w:rsid w:val="48FA51B6"/>
    <w:rsid w:val="492C357B"/>
    <w:rsid w:val="493073E8"/>
    <w:rsid w:val="49320059"/>
    <w:rsid w:val="494F68EF"/>
    <w:rsid w:val="4955173D"/>
    <w:rsid w:val="495754FC"/>
    <w:rsid w:val="4977547A"/>
    <w:rsid w:val="497F3FA6"/>
    <w:rsid w:val="497F7451"/>
    <w:rsid w:val="49AE17D5"/>
    <w:rsid w:val="49AE328F"/>
    <w:rsid w:val="49B66257"/>
    <w:rsid w:val="49B72E17"/>
    <w:rsid w:val="49DF7BD4"/>
    <w:rsid w:val="49E31E6B"/>
    <w:rsid w:val="49ED046B"/>
    <w:rsid w:val="49F58015"/>
    <w:rsid w:val="49FF96D2"/>
    <w:rsid w:val="4A072C05"/>
    <w:rsid w:val="4A0F0B4C"/>
    <w:rsid w:val="4A4525BC"/>
    <w:rsid w:val="4A5D2512"/>
    <w:rsid w:val="4A713128"/>
    <w:rsid w:val="4A715758"/>
    <w:rsid w:val="4A778D26"/>
    <w:rsid w:val="4A7A55AA"/>
    <w:rsid w:val="4A7C5A1E"/>
    <w:rsid w:val="4A9C1DE0"/>
    <w:rsid w:val="4AA01601"/>
    <w:rsid w:val="4AA63C48"/>
    <w:rsid w:val="4AA6E0C0"/>
    <w:rsid w:val="4AB535A7"/>
    <w:rsid w:val="4AD5402B"/>
    <w:rsid w:val="4AE2D422"/>
    <w:rsid w:val="4B2A6957"/>
    <w:rsid w:val="4B318297"/>
    <w:rsid w:val="4B36D5CB"/>
    <w:rsid w:val="4B6B01AC"/>
    <w:rsid w:val="4B77E06B"/>
    <w:rsid w:val="4B7DE242"/>
    <w:rsid w:val="4B7F18D7"/>
    <w:rsid w:val="4B7F4031"/>
    <w:rsid w:val="4B9874FB"/>
    <w:rsid w:val="4B9F1643"/>
    <w:rsid w:val="4B9FC3CE"/>
    <w:rsid w:val="4BA2692F"/>
    <w:rsid w:val="4BAB6E98"/>
    <w:rsid w:val="4BBA7CED"/>
    <w:rsid w:val="4BBB13A6"/>
    <w:rsid w:val="4BBF4F6A"/>
    <w:rsid w:val="4BCA76FE"/>
    <w:rsid w:val="4BE1042F"/>
    <w:rsid w:val="4BE3CB32"/>
    <w:rsid w:val="4BEAF268"/>
    <w:rsid w:val="4BF23AD7"/>
    <w:rsid w:val="4BFB4222"/>
    <w:rsid w:val="4BFBBF17"/>
    <w:rsid w:val="4BFD1EB0"/>
    <w:rsid w:val="4C06385F"/>
    <w:rsid w:val="4C393F1A"/>
    <w:rsid w:val="4C3D5043"/>
    <w:rsid w:val="4C537E45"/>
    <w:rsid w:val="4C6B0DBF"/>
    <w:rsid w:val="4C7DE4F1"/>
    <w:rsid w:val="4CB031DA"/>
    <w:rsid w:val="4CC5894F"/>
    <w:rsid w:val="4CCAECDD"/>
    <w:rsid w:val="4CDFFA81"/>
    <w:rsid w:val="4CE36E6E"/>
    <w:rsid w:val="4CE4E6D8"/>
    <w:rsid w:val="4CFDE8EB"/>
    <w:rsid w:val="4CFF2AA9"/>
    <w:rsid w:val="4CFF5C3D"/>
    <w:rsid w:val="4D131DCD"/>
    <w:rsid w:val="4D2D2738"/>
    <w:rsid w:val="4D3B06D9"/>
    <w:rsid w:val="4D3B84E6"/>
    <w:rsid w:val="4D4971BF"/>
    <w:rsid w:val="4D5C6D85"/>
    <w:rsid w:val="4D5E4F99"/>
    <w:rsid w:val="4D6269E7"/>
    <w:rsid w:val="4D686729"/>
    <w:rsid w:val="4D7F44DD"/>
    <w:rsid w:val="4D8A94DD"/>
    <w:rsid w:val="4D923853"/>
    <w:rsid w:val="4DA75180"/>
    <w:rsid w:val="4DA86395"/>
    <w:rsid w:val="4DC355AE"/>
    <w:rsid w:val="4DD13360"/>
    <w:rsid w:val="4DD279AC"/>
    <w:rsid w:val="4DEA67DE"/>
    <w:rsid w:val="4DF00B69"/>
    <w:rsid w:val="4DF62DD8"/>
    <w:rsid w:val="4DF94737"/>
    <w:rsid w:val="4DFC8694"/>
    <w:rsid w:val="4DFD7790"/>
    <w:rsid w:val="4DFEAE3B"/>
    <w:rsid w:val="4DFF48B7"/>
    <w:rsid w:val="4E1874E8"/>
    <w:rsid w:val="4E24324B"/>
    <w:rsid w:val="4E276D07"/>
    <w:rsid w:val="4E277ADB"/>
    <w:rsid w:val="4E3F01AC"/>
    <w:rsid w:val="4E5FE213"/>
    <w:rsid w:val="4E7E5E74"/>
    <w:rsid w:val="4E8F4435"/>
    <w:rsid w:val="4E9B8493"/>
    <w:rsid w:val="4EA309D2"/>
    <w:rsid w:val="4EAB742A"/>
    <w:rsid w:val="4EB34D1E"/>
    <w:rsid w:val="4EBD9F98"/>
    <w:rsid w:val="4EC14547"/>
    <w:rsid w:val="4ED446BB"/>
    <w:rsid w:val="4ED74B82"/>
    <w:rsid w:val="4EDEBD6B"/>
    <w:rsid w:val="4EEBA25D"/>
    <w:rsid w:val="4EEBF3BB"/>
    <w:rsid w:val="4EEF9637"/>
    <w:rsid w:val="4EF6733E"/>
    <w:rsid w:val="4EF74BDF"/>
    <w:rsid w:val="4EFBBA96"/>
    <w:rsid w:val="4EFCC97D"/>
    <w:rsid w:val="4EFD983C"/>
    <w:rsid w:val="4EFE9980"/>
    <w:rsid w:val="4F0BCB3E"/>
    <w:rsid w:val="4F0F046A"/>
    <w:rsid w:val="4F3F7473"/>
    <w:rsid w:val="4F503776"/>
    <w:rsid w:val="4F5F34AB"/>
    <w:rsid w:val="4F5FAAE8"/>
    <w:rsid w:val="4F6A3624"/>
    <w:rsid w:val="4F7636B1"/>
    <w:rsid w:val="4F7970C3"/>
    <w:rsid w:val="4F7AE80A"/>
    <w:rsid w:val="4F7B7025"/>
    <w:rsid w:val="4F7C8225"/>
    <w:rsid w:val="4F7D6D6A"/>
    <w:rsid w:val="4F7E5774"/>
    <w:rsid w:val="4F7F8B71"/>
    <w:rsid w:val="4F7F8D1F"/>
    <w:rsid w:val="4F7FA8F3"/>
    <w:rsid w:val="4F8B6970"/>
    <w:rsid w:val="4F8F1E8A"/>
    <w:rsid w:val="4F9B1C6B"/>
    <w:rsid w:val="4F9D5D4F"/>
    <w:rsid w:val="4FA179AD"/>
    <w:rsid w:val="4FAA4F1B"/>
    <w:rsid w:val="4FAA856B"/>
    <w:rsid w:val="4FAF4E21"/>
    <w:rsid w:val="4FAF79EF"/>
    <w:rsid w:val="4FAFF09F"/>
    <w:rsid w:val="4FBADC05"/>
    <w:rsid w:val="4FBB7911"/>
    <w:rsid w:val="4FBB8D94"/>
    <w:rsid w:val="4FBFF46C"/>
    <w:rsid w:val="4FC9C591"/>
    <w:rsid w:val="4FCFD52A"/>
    <w:rsid w:val="4FD58855"/>
    <w:rsid w:val="4FD76A8E"/>
    <w:rsid w:val="4FD9EA7C"/>
    <w:rsid w:val="4FDD0C66"/>
    <w:rsid w:val="4FDD67AA"/>
    <w:rsid w:val="4FDF91AD"/>
    <w:rsid w:val="4FDFA067"/>
    <w:rsid w:val="4FE2FCD0"/>
    <w:rsid w:val="4FE65649"/>
    <w:rsid w:val="4FE7189B"/>
    <w:rsid w:val="4FEC6027"/>
    <w:rsid w:val="4FED40FE"/>
    <w:rsid w:val="4FEF6F73"/>
    <w:rsid w:val="4FEFD1D9"/>
    <w:rsid w:val="4FEFD42A"/>
    <w:rsid w:val="4FF3132E"/>
    <w:rsid w:val="4FF6A37E"/>
    <w:rsid w:val="4FF7218F"/>
    <w:rsid w:val="4FF73E9F"/>
    <w:rsid w:val="4FFB333B"/>
    <w:rsid w:val="4FFB6DBB"/>
    <w:rsid w:val="4FFB9D20"/>
    <w:rsid w:val="4FFD416B"/>
    <w:rsid w:val="4FFD5FD3"/>
    <w:rsid w:val="4FFD860A"/>
    <w:rsid w:val="4FFD88FB"/>
    <w:rsid w:val="4FFD89A6"/>
    <w:rsid w:val="4FFE0A27"/>
    <w:rsid w:val="4FFED2FD"/>
    <w:rsid w:val="4FFEEE2C"/>
    <w:rsid w:val="4FFF3342"/>
    <w:rsid w:val="4FFF5A71"/>
    <w:rsid w:val="4FFF63CD"/>
    <w:rsid w:val="4FFF8150"/>
    <w:rsid w:val="4FFFBD0C"/>
    <w:rsid w:val="4FFFF55A"/>
    <w:rsid w:val="4FFFFF40"/>
    <w:rsid w:val="50296889"/>
    <w:rsid w:val="505540D4"/>
    <w:rsid w:val="50566330"/>
    <w:rsid w:val="505B238D"/>
    <w:rsid w:val="505F2F30"/>
    <w:rsid w:val="505F4D64"/>
    <w:rsid w:val="50600250"/>
    <w:rsid w:val="50736DF2"/>
    <w:rsid w:val="507F3A09"/>
    <w:rsid w:val="5081575F"/>
    <w:rsid w:val="509D0CA4"/>
    <w:rsid w:val="50B556CF"/>
    <w:rsid w:val="50B63A97"/>
    <w:rsid w:val="50C87748"/>
    <w:rsid w:val="50D74E4F"/>
    <w:rsid w:val="50DC3C85"/>
    <w:rsid w:val="50DD58EA"/>
    <w:rsid w:val="511E721E"/>
    <w:rsid w:val="512E492A"/>
    <w:rsid w:val="513312BF"/>
    <w:rsid w:val="515F151A"/>
    <w:rsid w:val="518F55C7"/>
    <w:rsid w:val="51AC601B"/>
    <w:rsid w:val="51B75E8D"/>
    <w:rsid w:val="51B80A21"/>
    <w:rsid w:val="51C7E1F4"/>
    <w:rsid w:val="51CD36D1"/>
    <w:rsid w:val="51CF7A66"/>
    <w:rsid w:val="51E5826F"/>
    <w:rsid w:val="51E6708B"/>
    <w:rsid w:val="51F603EE"/>
    <w:rsid w:val="525B1F20"/>
    <w:rsid w:val="52A953C9"/>
    <w:rsid w:val="52B54133"/>
    <w:rsid w:val="52B5B4AC"/>
    <w:rsid w:val="52BF640C"/>
    <w:rsid w:val="52DB71B3"/>
    <w:rsid w:val="52DE336C"/>
    <w:rsid w:val="52F93E25"/>
    <w:rsid w:val="52FB6941"/>
    <w:rsid w:val="530D3CB6"/>
    <w:rsid w:val="5327832F"/>
    <w:rsid w:val="533E72F4"/>
    <w:rsid w:val="5341087C"/>
    <w:rsid w:val="534721E8"/>
    <w:rsid w:val="535D2A5A"/>
    <w:rsid w:val="535D602C"/>
    <w:rsid w:val="53737845"/>
    <w:rsid w:val="537758C1"/>
    <w:rsid w:val="537DF195"/>
    <w:rsid w:val="53925A8C"/>
    <w:rsid w:val="53AD54E8"/>
    <w:rsid w:val="53AF2784"/>
    <w:rsid w:val="53AF82EF"/>
    <w:rsid w:val="53BE0FC6"/>
    <w:rsid w:val="53CD2269"/>
    <w:rsid w:val="53CE1778"/>
    <w:rsid w:val="53DE0604"/>
    <w:rsid w:val="53DF5C02"/>
    <w:rsid w:val="53DF76D8"/>
    <w:rsid w:val="53E4328E"/>
    <w:rsid w:val="53EE81B0"/>
    <w:rsid w:val="53EFA935"/>
    <w:rsid w:val="53F51B11"/>
    <w:rsid w:val="53F76228"/>
    <w:rsid w:val="53F7755C"/>
    <w:rsid w:val="53FD2675"/>
    <w:rsid w:val="53FF30FE"/>
    <w:rsid w:val="544A560C"/>
    <w:rsid w:val="54705F07"/>
    <w:rsid w:val="549E6A11"/>
    <w:rsid w:val="54B7D775"/>
    <w:rsid w:val="54DD560F"/>
    <w:rsid w:val="54F26A8F"/>
    <w:rsid w:val="54FB93F4"/>
    <w:rsid w:val="551F56AB"/>
    <w:rsid w:val="55365DF8"/>
    <w:rsid w:val="5547B2E9"/>
    <w:rsid w:val="555061C3"/>
    <w:rsid w:val="55510E77"/>
    <w:rsid w:val="55635069"/>
    <w:rsid w:val="55651BB1"/>
    <w:rsid w:val="556739B5"/>
    <w:rsid w:val="55765465"/>
    <w:rsid w:val="557B66C3"/>
    <w:rsid w:val="55DD3600"/>
    <w:rsid w:val="55E3D2B4"/>
    <w:rsid w:val="55EE7965"/>
    <w:rsid w:val="55EFA2BA"/>
    <w:rsid w:val="55F7DA16"/>
    <w:rsid w:val="55FD4012"/>
    <w:rsid w:val="55FE7942"/>
    <w:rsid w:val="55FF4536"/>
    <w:rsid w:val="55FFB7F3"/>
    <w:rsid w:val="55FFFA92"/>
    <w:rsid w:val="561AE849"/>
    <w:rsid w:val="56207CA5"/>
    <w:rsid w:val="56227E01"/>
    <w:rsid w:val="562A78A6"/>
    <w:rsid w:val="5659F877"/>
    <w:rsid w:val="5660882B"/>
    <w:rsid w:val="566F7FAF"/>
    <w:rsid w:val="567A1DA8"/>
    <w:rsid w:val="5684065F"/>
    <w:rsid w:val="56990269"/>
    <w:rsid w:val="56A37AD0"/>
    <w:rsid w:val="56B0124F"/>
    <w:rsid w:val="56BD5950"/>
    <w:rsid w:val="56E92DF1"/>
    <w:rsid w:val="56EF28B5"/>
    <w:rsid w:val="56EFDA32"/>
    <w:rsid w:val="56F7721E"/>
    <w:rsid w:val="56F7F5A7"/>
    <w:rsid w:val="56FB4F3E"/>
    <w:rsid w:val="56FD5377"/>
    <w:rsid w:val="56FE7FDE"/>
    <w:rsid w:val="56FED73B"/>
    <w:rsid w:val="56FF0A39"/>
    <w:rsid w:val="56FF43B2"/>
    <w:rsid w:val="56FF57D7"/>
    <w:rsid w:val="570FEEAC"/>
    <w:rsid w:val="572E49B8"/>
    <w:rsid w:val="573DD6FC"/>
    <w:rsid w:val="5749CDDC"/>
    <w:rsid w:val="575536CB"/>
    <w:rsid w:val="5759EC79"/>
    <w:rsid w:val="5768512E"/>
    <w:rsid w:val="576F5761"/>
    <w:rsid w:val="5772634E"/>
    <w:rsid w:val="577328DD"/>
    <w:rsid w:val="5773C3D3"/>
    <w:rsid w:val="57771807"/>
    <w:rsid w:val="57794180"/>
    <w:rsid w:val="577DCC5D"/>
    <w:rsid w:val="577F6E60"/>
    <w:rsid w:val="577F8F6D"/>
    <w:rsid w:val="578B47F5"/>
    <w:rsid w:val="5799C5DC"/>
    <w:rsid w:val="579BB21F"/>
    <w:rsid w:val="57A44F25"/>
    <w:rsid w:val="57AD53FC"/>
    <w:rsid w:val="57AD730C"/>
    <w:rsid w:val="57BC65A8"/>
    <w:rsid w:val="57BF3BF4"/>
    <w:rsid w:val="57BFDBDF"/>
    <w:rsid w:val="57C3003F"/>
    <w:rsid w:val="57D3E83C"/>
    <w:rsid w:val="57D859A3"/>
    <w:rsid w:val="57DCDFA9"/>
    <w:rsid w:val="57DD3F2F"/>
    <w:rsid w:val="57DE42DE"/>
    <w:rsid w:val="57DE50E9"/>
    <w:rsid w:val="57DEA5A6"/>
    <w:rsid w:val="57DF20BA"/>
    <w:rsid w:val="57DF8B2E"/>
    <w:rsid w:val="57E3C93E"/>
    <w:rsid w:val="57ED958C"/>
    <w:rsid w:val="57EDD568"/>
    <w:rsid w:val="57EE5861"/>
    <w:rsid w:val="57EEBC88"/>
    <w:rsid w:val="57EF5B05"/>
    <w:rsid w:val="57EFD748"/>
    <w:rsid w:val="57F37F35"/>
    <w:rsid w:val="57F55D9E"/>
    <w:rsid w:val="57F748B3"/>
    <w:rsid w:val="57F7C4D3"/>
    <w:rsid w:val="57FA24FC"/>
    <w:rsid w:val="57FA2988"/>
    <w:rsid w:val="57FAD9F9"/>
    <w:rsid w:val="57FCF4E2"/>
    <w:rsid w:val="57FDDB57"/>
    <w:rsid w:val="57FE09B7"/>
    <w:rsid w:val="57FF6A0D"/>
    <w:rsid w:val="57FFBD5A"/>
    <w:rsid w:val="57FFD9B9"/>
    <w:rsid w:val="57FFE9D8"/>
    <w:rsid w:val="584C3F99"/>
    <w:rsid w:val="58610159"/>
    <w:rsid w:val="58767A4C"/>
    <w:rsid w:val="58B81BEF"/>
    <w:rsid w:val="58BC4E2F"/>
    <w:rsid w:val="58C75B4D"/>
    <w:rsid w:val="58D306B2"/>
    <w:rsid w:val="58F3925E"/>
    <w:rsid w:val="58F4417F"/>
    <w:rsid w:val="58FC7546"/>
    <w:rsid w:val="58FECD73"/>
    <w:rsid w:val="59007BE7"/>
    <w:rsid w:val="59067999"/>
    <w:rsid w:val="59133DFB"/>
    <w:rsid w:val="59153478"/>
    <w:rsid w:val="593A4287"/>
    <w:rsid w:val="594E238E"/>
    <w:rsid w:val="5975DF06"/>
    <w:rsid w:val="597B54A9"/>
    <w:rsid w:val="597D4836"/>
    <w:rsid w:val="597F0290"/>
    <w:rsid w:val="597F1F07"/>
    <w:rsid w:val="5989641B"/>
    <w:rsid w:val="59AD0BD0"/>
    <w:rsid w:val="59BBDFE0"/>
    <w:rsid w:val="59BBFA08"/>
    <w:rsid w:val="59C91A09"/>
    <w:rsid w:val="59D92045"/>
    <w:rsid w:val="59DD9E58"/>
    <w:rsid w:val="59DFFCBA"/>
    <w:rsid w:val="59E63636"/>
    <w:rsid w:val="59E98D65"/>
    <w:rsid w:val="59F3B593"/>
    <w:rsid w:val="59F73A3E"/>
    <w:rsid w:val="59FE680F"/>
    <w:rsid w:val="5A141880"/>
    <w:rsid w:val="5A1B6ABC"/>
    <w:rsid w:val="5A3B09C4"/>
    <w:rsid w:val="5A3F2571"/>
    <w:rsid w:val="5A4F036A"/>
    <w:rsid w:val="5A4F36C6"/>
    <w:rsid w:val="5A5CB57C"/>
    <w:rsid w:val="5A5ED97C"/>
    <w:rsid w:val="5A7015BD"/>
    <w:rsid w:val="5A7409F7"/>
    <w:rsid w:val="5A9FF306"/>
    <w:rsid w:val="5ABB60CC"/>
    <w:rsid w:val="5ABE25C8"/>
    <w:rsid w:val="5ABFCC50"/>
    <w:rsid w:val="5ACF424B"/>
    <w:rsid w:val="5ADC46FD"/>
    <w:rsid w:val="5AFE4CAB"/>
    <w:rsid w:val="5AFF58C5"/>
    <w:rsid w:val="5AFFE206"/>
    <w:rsid w:val="5B020D89"/>
    <w:rsid w:val="5B065ACE"/>
    <w:rsid w:val="5B132CAC"/>
    <w:rsid w:val="5B1EE842"/>
    <w:rsid w:val="5B32646D"/>
    <w:rsid w:val="5B32E008"/>
    <w:rsid w:val="5B3FECEF"/>
    <w:rsid w:val="5B565BD1"/>
    <w:rsid w:val="5B577811"/>
    <w:rsid w:val="5B577B07"/>
    <w:rsid w:val="5B5C2B09"/>
    <w:rsid w:val="5B6D12D5"/>
    <w:rsid w:val="5B6E0BA4"/>
    <w:rsid w:val="5B7AB390"/>
    <w:rsid w:val="5B7F4C27"/>
    <w:rsid w:val="5B7FA36D"/>
    <w:rsid w:val="5B7FE29D"/>
    <w:rsid w:val="5B847031"/>
    <w:rsid w:val="5B8916A3"/>
    <w:rsid w:val="5B8E1D04"/>
    <w:rsid w:val="5B921A1B"/>
    <w:rsid w:val="5BA1BF7C"/>
    <w:rsid w:val="5BAA08BA"/>
    <w:rsid w:val="5BAFA629"/>
    <w:rsid w:val="5BB98BF6"/>
    <w:rsid w:val="5BBD0E5D"/>
    <w:rsid w:val="5BBD40BE"/>
    <w:rsid w:val="5BBE2B1B"/>
    <w:rsid w:val="5BBF4C8E"/>
    <w:rsid w:val="5BC11458"/>
    <w:rsid w:val="5BCA1E9E"/>
    <w:rsid w:val="5BCD3426"/>
    <w:rsid w:val="5BD23059"/>
    <w:rsid w:val="5BD7E745"/>
    <w:rsid w:val="5BDC88B1"/>
    <w:rsid w:val="5BDDAB23"/>
    <w:rsid w:val="5BDFC34B"/>
    <w:rsid w:val="5BE04E7C"/>
    <w:rsid w:val="5BE26503"/>
    <w:rsid w:val="5BE436CC"/>
    <w:rsid w:val="5BEA1A69"/>
    <w:rsid w:val="5BEB4E6E"/>
    <w:rsid w:val="5BED1C1C"/>
    <w:rsid w:val="5BEDC490"/>
    <w:rsid w:val="5BEF99D0"/>
    <w:rsid w:val="5BEFAA02"/>
    <w:rsid w:val="5BF16F4C"/>
    <w:rsid w:val="5BF3317F"/>
    <w:rsid w:val="5BF689DC"/>
    <w:rsid w:val="5BF71467"/>
    <w:rsid w:val="5BF7E54D"/>
    <w:rsid w:val="5BF93BED"/>
    <w:rsid w:val="5BFB61FC"/>
    <w:rsid w:val="5BFBF7C8"/>
    <w:rsid w:val="5BFD0F1C"/>
    <w:rsid w:val="5BFDC5E0"/>
    <w:rsid w:val="5BFE0F47"/>
    <w:rsid w:val="5BFFA49D"/>
    <w:rsid w:val="5C145A37"/>
    <w:rsid w:val="5C172491"/>
    <w:rsid w:val="5C250DC0"/>
    <w:rsid w:val="5C3B8B82"/>
    <w:rsid w:val="5C3E6E25"/>
    <w:rsid w:val="5C44581D"/>
    <w:rsid w:val="5C4817CB"/>
    <w:rsid w:val="5C5D9029"/>
    <w:rsid w:val="5C6E7D46"/>
    <w:rsid w:val="5C8F0810"/>
    <w:rsid w:val="5CCF2357"/>
    <w:rsid w:val="5CCFC946"/>
    <w:rsid w:val="5CD63CA5"/>
    <w:rsid w:val="5CDE840B"/>
    <w:rsid w:val="5CEC4AD3"/>
    <w:rsid w:val="5CFD1815"/>
    <w:rsid w:val="5CFD46B6"/>
    <w:rsid w:val="5CFF4006"/>
    <w:rsid w:val="5CFF8AC9"/>
    <w:rsid w:val="5D15386A"/>
    <w:rsid w:val="5D1B402B"/>
    <w:rsid w:val="5D2565A4"/>
    <w:rsid w:val="5D2A4950"/>
    <w:rsid w:val="5D2F46D2"/>
    <w:rsid w:val="5D393252"/>
    <w:rsid w:val="5D3C9CE9"/>
    <w:rsid w:val="5D3F6041"/>
    <w:rsid w:val="5D6EA0A5"/>
    <w:rsid w:val="5D73442D"/>
    <w:rsid w:val="5D73B774"/>
    <w:rsid w:val="5D7BEFC1"/>
    <w:rsid w:val="5D7D1A94"/>
    <w:rsid w:val="5D7E0165"/>
    <w:rsid w:val="5D7F8250"/>
    <w:rsid w:val="5D7FC026"/>
    <w:rsid w:val="5D8BD6FA"/>
    <w:rsid w:val="5D926AC6"/>
    <w:rsid w:val="5D9B30F4"/>
    <w:rsid w:val="5D9F3A45"/>
    <w:rsid w:val="5DAA049B"/>
    <w:rsid w:val="5DAB7366"/>
    <w:rsid w:val="5DB3D635"/>
    <w:rsid w:val="5DB71991"/>
    <w:rsid w:val="5DBF92BC"/>
    <w:rsid w:val="5DCE2DAF"/>
    <w:rsid w:val="5DCFBA55"/>
    <w:rsid w:val="5DD39263"/>
    <w:rsid w:val="5DD48102"/>
    <w:rsid w:val="5DDA338C"/>
    <w:rsid w:val="5DDBD319"/>
    <w:rsid w:val="5DDBE1FF"/>
    <w:rsid w:val="5DDD11E6"/>
    <w:rsid w:val="5DDD5461"/>
    <w:rsid w:val="5DDFACAB"/>
    <w:rsid w:val="5DDFF466"/>
    <w:rsid w:val="5DE78AFD"/>
    <w:rsid w:val="5DE7B0C0"/>
    <w:rsid w:val="5DEE87E5"/>
    <w:rsid w:val="5DF3B209"/>
    <w:rsid w:val="5DF70013"/>
    <w:rsid w:val="5DF7E853"/>
    <w:rsid w:val="5DF9582F"/>
    <w:rsid w:val="5DFA505F"/>
    <w:rsid w:val="5DFBBDAD"/>
    <w:rsid w:val="5DFBC565"/>
    <w:rsid w:val="5DFCBC07"/>
    <w:rsid w:val="5DFD05EA"/>
    <w:rsid w:val="5DFD39AF"/>
    <w:rsid w:val="5DFD82BA"/>
    <w:rsid w:val="5DFD91B2"/>
    <w:rsid w:val="5DFE3CF6"/>
    <w:rsid w:val="5DFF0E51"/>
    <w:rsid w:val="5DFF24F9"/>
    <w:rsid w:val="5DFF8ACF"/>
    <w:rsid w:val="5DFFBE61"/>
    <w:rsid w:val="5DFFCEC3"/>
    <w:rsid w:val="5E0539CF"/>
    <w:rsid w:val="5E1641FD"/>
    <w:rsid w:val="5E176CDD"/>
    <w:rsid w:val="5E301322"/>
    <w:rsid w:val="5E36741C"/>
    <w:rsid w:val="5E3C641C"/>
    <w:rsid w:val="5E3FC478"/>
    <w:rsid w:val="5E425AB7"/>
    <w:rsid w:val="5E443FDD"/>
    <w:rsid w:val="5E4D2D28"/>
    <w:rsid w:val="5E5B48E4"/>
    <w:rsid w:val="5E6711DE"/>
    <w:rsid w:val="5E6F9748"/>
    <w:rsid w:val="5E7B8D0C"/>
    <w:rsid w:val="5E7F8015"/>
    <w:rsid w:val="5E7FD713"/>
    <w:rsid w:val="5E9FA5D7"/>
    <w:rsid w:val="5EADE032"/>
    <w:rsid w:val="5EB4B10D"/>
    <w:rsid w:val="5EB57061"/>
    <w:rsid w:val="5EB79F7D"/>
    <w:rsid w:val="5EBBE84C"/>
    <w:rsid w:val="5EBEE3A1"/>
    <w:rsid w:val="5EBF23A4"/>
    <w:rsid w:val="5EC83ECB"/>
    <w:rsid w:val="5EC8EFB3"/>
    <w:rsid w:val="5ED7A928"/>
    <w:rsid w:val="5EDBDDD0"/>
    <w:rsid w:val="5EDBE6EC"/>
    <w:rsid w:val="5EDCDD3E"/>
    <w:rsid w:val="5EDDA0E2"/>
    <w:rsid w:val="5EDFC95F"/>
    <w:rsid w:val="5EEFCAA4"/>
    <w:rsid w:val="5EF0CE9F"/>
    <w:rsid w:val="5EF0CFAD"/>
    <w:rsid w:val="5EF5DD14"/>
    <w:rsid w:val="5EF6DC35"/>
    <w:rsid w:val="5EF7FA2F"/>
    <w:rsid w:val="5EF99D8D"/>
    <w:rsid w:val="5EF9BAD8"/>
    <w:rsid w:val="5EFAA1E4"/>
    <w:rsid w:val="5EFD1FBE"/>
    <w:rsid w:val="5EFE2A7F"/>
    <w:rsid w:val="5EFE7DE1"/>
    <w:rsid w:val="5EFE88B6"/>
    <w:rsid w:val="5EFE9F1D"/>
    <w:rsid w:val="5EFEA392"/>
    <w:rsid w:val="5EFF470C"/>
    <w:rsid w:val="5EFF637B"/>
    <w:rsid w:val="5EFF733C"/>
    <w:rsid w:val="5EFF81AE"/>
    <w:rsid w:val="5EFF85B0"/>
    <w:rsid w:val="5EFF8DED"/>
    <w:rsid w:val="5EFF93A5"/>
    <w:rsid w:val="5EFFA6D0"/>
    <w:rsid w:val="5EFFAE54"/>
    <w:rsid w:val="5F091D7C"/>
    <w:rsid w:val="5F0B820F"/>
    <w:rsid w:val="5F0F12EF"/>
    <w:rsid w:val="5F16C757"/>
    <w:rsid w:val="5F1D43A8"/>
    <w:rsid w:val="5F1E8724"/>
    <w:rsid w:val="5F1FB6C1"/>
    <w:rsid w:val="5F2C9773"/>
    <w:rsid w:val="5F375444"/>
    <w:rsid w:val="5F3E6958"/>
    <w:rsid w:val="5F4772A4"/>
    <w:rsid w:val="5F4B3AC5"/>
    <w:rsid w:val="5F4F53AB"/>
    <w:rsid w:val="5F4FC835"/>
    <w:rsid w:val="5F53D6DA"/>
    <w:rsid w:val="5F5696DA"/>
    <w:rsid w:val="5F5F3132"/>
    <w:rsid w:val="5F5FB3E5"/>
    <w:rsid w:val="5F5FC190"/>
    <w:rsid w:val="5F61AB60"/>
    <w:rsid w:val="5F666B45"/>
    <w:rsid w:val="5F6C9209"/>
    <w:rsid w:val="5F6D2BFD"/>
    <w:rsid w:val="5F74C74D"/>
    <w:rsid w:val="5F770D3A"/>
    <w:rsid w:val="5F776CD9"/>
    <w:rsid w:val="5F777E66"/>
    <w:rsid w:val="5F7B27CF"/>
    <w:rsid w:val="5F7B2B94"/>
    <w:rsid w:val="5F7B8E5D"/>
    <w:rsid w:val="5F7B921B"/>
    <w:rsid w:val="5F7BE461"/>
    <w:rsid w:val="5F7D77FA"/>
    <w:rsid w:val="5F7EA25E"/>
    <w:rsid w:val="5F7F3D17"/>
    <w:rsid w:val="5F7F6599"/>
    <w:rsid w:val="5F7F65C9"/>
    <w:rsid w:val="5F7F6DCE"/>
    <w:rsid w:val="5F7FCC04"/>
    <w:rsid w:val="5F7FDFE9"/>
    <w:rsid w:val="5F8E99A0"/>
    <w:rsid w:val="5F9CDCCB"/>
    <w:rsid w:val="5F9DD2C2"/>
    <w:rsid w:val="5F9E8510"/>
    <w:rsid w:val="5FA76154"/>
    <w:rsid w:val="5FAC90C6"/>
    <w:rsid w:val="5FAEFE56"/>
    <w:rsid w:val="5FAF1A2F"/>
    <w:rsid w:val="5FB10D5A"/>
    <w:rsid w:val="5FB1B7B8"/>
    <w:rsid w:val="5FB203A1"/>
    <w:rsid w:val="5FB480E0"/>
    <w:rsid w:val="5FB60592"/>
    <w:rsid w:val="5FB73C0E"/>
    <w:rsid w:val="5FB7F987"/>
    <w:rsid w:val="5FBAF52F"/>
    <w:rsid w:val="5FBB0D15"/>
    <w:rsid w:val="5FBC342F"/>
    <w:rsid w:val="5FBC8DB2"/>
    <w:rsid w:val="5FBF195F"/>
    <w:rsid w:val="5FBF517D"/>
    <w:rsid w:val="5FBF5C0A"/>
    <w:rsid w:val="5FBF6E2E"/>
    <w:rsid w:val="5FC60A88"/>
    <w:rsid w:val="5FCA6DC8"/>
    <w:rsid w:val="5FCDCFFB"/>
    <w:rsid w:val="5FD74239"/>
    <w:rsid w:val="5FD7E7A7"/>
    <w:rsid w:val="5FD8D53D"/>
    <w:rsid w:val="5FDB09E0"/>
    <w:rsid w:val="5FDB8DC0"/>
    <w:rsid w:val="5FDC396C"/>
    <w:rsid w:val="5FDCFDA2"/>
    <w:rsid w:val="5FDD27D5"/>
    <w:rsid w:val="5FDD3CEE"/>
    <w:rsid w:val="5FDD487C"/>
    <w:rsid w:val="5FDD572A"/>
    <w:rsid w:val="5FDD7BC4"/>
    <w:rsid w:val="5FDD9DAB"/>
    <w:rsid w:val="5FDDB5EA"/>
    <w:rsid w:val="5FDE5D0A"/>
    <w:rsid w:val="5FDE8800"/>
    <w:rsid w:val="5FDEC03D"/>
    <w:rsid w:val="5FDF0851"/>
    <w:rsid w:val="5FDF2824"/>
    <w:rsid w:val="5FDF5BF4"/>
    <w:rsid w:val="5FDF6628"/>
    <w:rsid w:val="5FDF9AB8"/>
    <w:rsid w:val="5FE10F3E"/>
    <w:rsid w:val="5FE1D575"/>
    <w:rsid w:val="5FE6E85D"/>
    <w:rsid w:val="5FE71C9A"/>
    <w:rsid w:val="5FE728B9"/>
    <w:rsid w:val="5FE76E31"/>
    <w:rsid w:val="5FE7AAD4"/>
    <w:rsid w:val="5FE7F827"/>
    <w:rsid w:val="5FEBCD4B"/>
    <w:rsid w:val="5FED16EC"/>
    <w:rsid w:val="5FEDE187"/>
    <w:rsid w:val="5FEDF8F6"/>
    <w:rsid w:val="5FEF17EA"/>
    <w:rsid w:val="5FEF47BA"/>
    <w:rsid w:val="5FEF4C30"/>
    <w:rsid w:val="5FEFA719"/>
    <w:rsid w:val="5FEFB8B9"/>
    <w:rsid w:val="5FEFDEC5"/>
    <w:rsid w:val="5FF2EC03"/>
    <w:rsid w:val="5FF51D0E"/>
    <w:rsid w:val="5FF645B8"/>
    <w:rsid w:val="5FF7002C"/>
    <w:rsid w:val="5FF73ED2"/>
    <w:rsid w:val="5FF7436A"/>
    <w:rsid w:val="5FF7D371"/>
    <w:rsid w:val="5FF8892E"/>
    <w:rsid w:val="5FF96048"/>
    <w:rsid w:val="5FF9C9C0"/>
    <w:rsid w:val="5FF9CB95"/>
    <w:rsid w:val="5FFA2F08"/>
    <w:rsid w:val="5FFA3B7E"/>
    <w:rsid w:val="5FFAAA00"/>
    <w:rsid w:val="5FFB2719"/>
    <w:rsid w:val="5FFB3114"/>
    <w:rsid w:val="5FFB5FDE"/>
    <w:rsid w:val="5FFB8672"/>
    <w:rsid w:val="5FFB9888"/>
    <w:rsid w:val="5FFB9D03"/>
    <w:rsid w:val="5FFBA3A7"/>
    <w:rsid w:val="5FFBD55E"/>
    <w:rsid w:val="5FFD1D37"/>
    <w:rsid w:val="5FFD2183"/>
    <w:rsid w:val="5FFD52B2"/>
    <w:rsid w:val="5FFD53C3"/>
    <w:rsid w:val="5FFD7EEF"/>
    <w:rsid w:val="5FFDABF0"/>
    <w:rsid w:val="5FFE1BED"/>
    <w:rsid w:val="5FFE3758"/>
    <w:rsid w:val="5FFE4553"/>
    <w:rsid w:val="5FFE82B2"/>
    <w:rsid w:val="5FFE8EF6"/>
    <w:rsid w:val="5FFEBD66"/>
    <w:rsid w:val="5FFF1695"/>
    <w:rsid w:val="5FFF3F5A"/>
    <w:rsid w:val="5FFF6852"/>
    <w:rsid w:val="5FFF69AA"/>
    <w:rsid w:val="5FFF6BBF"/>
    <w:rsid w:val="5FFF7A6D"/>
    <w:rsid w:val="5FFF7CC4"/>
    <w:rsid w:val="5FFF7EED"/>
    <w:rsid w:val="5FFFA107"/>
    <w:rsid w:val="5FFFC103"/>
    <w:rsid w:val="5FFFC9F9"/>
    <w:rsid w:val="5FFFD7BF"/>
    <w:rsid w:val="5FFFDB21"/>
    <w:rsid w:val="5FFFE3CF"/>
    <w:rsid w:val="60022AB8"/>
    <w:rsid w:val="6004425B"/>
    <w:rsid w:val="601028F6"/>
    <w:rsid w:val="60205082"/>
    <w:rsid w:val="603A075E"/>
    <w:rsid w:val="60556410"/>
    <w:rsid w:val="60792322"/>
    <w:rsid w:val="607B1ECB"/>
    <w:rsid w:val="60C80252"/>
    <w:rsid w:val="60EFCFB5"/>
    <w:rsid w:val="60FB0C3B"/>
    <w:rsid w:val="61006DB6"/>
    <w:rsid w:val="613B72A3"/>
    <w:rsid w:val="614D302E"/>
    <w:rsid w:val="61571E18"/>
    <w:rsid w:val="6165004B"/>
    <w:rsid w:val="618B3489"/>
    <w:rsid w:val="619F02A2"/>
    <w:rsid w:val="61A4181D"/>
    <w:rsid w:val="61AE6DDC"/>
    <w:rsid w:val="61D01597"/>
    <w:rsid w:val="61D7C58C"/>
    <w:rsid w:val="61DD768C"/>
    <w:rsid w:val="61DF4D93"/>
    <w:rsid w:val="61E23408"/>
    <w:rsid w:val="61F7138B"/>
    <w:rsid w:val="61FE8AA6"/>
    <w:rsid w:val="620158F9"/>
    <w:rsid w:val="624206EE"/>
    <w:rsid w:val="627703EC"/>
    <w:rsid w:val="628C761D"/>
    <w:rsid w:val="62A3BB1B"/>
    <w:rsid w:val="62A425AE"/>
    <w:rsid w:val="62B83DE6"/>
    <w:rsid w:val="62DF80D7"/>
    <w:rsid w:val="62FE4904"/>
    <w:rsid w:val="62FF6111"/>
    <w:rsid w:val="62FFFAFD"/>
    <w:rsid w:val="63011A3C"/>
    <w:rsid w:val="6326709D"/>
    <w:rsid w:val="632F09F0"/>
    <w:rsid w:val="633B1ABB"/>
    <w:rsid w:val="635D2BB9"/>
    <w:rsid w:val="636A4B1E"/>
    <w:rsid w:val="636E7377"/>
    <w:rsid w:val="637B17A3"/>
    <w:rsid w:val="639B83FB"/>
    <w:rsid w:val="63B51C4F"/>
    <w:rsid w:val="63B702AC"/>
    <w:rsid w:val="63BF91A4"/>
    <w:rsid w:val="63BFF319"/>
    <w:rsid w:val="63DF7FBA"/>
    <w:rsid w:val="63EF418B"/>
    <w:rsid w:val="63F5F251"/>
    <w:rsid w:val="63FD4A8A"/>
    <w:rsid w:val="63FD6856"/>
    <w:rsid w:val="63FD976D"/>
    <w:rsid w:val="63FE9059"/>
    <w:rsid w:val="63FF651A"/>
    <w:rsid w:val="63FF87BA"/>
    <w:rsid w:val="64063463"/>
    <w:rsid w:val="64684819"/>
    <w:rsid w:val="647150AF"/>
    <w:rsid w:val="649747F5"/>
    <w:rsid w:val="64A354D6"/>
    <w:rsid w:val="64A619CA"/>
    <w:rsid w:val="64D53CE4"/>
    <w:rsid w:val="64E6A902"/>
    <w:rsid w:val="64F99D08"/>
    <w:rsid w:val="64FE1186"/>
    <w:rsid w:val="650E3AC7"/>
    <w:rsid w:val="654D36E2"/>
    <w:rsid w:val="657A72B6"/>
    <w:rsid w:val="657C2C4A"/>
    <w:rsid w:val="657C343B"/>
    <w:rsid w:val="657DDB82"/>
    <w:rsid w:val="657E1A9E"/>
    <w:rsid w:val="657F0817"/>
    <w:rsid w:val="65A075B0"/>
    <w:rsid w:val="65B116E6"/>
    <w:rsid w:val="65D4402C"/>
    <w:rsid w:val="65D7762D"/>
    <w:rsid w:val="65DA3691"/>
    <w:rsid w:val="65DFA5D0"/>
    <w:rsid w:val="65EA5672"/>
    <w:rsid w:val="65FB0C35"/>
    <w:rsid w:val="65FB920E"/>
    <w:rsid w:val="65FC1A47"/>
    <w:rsid w:val="65FD9DF0"/>
    <w:rsid w:val="65FF1CFE"/>
    <w:rsid w:val="65FF9E56"/>
    <w:rsid w:val="661047D3"/>
    <w:rsid w:val="66155C16"/>
    <w:rsid w:val="661A7ED4"/>
    <w:rsid w:val="662573EA"/>
    <w:rsid w:val="666BAC62"/>
    <w:rsid w:val="666F2CFD"/>
    <w:rsid w:val="667E10DA"/>
    <w:rsid w:val="66B615AF"/>
    <w:rsid w:val="66BD5F4C"/>
    <w:rsid w:val="66BF2B61"/>
    <w:rsid w:val="66BF8EFB"/>
    <w:rsid w:val="66C7589F"/>
    <w:rsid w:val="66CF4075"/>
    <w:rsid w:val="66D4D452"/>
    <w:rsid w:val="66D63927"/>
    <w:rsid w:val="66D707C5"/>
    <w:rsid w:val="66EE2A9E"/>
    <w:rsid w:val="66EF4980"/>
    <w:rsid w:val="66F1EE87"/>
    <w:rsid w:val="66F3EF6B"/>
    <w:rsid w:val="66F7345F"/>
    <w:rsid w:val="66F7B231"/>
    <w:rsid w:val="66FEAB6F"/>
    <w:rsid w:val="66FF0555"/>
    <w:rsid w:val="66FF725E"/>
    <w:rsid w:val="66FFD021"/>
    <w:rsid w:val="671E734D"/>
    <w:rsid w:val="67241373"/>
    <w:rsid w:val="672651F4"/>
    <w:rsid w:val="672702F2"/>
    <w:rsid w:val="67355E79"/>
    <w:rsid w:val="6743D682"/>
    <w:rsid w:val="674E7466"/>
    <w:rsid w:val="674F042F"/>
    <w:rsid w:val="67500DE2"/>
    <w:rsid w:val="676F2E2D"/>
    <w:rsid w:val="677F4051"/>
    <w:rsid w:val="677F57D8"/>
    <w:rsid w:val="677FF319"/>
    <w:rsid w:val="67894A97"/>
    <w:rsid w:val="678D0595"/>
    <w:rsid w:val="678DE2F9"/>
    <w:rsid w:val="678E6D0B"/>
    <w:rsid w:val="679667DB"/>
    <w:rsid w:val="679F04BA"/>
    <w:rsid w:val="679F448C"/>
    <w:rsid w:val="67A17B2D"/>
    <w:rsid w:val="67AA3BD1"/>
    <w:rsid w:val="67B240E0"/>
    <w:rsid w:val="67BEF5A5"/>
    <w:rsid w:val="67BF0F75"/>
    <w:rsid w:val="67BF4E40"/>
    <w:rsid w:val="67BF60B4"/>
    <w:rsid w:val="67BF7787"/>
    <w:rsid w:val="67C21B97"/>
    <w:rsid w:val="67CA5BED"/>
    <w:rsid w:val="67CE4B7B"/>
    <w:rsid w:val="67CF4644"/>
    <w:rsid w:val="67CF7443"/>
    <w:rsid w:val="67D6A2AA"/>
    <w:rsid w:val="67D6D3F9"/>
    <w:rsid w:val="67D75634"/>
    <w:rsid w:val="67DB04E6"/>
    <w:rsid w:val="67DBA008"/>
    <w:rsid w:val="67DC5B80"/>
    <w:rsid w:val="67DF8843"/>
    <w:rsid w:val="67E729D5"/>
    <w:rsid w:val="67EB4426"/>
    <w:rsid w:val="67EE2605"/>
    <w:rsid w:val="67EE2A9C"/>
    <w:rsid w:val="67EF68AF"/>
    <w:rsid w:val="67EFB467"/>
    <w:rsid w:val="67F1FE8D"/>
    <w:rsid w:val="67F777D0"/>
    <w:rsid w:val="67F969A8"/>
    <w:rsid w:val="67FA406B"/>
    <w:rsid w:val="67FA407D"/>
    <w:rsid w:val="67FB5050"/>
    <w:rsid w:val="67FC79DD"/>
    <w:rsid w:val="67FD14C2"/>
    <w:rsid w:val="67FDC247"/>
    <w:rsid w:val="67FEB593"/>
    <w:rsid w:val="67FEF87B"/>
    <w:rsid w:val="67FF5433"/>
    <w:rsid w:val="67FF91BA"/>
    <w:rsid w:val="67FF9706"/>
    <w:rsid w:val="67FFD426"/>
    <w:rsid w:val="67FFF949"/>
    <w:rsid w:val="6800358E"/>
    <w:rsid w:val="682D739D"/>
    <w:rsid w:val="6840546F"/>
    <w:rsid w:val="68407FDF"/>
    <w:rsid w:val="68592A2E"/>
    <w:rsid w:val="686A791D"/>
    <w:rsid w:val="68860330"/>
    <w:rsid w:val="689A1908"/>
    <w:rsid w:val="68BFA952"/>
    <w:rsid w:val="68CFBC48"/>
    <w:rsid w:val="68D20874"/>
    <w:rsid w:val="68EE5423"/>
    <w:rsid w:val="68F514D1"/>
    <w:rsid w:val="68F79CAF"/>
    <w:rsid w:val="693DEF78"/>
    <w:rsid w:val="695C1FEE"/>
    <w:rsid w:val="6984A657"/>
    <w:rsid w:val="698E07B2"/>
    <w:rsid w:val="698F8D39"/>
    <w:rsid w:val="69B5EE61"/>
    <w:rsid w:val="69B623B5"/>
    <w:rsid w:val="69BBB293"/>
    <w:rsid w:val="69BF4B77"/>
    <w:rsid w:val="69BFE444"/>
    <w:rsid w:val="69C26BBF"/>
    <w:rsid w:val="69DBC5AE"/>
    <w:rsid w:val="69DF30DA"/>
    <w:rsid w:val="69DFE24C"/>
    <w:rsid w:val="69EF6000"/>
    <w:rsid w:val="69F40672"/>
    <w:rsid w:val="69F65BA7"/>
    <w:rsid w:val="69F75793"/>
    <w:rsid w:val="69F94C5A"/>
    <w:rsid w:val="69FE83B5"/>
    <w:rsid w:val="69FEAE0C"/>
    <w:rsid w:val="69FED447"/>
    <w:rsid w:val="69FEF646"/>
    <w:rsid w:val="69FF0662"/>
    <w:rsid w:val="69FF2C4A"/>
    <w:rsid w:val="6A162A64"/>
    <w:rsid w:val="6A16FFF2"/>
    <w:rsid w:val="6A3568C4"/>
    <w:rsid w:val="6A5F205B"/>
    <w:rsid w:val="6A861453"/>
    <w:rsid w:val="6A9A4DF6"/>
    <w:rsid w:val="6A9C4200"/>
    <w:rsid w:val="6A9FCFE3"/>
    <w:rsid w:val="6ABF3913"/>
    <w:rsid w:val="6ABF6049"/>
    <w:rsid w:val="6ADB1330"/>
    <w:rsid w:val="6ADE58C9"/>
    <w:rsid w:val="6AEB7D62"/>
    <w:rsid w:val="6AF147CA"/>
    <w:rsid w:val="6AF61C72"/>
    <w:rsid w:val="6AF70DF3"/>
    <w:rsid w:val="6AFD7598"/>
    <w:rsid w:val="6B02495C"/>
    <w:rsid w:val="6B062F4D"/>
    <w:rsid w:val="6B0E050A"/>
    <w:rsid w:val="6B2DEA56"/>
    <w:rsid w:val="6B2E365A"/>
    <w:rsid w:val="6B3B7392"/>
    <w:rsid w:val="6B425DC3"/>
    <w:rsid w:val="6B4F0887"/>
    <w:rsid w:val="6B5F2665"/>
    <w:rsid w:val="6B656D7C"/>
    <w:rsid w:val="6B6663FD"/>
    <w:rsid w:val="6B6DEC2F"/>
    <w:rsid w:val="6B749898"/>
    <w:rsid w:val="6B7D0A0D"/>
    <w:rsid w:val="6B7D74D0"/>
    <w:rsid w:val="6B7E4851"/>
    <w:rsid w:val="6B7F3D48"/>
    <w:rsid w:val="6B8FFBEC"/>
    <w:rsid w:val="6BAA5E00"/>
    <w:rsid w:val="6BABC1F1"/>
    <w:rsid w:val="6BAD7555"/>
    <w:rsid w:val="6BB6930E"/>
    <w:rsid w:val="6BBD6347"/>
    <w:rsid w:val="6BBFA216"/>
    <w:rsid w:val="6BD43ED9"/>
    <w:rsid w:val="6BD8C8CF"/>
    <w:rsid w:val="6BDB6993"/>
    <w:rsid w:val="6BDDCD38"/>
    <w:rsid w:val="6BDE6317"/>
    <w:rsid w:val="6BE7E2D3"/>
    <w:rsid w:val="6BE9E530"/>
    <w:rsid w:val="6BED542C"/>
    <w:rsid w:val="6BF3F4AE"/>
    <w:rsid w:val="6BF9496E"/>
    <w:rsid w:val="6BFAE338"/>
    <w:rsid w:val="6BFD6220"/>
    <w:rsid w:val="6BFD9865"/>
    <w:rsid w:val="6BFDB3D2"/>
    <w:rsid w:val="6BFDEDB6"/>
    <w:rsid w:val="6BFF323E"/>
    <w:rsid w:val="6BFF86EA"/>
    <w:rsid w:val="6BFFC2DB"/>
    <w:rsid w:val="6C326CA1"/>
    <w:rsid w:val="6C3B986E"/>
    <w:rsid w:val="6C4EAC07"/>
    <w:rsid w:val="6C694657"/>
    <w:rsid w:val="6C7A3903"/>
    <w:rsid w:val="6C7C5031"/>
    <w:rsid w:val="6C7F8F99"/>
    <w:rsid w:val="6C7F9D3C"/>
    <w:rsid w:val="6C831A23"/>
    <w:rsid w:val="6C974D33"/>
    <w:rsid w:val="6C9C33FE"/>
    <w:rsid w:val="6C9F032A"/>
    <w:rsid w:val="6CB0719D"/>
    <w:rsid w:val="6CBAFFFF"/>
    <w:rsid w:val="6CBC396C"/>
    <w:rsid w:val="6CBF1A88"/>
    <w:rsid w:val="6CBFC69C"/>
    <w:rsid w:val="6CCE2991"/>
    <w:rsid w:val="6CCF336D"/>
    <w:rsid w:val="6CDF65C4"/>
    <w:rsid w:val="6CDF725D"/>
    <w:rsid w:val="6CE7D7EB"/>
    <w:rsid w:val="6CEF2404"/>
    <w:rsid w:val="6CEFAAAD"/>
    <w:rsid w:val="6CEFABF3"/>
    <w:rsid w:val="6CF23A40"/>
    <w:rsid w:val="6CF52272"/>
    <w:rsid w:val="6CF64EA9"/>
    <w:rsid w:val="6CFAEBB3"/>
    <w:rsid w:val="6CFDDAC5"/>
    <w:rsid w:val="6CFEF28F"/>
    <w:rsid w:val="6CFF2ED8"/>
    <w:rsid w:val="6CFF4CBD"/>
    <w:rsid w:val="6D0F0C96"/>
    <w:rsid w:val="6D3E0D28"/>
    <w:rsid w:val="6D3F2C31"/>
    <w:rsid w:val="6D43BFFF"/>
    <w:rsid w:val="6D452271"/>
    <w:rsid w:val="6D467092"/>
    <w:rsid w:val="6D5215FD"/>
    <w:rsid w:val="6D54305C"/>
    <w:rsid w:val="6D5B6EF3"/>
    <w:rsid w:val="6D5EA7C8"/>
    <w:rsid w:val="6D5F2D7B"/>
    <w:rsid w:val="6D614A12"/>
    <w:rsid w:val="6D6C9A85"/>
    <w:rsid w:val="6D6F7C86"/>
    <w:rsid w:val="6D769AAD"/>
    <w:rsid w:val="6D7D47DB"/>
    <w:rsid w:val="6D7F2916"/>
    <w:rsid w:val="6D7FC809"/>
    <w:rsid w:val="6D7FCCDE"/>
    <w:rsid w:val="6D877069"/>
    <w:rsid w:val="6D8B1E98"/>
    <w:rsid w:val="6D8F95FD"/>
    <w:rsid w:val="6D9B61DE"/>
    <w:rsid w:val="6D9D7BEA"/>
    <w:rsid w:val="6DA70A06"/>
    <w:rsid w:val="6DB4A2D1"/>
    <w:rsid w:val="6DB57A58"/>
    <w:rsid w:val="6DBB2F07"/>
    <w:rsid w:val="6DBF51BB"/>
    <w:rsid w:val="6DC5AF8F"/>
    <w:rsid w:val="6DD73EF0"/>
    <w:rsid w:val="6DDE5CF8"/>
    <w:rsid w:val="6DDEAB5B"/>
    <w:rsid w:val="6DDF378B"/>
    <w:rsid w:val="6DDFBB5D"/>
    <w:rsid w:val="6DDFDFBA"/>
    <w:rsid w:val="6DE3E9CA"/>
    <w:rsid w:val="6DE9AB9A"/>
    <w:rsid w:val="6DEA6C11"/>
    <w:rsid w:val="6DEB8B04"/>
    <w:rsid w:val="6DF062C1"/>
    <w:rsid w:val="6DF340FD"/>
    <w:rsid w:val="6DF58B30"/>
    <w:rsid w:val="6DF922EE"/>
    <w:rsid w:val="6DFA2BC6"/>
    <w:rsid w:val="6DFAE8A8"/>
    <w:rsid w:val="6DFB28AD"/>
    <w:rsid w:val="6DFB84DD"/>
    <w:rsid w:val="6DFBE1A8"/>
    <w:rsid w:val="6DFC3735"/>
    <w:rsid w:val="6DFD9179"/>
    <w:rsid w:val="6DFF5B17"/>
    <w:rsid w:val="6DFF76B0"/>
    <w:rsid w:val="6DFF8C72"/>
    <w:rsid w:val="6DFFB309"/>
    <w:rsid w:val="6E1FC856"/>
    <w:rsid w:val="6E312F35"/>
    <w:rsid w:val="6E3D1594"/>
    <w:rsid w:val="6E51F7F6"/>
    <w:rsid w:val="6E539913"/>
    <w:rsid w:val="6E62612A"/>
    <w:rsid w:val="6E683449"/>
    <w:rsid w:val="6E6E30ED"/>
    <w:rsid w:val="6E732C5C"/>
    <w:rsid w:val="6E76B23E"/>
    <w:rsid w:val="6E77B66F"/>
    <w:rsid w:val="6E7D7332"/>
    <w:rsid w:val="6E7DC742"/>
    <w:rsid w:val="6E7E38C4"/>
    <w:rsid w:val="6E7E51D6"/>
    <w:rsid w:val="6E7FAEE2"/>
    <w:rsid w:val="6E92653D"/>
    <w:rsid w:val="6E933E0E"/>
    <w:rsid w:val="6E99615A"/>
    <w:rsid w:val="6E9FD3CA"/>
    <w:rsid w:val="6EA541FF"/>
    <w:rsid w:val="6EA7A098"/>
    <w:rsid w:val="6EB2E8F6"/>
    <w:rsid w:val="6EB72D0A"/>
    <w:rsid w:val="6EB927EB"/>
    <w:rsid w:val="6EBB7CD8"/>
    <w:rsid w:val="6EBF61E2"/>
    <w:rsid w:val="6EC94207"/>
    <w:rsid w:val="6ECD3B4B"/>
    <w:rsid w:val="6ED661F3"/>
    <w:rsid w:val="6EDB12A2"/>
    <w:rsid w:val="6EDF83B6"/>
    <w:rsid w:val="6EDF9B30"/>
    <w:rsid w:val="6EDFE766"/>
    <w:rsid w:val="6EDFFDD2"/>
    <w:rsid w:val="6EE9325A"/>
    <w:rsid w:val="6EEB7E2C"/>
    <w:rsid w:val="6EEE2F16"/>
    <w:rsid w:val="6EEF2840"/>
    <w:rsid w:val="6EEF3530"/>
    <w:rsid w:val="6EEF5A51"/>
    <w:rsid w:val="6EEFF20D"/>
    <w:rsid w:val="6EF022F3"/>
    <w:rsid w:val="6EF34033"/>
    <w:rsid w:val="6EF3DBDC"/>
    <w:rsid w:val="6EF6EFC6"/>
    <w:rsid w:val="6EF768FC"/>
    <w:rsid w:val="6EF7AA09"/>
    <w:rsid w:val="6EFB2B09"/>
    <w:rsid w:val="6EFB66A5"/>
    <w:rsid w:val="6EFB8F38"/>
    <w:rsid w:val="6EFB992A"/>
    <w:rsid w:val="6EFB99AD"/>
    <w:rsid w:val="6EFBB1DE"/>
    <w:rsid w:val="6EFC9245"/>
    <w:rsid w:val="6EFD85E7"/>
    <w:rsid w:val="6EFE663E"/>
    <w:rsid w:val="6EFE9828"/>
    <w:rsid w:val="6EFEA8CA"/>
    <w:rsid w:val="6EFEE282"/>
    <w:rsid w:val="6EFF98EB"/>
    <w:rsid w:val="6F003377"/>
    <w:rsid w:val="6F09E1BD"/>
    <w:rsid w:val="6F186524"/>
    <w:rsid w:val="6F2D6405"/>
    <w:rsid w:val="6F3EDC10"/>
    <w:rsid w:val="6F3F565D"/>
    <w:rsid w:val="6F3F569C"/>
    <w:rsid w:val="6F3F99A0"/>
    <w:rsid w:val="6F4928C7"/>
    <w:rsid w:val="6F4C8BB8"/>
    <w:rsid w:val="6F4FE213"/>
    <w:rsid w:val="6F572DFD"/>
    <w:rsid w:val="6F5D9381"/>
    <w:rsid w:val="6F5D9E52"/>
    <w:rsid w:val="6F5EB6EF"/>
    <w:rsid w:val="6F5F776F"/>
    <w:rsid w:val="6F5F7856"/>
    <w:rsid w:val="6F5FA618"/>
    <w:rsid w:val="6F625252"/>
    <w:rsid w:val="6F73B990"/>
    <w:rsid w:val="6F758371"/>
    <w:rsid w:val="6F75DEA2"/>
    <w:rsid w:val="6F76D0A1"/>
    <w:rsid w:val="6F76FC3F"/>
    <w:rsid w:val="6F7742C0"/>
    <w:rsid w:val="6F77A5BC"/>
    <w:rsid w:val="6F7944CF"/>
    <w:rsid w:val="6F7E1961"/>
    <w:rsid w:val="6F7EC5A4"/>
    <w:rsid w:val="6F7F5AD9"/>
    <w:rsid w:val="6F7F9482"/>
    <w:rsid w:val="6F7FEFB3"/>
    <w:rsid w:val="6F9638EC"/>
    <w:rsid w:val="6F992E91"/>
    <w:rsid w:val="6F9D08C7"/>
    <w:rsid w:val="6F9F41EC"/>
    <w:rsid w:val="6F9F5B0D"/>
    <w:rsid w:val="6F9FC3AE"/>
    <w:rsid w:val="6FA21274"/>
    <w:rsid w:val="6FA63A63"/>
    <w:rsid w:val="6FAC27D3"/>
    <w:rsid w:val="6FAE4724"/>
    <w:rsid w:val="6FAEAF7F"/>
    <w:rsid w:val="6FB107D7"/>
    <w:rsid w:val="6FB1E2B6"/>
    <w:rsid w:val="6FB22662"/>
    <w:rsid w:val="6FB42EA1"/>
    <w:rsid w:val="6FB51A38"/>
    <w:rsid w:val="6FB5CB9F"/>
    <w:rsid w:val="6FB72F2F"/>
    <w:rsid w:val="6FB74EE4"/>
    <w:rsid w:val="6FB791AD"/>
    <w:rsid w:val="6FB7B5B3"/>
    <w:rsid w:val="6FB7D262"/>
    <w:rsid w:val="6FB7F24D"/>
    <w:rsid w:val="6FB855A4"/>
    <w:rsid w:val="6FBA61FF"/>
    <w:rsid w:val="6FBB5094"/>
    <w:rsid w:val="6FBC46F3"/>
    <w:rsid w:val="6FBCFE2B"/>
    <w:rsid w:val="6FBDBB05"/>
    <w:rsid w:val="6FBE0815"/>
    <w:rsid w:val="6FBE68F4"/>
    <w:rsid w:val="6FBE892D"/>
    <w:rsid w:val="6FBE8DA5"/>
    <w:rsid w:val="6FBF3198"/>
    <w:rsid w:val="6FBF3515"/>
    <w:rsid w:val="6FBF897A"/>
    <w:rsid w:val="6FBF89F7"/>
    <w:rsid w:val="6FBFC1D1"/>
    <w:rsid w:val="6FC7DFC2"/>
    <w:rsid w:val="6FC8681C"/>
    <w:rsid w:val="6FC9B948"/>
    <w:rsid w:val="6FC9D476"/>
    <w:rsid w:val="6FCC8138"/>
    <w:rsid w:val="6FCFD4BA"/>
    <w:rsid w:val="6FD39F02"/>
    <w:rsid w:val="6FD3BD78"/>
    <w:rsid w:val="6FD55A73"/>
    <w:rsid w:val="6FD7F5B4"/>
    <w:rsid w:val="6FDB0846"/>
    <w:rsid w:val="6FDBE912"/>
    <w:rsid w:val="6FDC493D"/>
    <w:rsid w:val="6FDE98BC"/>
    <w:rsid w:val="6FDF3C78"/>
    <w:rsid w:val="6FDF6571"/>
    <w:rsid w:val="6FDF9583"/>
    <w:rsid w:val="6FDFA4E9"/>
    <w:rsid w:val="6FDFFFAD"/>
    <w:rsid w:val="6FE1F797"/>
    <w:rsid w:val="6FE32953"/>
    <w:rsid w:val="6FE35193"/>
    <w:rsid w:val="6FE367CB"/>
    <w:rsid w:val="6FE757A3"/>
    <w:rsid w:val="6FEA651A"/>
    <w:rsid w:val="6FEB218C"/>
    <w:rsid w:val="6FEB962A"/>
    <w:rsid w:val="6FEC9BCA"/>
    <w:rsid w:val="6FED123B"/>
    <w:rsid w:val="6FED6097"/>
    <w:rsid w:val="6FEEB4D3"/>
    <w:rsid w:val="6FEF10E8"/>
    <w:rsid w:val="6FEF1232"/>
    <w:rsid w:val="6FEF39C2"/>
    <w:rsid w:val="6FEF7B92"/>
    <w:rsid w:val="6FEF95FF"/>
    <w:rsid w:val="6FEFD887"/>
    <w:rsid w:val="6FF05634"/>
    <w:rsid w:val="6FF34577"/>
    <w:rsid w:val="6FF47941"/>
    <w:rsid w:val="6FF56371"/>
    <w:rsid w:val="6FF694C6"/>
    <w:rsid w:val="6FF6D115"/>
    <w:rsid w:val="6FF7B47D"/>
    <w:rsid w:val="6FF9A7CE"/>
    <w:rsid w:val="6FF9E859"/>
    <w:rsid w:val="6FFA8D09"/>
    <w:rsid w:val="6FFABE49"/>
    <w:rsid w:val="6FFB39E2"/>
    <w:rsid w:val="6FFB8194"/>
    <w:rsid w:val="6FFBD322"/>
    <w:rsid w:val="6FFBF773"/>
    <w:rsid w:val="6FFC79FC"/>
    <w:rsid w:val="6FFCC9DF"/>
    <w:rsid w:val="6FFD5C58"/>
    <w:rsid w:val="6FFD9E5F"/>
    <w:rsid w:val="6FFDF88E"/>
    <w:rsid w:val="6FFE0DDB"/>
    <w:rsid w:val="6FFE49C2"/>
    <w:rsid w:val="6FFE7394"/>
    <w:rsid w:val="6FFE889C"/>
    <w:rsid w:val="6FFF0ABF"/>
    <w:rsid w:val="6FFF1EA2"/>
    <w:rsid w:val="6FFF333E"/>
    <w:rsid w:val="6FFF38CD"/>
    <w:rsid w:val="6FFF5956"/>
    <w:rsid w:val="6FFF5FD9"/>
    <w:rsid w:val="6FFF6306"/>
    <w:rsid w:val="6FFF9FE4"/>
    <w:rsid w:val="6FFFA269"/>
    <w:rsid w:val="6FFFE6A2"/>
    <w:rsid w:val="7029717C"/>
    <w:rsid w:val="703862D4"/>
    <w:rsid w:val="70778AD5"/>
    <w:rsid w:val="70846A00"/>
    <w:rsid w:val="70961C34"/>
    <w:rsid w:val="709C5287"/>
    <w:rsid w:val="70CA22ED"/>
    <w:rsid w:val="70CB568F"/>
    <w:rsid w:val="70CD6A11"/>
    <w:rsid w:val="70DD8DEA"/>
    <w:rsid w:val="70E51E1F"/>
    <w:rsid w:val="70FE1911"/>
    <w:rsid w:val="70FF1C68"/>
    <w:rsid w:val="70FFCBF3"/>
    <w:rsid w:val="71033AFC"/>
    <w:rsid w:val="712E7717"/>
    <w:rsid w:val="713141DA"/>
    <w:rsid w:val="713A64C7"/>
    <w:rsid w:val="714E7419"/>
    <w:rsid w:val="715A6766"/>
    <w:rsid w:val="715D3E5B"/>
    <w:rsid w:val="715DAE95"/>
    <w:rsid w:val="717373E8"/>
    <w:rsid w:val="718A1E6F"/>
    <w:rsid w:val="71A5889F"/>
    <w:rsid w:val="71AB3168"/>
    <w:rsid w:val="71B742A8"/>
    <w:rsid w:val="71BCA51B"/>
    <w:rsid w:val="71BE4A94"/>
    <w:rsid w:val="71BF34E6"/>
    <w:rsid w:val="71BF94D3"/>
    <w:rsid w:val="71D77137"/>
    <w:rsid w:val="71D7D1BF"/>
    <w:rsid w:val="71DF82D9"/>
    <w:rsid w:val="71EEC054"/>
    <w:rsid w:val="71F2569E"/>
    <w:rsid w:val="71F4E956"/>
    <w:rsid w:val="71F9EC0F"/>
    <w:rsid w:val="71FF09FE"/>
    <w:rsid w:val="71FFD4DC"/>
    <w:rsid w:val="72067E21"/>
    <w:rsid w:val="72203E26"/>
    <w:rsid w:val="722371AF"/>
    <w:rsid w:val="72378679"/>
    <w:rsid w:val="723E2A0E"/>
    <w:rsid w:val="725A49B8"/>
    <w:rsid w:val="725F28E7"/>
    <w:rsid w:val="725F47EF"/>
    <w:rsid w:val="726B6C80"/>
    <w:rsid w:val="726F0C7C"/>
    <w:rsid w:val="72722E16"/>
    <w:rsid w:val="727532EB"/>
    <w:rsid w:val="72763C2A"/>
    <w:rsid w:val="727E12B9"/>
    <w:rsid w:val="72BF5F87"/>
    <w:rsid w:val="72CB8C3A"/>
    <w:rsid w:val="72CE74AE"/>
    <w:rsid w:val="72D74026"/>
    <w:rsid w:val="72DCE6D0"/>
    <w:rsid w:val="72EDB429"/>
    <w:rsid w:val="72EF0167"/>
    <w:rsid w:val="72F37279"/>
    <w:rsid w:val="72F4375A"/>
    <w:rsid w:val="72FBE24F"/>
    <w:rsid w:val="72FC3726"/>
    <w:rsid w:val="72FE5014"/>
    <w:rsid w:val="73200993"/>
    <w:rsid w:val="73253E3B"/>
    <w:rsid w:val="732B1291"/>
    <w:rsid w:val="73335BE3"/>
    <w:rsid w:val="7336373C"/>
    <w:rsid w:val="733C6CE4"/>
    <w:rsid w:val="73474853"/>
    <w:rsid w:val="735B0CB7"/>
    <w:rsid w:val="736194F2"/>
    <w:rsid w:val="736B4B69"/>
    <w:rsid w:val="736D129D"/>
    <w:rsid w:val="737F005E"/>
    <w:rsid w:val="739657DB"/>
    <w:rsid w:val="739D6CFD"/>
    <w:rsid w:val="73A00DA0"/>
    <w:rsid w:val="73A13F9D"/>
    <w:rsid w:val="73AF0801"/>
    <w:rsid w:val="73B56C4C"/>
    <w:rsid w:val="73BECD2B"/>
    <w:rsid w:val="73CF288F"/>
    <w:rsid w:val="73D338E9"/>
    <w:rsid w:val="73DF56C7"/>
    <w:rsid w:val="73DF69EC"/>
    <w:rsid w:val="73E72C29"/>
    <w:rsid w:val="73E7559B"/>
    <w:rsid w:val="73EFE783"/>
    <w:rsid w:val="73F4A107"/>
    <w:rsid w:val="73F547BF"/>
    <w:rsid w:val="73F64EDE"/>
    <w:rsid w:val="73F6D103"/>
    <w:rsid w:val="73F73863"/>
    <w:rsid w:val="73F7EF88"/>
    <w:rsid w:val="73F95C0A"/>
    <w:rsid w:val="73FD04DF"/>
    <w:rsid w:val="73FD4085"/>
    <w:rsid w:val="73FDF7D9"/>
    <w:rsid w:val="73FE7211"/>
    <w:rsid w:val="73FF61C2"/>
    <w:rsid w:val="73FF7523"/>
    <w:rsid w:val="73FFA4D3"/>
    <w:rsid w:val="73FFA690"/>
    <w:rsid w:val="73FFED6D"/>
    <w:rsid w:val="74032C7A"/>
    <w:rsid w:val="74047D2E"/>
    <w:rsid w:val="741C3F51"/>
    <w:rsid w:val="743729B2"/>
    <w:rsid w:val="743DB9A8"/>
    <w:rsid w:val="743EA444"/>
    <w:rsid w:val="74510FCF"/>
    <w:rsid w:val="74523C73"/>
    <w:rsid w:val="74704F45"/>
    <w:rsid w:val="74764091"/>
    <w:rsid w:val="747A5FB9"/>
    <w:rsid w:val="747ACF33"/>
    <w:rsid w:val="747B3192"/>
    <w:rsid w:val="747EA461"/>
    <w:rsid w:val="747F231C"/>
    <w:rsid w:val="747FF599"/>
    <w:rsid w:val="749E3C37"/>
    <w:rsid w:val="74B49DC3"/>
    <w:rsid w:val="74B9B57E"/>
    <w:rsid w:val="74BD6BC3"/>
    <w:rsid w:val="74BE381A"/>
    <w:rsid w:val="74BE8383"/>
    <w:rsid w:val="74BF3185"/>
    <w:rsid w:val="74CB7600"/>
    <w:rsid w:val="74CCC160"/>
    <w:rsid w:val="74F32BA6"/>
    <w:rsid w:val="74F67DDB"/>
    <w:rsid w:val="74FA352B"/>
    <w:rsid w:val="74FC7B56"/>
    <w:rsid w:val="74FE3337"/>
    <w:rsid w:val="74FF2F10"/>
    <w:rsid w:val="74FF3551"/>
    <w:rsid w:val="750DB09B"/>
    <w:rsid w:val="751BB9FE"/>
    <w:rsid w:val="752F6151"/>
    <w:rsid w:val="75330DF5"/>
    <w:rsid w:val="75351746"/>
    <w:rsid w:val="75376881"/>
    <w:rsid w:val="753E81AF"/>
    <w:rsid w:val="753F1278"/>
    <w:rsid w:val="753F60B7"/>
    <w:rsid w:val="753F7A8B"/>
    <w:rsid w:val="755BF840"/>
    <w:rsid w:val="75678EBD"/>
    <w:rsid w:val="757652E4"/>
    <w:rsid w:val="7579D91E"/>
    <w:rsid w:val="757B20DE"/>
    <w:rsid w:val="757FC8B5"/>
    <w:rsid w:val="758F3E4A"/>
    <w:rsid w:val="759D6992"/>
    <w:rsid w:val="759DF943"/>
    <w:rsid w:val="759ECA40"/>
    <w:rsid w:val="759FF2DA"/>
    <w:rsid w:val="75A4FC5E"/>
    <w:rsid w:val="75AFF5DF"/>
    <w:rsid w:val="75BA70DE"/>
    <w:rsid w:val="75BB7DF6"/>
    <w:rsid w:val="75BBBA16"/>
    <w:rsid w:val="75BF5991"/>
    <w:rsid w:val="75DB1B13"/>
    <w:rsid w:val="75DB2AA4"/>
    <w:rsid w:val="75DC56DF"/>
    <w:rsid w:val="75DDCAB0"/>
    <w:rsid w:val="75DE6D1F"/>
    <w:rsid w:val="75DF8DA8"/>
    <w:rsid w:val="75DF9363"/>
    <w:rsid w:val="75E0531F"/>
    <w:rsid w:val="75E740E4"/>
    <w:rsid w:val="75E7F225"/>
    <w:rsid w:val="75E7F5A8"/>
    <w:rsid w:val="75EDDF29"/>
    <w:rsid w:val="75EE4228"/>
    <w:rsid w:val="75F700F6"/>
    <w:rsid w:val="75F70E86"/>
    <w:rsid w:val="75F7E0AC"/>
    <w:rsid w:val="75F7E1FC"/>
    <w:rsid w:val="75FB16C3"/>
    <w:rsid w:val="75FB896B"/>
    <w:rsid w:val="75FD4B7A"/>
    <w:rsid w:val="75FF12AF"/>
    <w:rsid w:val="75FF6EA1"/>
    <w:rsid w:val="75FFBE2D"/>
    <w:rsid w:val="75FFDB7E"/>
    <w:rsid w:val="761B5AEC"/>
    <w:rsid w:val="761C7FDD"/>
    <w:rsid w:val="762D53D1"/>
    <w:rsid w:val="763D7BFA"/>
    <w:rsid w:val="764E2BBB"/>
    <w:rsid w:val="764F539C"/>
    <w:rsid w:val="7656D2B6"/>
    <w:rsid w:val="76592581"/>
    <w:rsid w:val="765C0590"/>
    <w:rsid w:val="765D6D49"/>
    <w:rsid w:val="7673F810"/>
    <w:rsid w:val="7675C4F4"/>
    <w:rsid w:val="7679FB26"/>
    <w:rsid w:val="767FA991"/>
    <w:rsid w:val="76867978"/>
    <w:rsid w:val="7686F1EC"/>
    <w:rsid w:val="76944988"/>
    <w:rsid w:val="769968D1"/>
    <w:rsid w:val="76A32EF6"/>
    <w:rsid w:val="76AAB655"/>
    <w:rsid w:val="76ACF40D"/>
    <w:rsid w:val="76BB2499"/>
    <w:rsid w:val="76BF13DB"/>
    <w:rsid w:val="76BF1A5F"/>
    <w:rsid w:val="76BF1E15"/>
    <w:rsid w:val="76BF8D34"/>
    <w:rsid w:val="76BFC383"/>
    <w:rsid w:val="76C00961"/>
    <w:rsid w:val="76C39562"/>
    <w:rsid w:val="76CF32CC"/>
    <w:rsid w:val="76CFC3CA"/>
    <w:rsid w:val="76DEDC11"/>
    <w:rsid w:val="76DF31AD"/>
    <w:rsid w:val="76DF3AD0"/>
    <w:rsid w:val="76E35B18"/>
    <w:rsid w:val="76EB83CA"/>
    <w:rsid w:val="76EF5245"/>
    <w:rsid w:val="76EFB938"/>
    <w:rsid w:val="76EFCF3A"/>
    <w:rsid w:val="76F1F341"/>
    <w:rsid w:val="76F3F086"/>
    <w:rsid w:val="76F49B16"/>
    <w:rsid w:val="76F5B9DF"/>
    <w:rsid w:val="76F5E5FD"/>
    <w:rsid w:val="76F5E71A"/>
    <w:rsid w:val="76F7EC8E"/>
    <w:rsid w:val="76FBB0BE"/>
    <w:rsid w:val="76FBD72D"/>
    <w:rsid w:val="76FEAA64"/>
    <w:rsid w:val="76FEC70C"/>
    <w:rsid w:val="76FEFB14"/>
    <w:rsid w:val="76FF3EBA"/>
    <w:rsid w:val="76FFC3A4"/>
    <w:rsid w:val="76FFCDE3"/>
    <w:rsid w:val="76FFDED5"/>
    <w:rsid w:val="76FFE7DE"/>
    <w:rsid w:val="76FFEF49"/>
    <w:rsid w:val="76FFF731"/>
    <w:rsid w:val="76FFF960"/>
    <w:rsid w:val="77013DD7"/>
    <w:rsid w:val="7719EE0F"/>
    <w:rsid w:val="771B0EE3"/>
    <w:rsid w:val="772E63B1"/>
    <w:rsid w:val="772FC737"/>
    <w:rsid w:val="77359B8D"/>
    <w:rsid w:val="773936E1"/>
    <w:rsid w:val="773B7D63"/>
    <w:rsid w:val="773FF3BF"/>
    <w:rsid w:val="77474FE3"/>
    <w:rsid w:val="7752B758"/>
    <w:rsid w:val="77543641"/>
    <w:rsid w:val="7754AAF0"/>
    <w:rsid w:val="7757DFE9"/>
    <w:rsid w:val="7758984F"/>
    <w:rsid w:val="775F3F5C"/>
    <w:rsid w:val="775F4893"/>
    <w:rsid w:val="7765F513"/>
    <w:rsid w:val="776B69BB"/>
    <w:rsid w:val="776E2687"/>
    <w:rsid w:val="776EBF75"/>
    <w:rsid w:val="776F6000"/>
    <w:rsid w:val="776F6C79"/>
    <w:rsid w:val="776F7BF4"/>
    <w:rsid w:val="777144C4"/>
    <w:rsid w:val="77775D29"/>
    <w:rsid w:val="7777B316"/>
    <w:rsid w:val="7777EC57"/>
    <w:rsid w:val="777BF660"/>
    <w:rsid w:val="777C3052"/>
    <w:rsid w:val="777D4A34"/>
    <w:rsid w:val="777D9B0A"/>
    <w:rsid w:val="777E1820"/>
    <w:rsid w:val="777EB284"/>
    <w:rsid w:val="777F04C4"/>
    <w:rsid w:val="777F2248"/>
    <w:rsid w:val="777F6C22"/>
    <w:rsid w:val="777F9567"/>
    <w:rsid w:val="7792B529"/>
    <w:rsid w:val="77975D78"/>
    <w:rsid w:val="779DA1FA"/>
    <w:rsid w:val="77A9A47B"/>
    <w:rsid w:val="77AD33B8"/>
    <w:rsid w:val="77AE1FB4"/>
    <w:rsid w:val="77AF1CA5"/>
    <w:rsid w:val="77B52830"/>
    <w:rsid w:val="77B6A420"/>
    <w:rsid w:val="77B79BE7"/>
    <w:rsid w:val="77BAF001"/>
    <w:rsid w:val="77BB2FCF"/>
    <w:rsid w:val="77BB374C"/>
    <w:rsid w:val="77BB6531"/>
    <w:rsid w:val="77BCC14C"/>
    <w:rsid w:val="77BDB60D"/>
    <w:rsid w:val="77BDC753"/>
    <w:rsid w:val="77BF1F29"/>
    <w:rsid w:val="77BF2581"/>
    <w:rsid w:val="77BF45CE"/>
    <w:rsid w:val="77BF5E36"/>
    <w:rsid w:val="77C9AB50"/>
    <w:rsid w:val="77CA883A"/>
    <w:rsid w:val="77CF46DC"/>
    <w:rsid w:val="77CF79FA"/>
    <w:rsid w:val="77D17AAE"/>
    <w:rsid w:val="77D17D87"/>
    <w:rsid w:val="77D7059B"/>
    <w:rsid w:val="77D7E756"/>
    <w:rsid w:val="77D7E7C0"/>
    <w:rsid w:val="77D9F0FC"/>
    <w:rsid w:val="77DAF68C"/>
    <w:rsid w:val="77DAFA40"/>
    <w:rsid w:val="77DBF2CA"/>
    <w:rsid w:val="77DBFA1D"/>
    <w:rsid w:val="77DD0BF5"/>
    <w:rsid w:val="77DD8F49"/>
    <w:rsid w:val="77DE95DC"/>
    <w:rsid w:val="77DF2721"/>
    <w:rsid w:val="77DFC5C5"/>
    <w:rsid w:val="77DFD5BA"/>
    <w:rsid w:val="77E286B2"/>
    <w:rsid w:val="77E2AD74"/>
    <w:rsid w:val="77E4AEC2"/>
    <w:rsid w:val="77E59362"/>
    <w:rsid w:val="77E7ACAD"/>
    <w:rsid w:val="77E7BDE9"/>
    <w:rsid w:val="77E86448"/>
    <w:rsid w:val="77E94186"/>
    <w:rsid w:val="77ED2DB6"/>
    <w:rsid w:val="77ED5F43"/>
    <w:rsid w:val="77EE110B"/>
    <w:rsid w:val="77EE14CE"/>
    <w:rsid w:val="77EE77CB"/>
    <w:rsid w:val="77EE8DDF"/>
    <w:rsid w:val="77EEC6A1"/>
    <w:rsid w:val="77EEE60C"/>
    <w:rsid w:val="77EF0607"/>
    <w:rsid w:val="77EF7FAF"/>
    <w:rsid w:val="77F0753B"/>
    <w:rsid w:val="77F199DA"/>
    <w:rsid w:val="77F61AC4"/>
    <w:rsid w:val="77F6E3F0"/>
    <w:rsid w:val="77F746F2"/>
    <w:rsid w:val="77F77E54"/>
    <w:rsid w:val="77F7DB12"/>
    <w:rsid w:val="77F7ED89"/>
    <w:rsid w:val="77F908D3"/>
    <w:rsid w:val="77F93B42"/>
    <w:rsid w:val="77FA35E5"/>
    <w:rsid w:val="77FB18A5"/>
    <w:rsid w:val="77FC613B"/>
    <w:rsid w:val="77FC67B7"/>
    <w:rsid w:val="77FC6AD9"/>
    <w:rsid w:val="77FCE6C3"/>
    <w:rsid w:val="77FD0E8E"/>
    <w:rsid w:val="77FD0FC4"/>
    <w:rsid w:val="77FD84D1"/>
    <w:rsid w:val="77FE1F7E"/>
    <w:rsid w:val="77FE3EC1"/>
    <w:rsid w:val="77FE4FC6"/>
    <w:rsid w:val="77FE7CD3"/>
    <w:rsid w:val="77FEBBA7"/>
    <w:rsid w:val="77FF02C3"/>
    <w:rsid w:val="77FF0DF7"/>
    <w:rsid w:val="77FF20E6"/>
    <w:rsid w:val="77FF58BD"/>
    <w:rsid w:val="77FF6C0C"/>
    <w:rsid w:val="77FF6EB0"/>
    <w:rsid w:val="77FF74CD"/>
    <w:rsid w:val="77FFA0DB"/>
    <w:rsid w:val="77FFEFA4"/>
    <w:rsid w:val="7810226A"/>
    <w:rsid w:val="78217116"/>
    <w:rsid w:val="78486C51"/>
    <w:rsid w:val="784F2CBC"/>
    <w:rsid w:val="785850F0"/>
    <w:rsid w:val="786FC708"/>
    <w:rsid w:val="78762EB3"/>
    <w:rsid w:val="787B7B4E"/>
    <w:rsid w:val="787CA0FA"/>
    <w:rsid w:val="787F80BD"/>
    <w:rsid w:val="789E04C4"/>
    <w:rsid w:val="78B9234B"/>
    <w:rsid w:val="78BF038A"/>
    <w:rsid w:val="78E7C40B"/>
    <w:rsid w:val="78ED91EC"/>
    <w:rsid w:val="78F54628"/>
    <w:rsid w:val="78F60306"/>
    <w:rsid w:val="78F755F9"/>
    <w:rsid w:val="78FD59A0"/>
    <w:rsid w:val="78FE1191"/>
    <w:rsid w:val="78FEB192"/>
    <w:rsid w:val="791A0B8F"/>
    <w:rsid w:val="79223F2D"/>
    <w:rsid w:val="793F880F"/>
    <w:rsid w:val="793FFDEC"/>
    <w:rsid w:val="795B6A53"/>
    <w:rsid w:val="796456BC"/>
    <w:rsid w:val="796F90FC"/>
    <w:rsid w:val="7975ABE1"/>
    <w:rsid w:val="797B3D22"/>
    <w:rsid w:val="797BA3AC"/>
    <w:rsid w:val="797EA793"/>
    <w:rsid w:val="797F6F5D"/>
    <w:rsid w:val="797FB03B"/>
    <w:rsid w:val="797FBB5B"/>
    <w:rsid w:val="798B4EDA"/>
    <w:rsid w:val="79972478"/>
    <w:rsid w:val="79AE743F"/>
    <w:rsid w:val="79B79941"/>
    <w:rsid w:val="79BB5403"/>
    <w:rsid w:val="79BBABB0"/>
    <w:rsid w:val="79BF1C43"/>
    <w:rsid w:val="79BFC72F"/>
    <w:rsid w:val="79C1F149"/>
    <w:rsid w:val="79CF48E1"/>
    <w:rsid w:val="79D19292"/>
    <w:rsid w:val="79D20D86"/>
    <w:rsid w:val="79D6E4C4"/>
    <w:rsid w:val="79DBDADB"/>
    <w:rsid w:val="79DE2F90"/>
    <w:rsid w:val="79DEAAFA"/>
    <w:rsid w:val="79E52532"/>
    <w:rsid w:val="79E5722F"/>
    <w:rsid w:val="79EBDFEA"/>
    <w:rsid w:val="79EF0D17"/>
    <w:rsid w:val="79EF34A3"/>
    <w:rsid w:val="79EF8056"/>
    <w:rsid w:val="79F31582"/>
    <w:rsid w:val="79F711EE"/>
    <w:rsid w:val="79FB317D"/>
    <w:rsid w:val="79FB62AA"/>
    <w:rsid w:val="79FC9636"/>
    <w:rsid w:val="79FD0EE6"/>
    <w:rsid w:val="79FD1CD4"/>
    <w:rsid w:val="79FE0173"/>
    <w:rsid w:val="79FE3FD5"/>
    <w:rsid w:val="79FF140F"/>
    <w:rsid w:val="79FF35A3"/>
    <w:rsid w:val="79FF8FD6"/>
    <w:rsid w:val="79FF9E35"/>
    <w:rsid w:val="79FFC270"/>
    <w:rsid w:val="79FFC761"/>
    <w:rsid w:val="79FFDCF7"/>
    <w:rsid w:val="79FFF864"/>
    <w:rsid w:val="7A043523"/>
    <w:rsid w:val="7A0F7918"/>
    <w:rsid w:val="7A1BB63A"/>
    <w:rsid w:val="7A2051D3"/>
    <w:rsid w:val="7A245C93"/>
    <w:rsid w:val="7A352D4F"/>
    <w:rsid w:val="7A35D97C"/>
    <w:rsid w:val="7A3C6E7C"/>
    <w:rsid w:val="7A3D33C5"/>
    <w:rsid w:val="7A3E093D"/>
    <w:rsid w:val="7A6067C0"/>
    <w:rsid w:val="7A72537F"/>
    <w:rsid w:val="7A79E0A3"/>
    <w:rsid w:val="7A7CBB0F"/>
    <w:rsid w:val="7A7DD081"/>
    <w:rsid w:val="7A7DE9A3"/>
    <w:rsid w:val="7A7F0174"/>
    <w:rsid w:val="7A8F07D6"/>
    <w:rsid w:val="7A923ED5"/>
    <w:rsid w:val="7AA3019B"/>
    <w:rsid w:val="7AB144D2"/>
    <w:rsid w:val="7AB777F6"/>
    <w:rsid w:val="7AB7BA61"/>
    <w:rsid w:val="7AB80950"/>
    <w:rsid w:val="7ABF0239"/>
    <w:rsid w:val="7ABF30E4"/>
    <w:rsid w:val="7ABF8369"/>
    <w:rsid w:val="7ABFBEC2"/>
    <w:rsid w:val="7ACBEC72"/>
    <w:rsid w:val="7ACD4C81"/>
    <w:rsid w:val="7AD33F4A"/>
    <w:rsid w:val="7AD3A206"/>
    <w:rsid w:val="7ADED2E9"/>
    <w:rsid w:val="7AE76669"/>
    <w:rsid w:val="7AED78CD"/>
    <w:rsid w:val="7AEDF659"/>
    <w:rsid w:val="7AEE1AA8"/>
    <w:rsid w:val="7AEF7D1E"/>
    <w:rsid w:val="7AF35535"/>
    <w:rsid w:val="7AF7A7FE"/>
    <w:rsid w:val="7AF87D4E"/>
    <w:rsid w:val="7AF8A7C6"/>
    <w:rsid w:val="7AFB8656"/>
    <w:rsid w:val="7AFD9338"/>
    <w:rsid w:val="7AFE5EDC"/>
    <w:rsid w:val="7AFF26CC"/>
    <w:rsid w:val="7AFF68D6"/>
    <w:rsid w:val="7AFF7AE8"/>
    <w:rsid w:val="7AFF8171"/>
    <w:rsid w:val="7AFF906C"/>
    <w:rsid w:val="7AFFB1C6"/>
    <w:rsid w:val="7B0A218D"/>
    <w:rsid w:val="7B10071C"/>
    <w:rsid w:val="7B176958"/>
    <w:rsid w:val="7B1BBFF8"/>
    <w:rsid w:val="7B322024"/>
    <w:rsid w:val="7B3BDE9D"/>
    <w:rsid w:val="7B3E780B"/>
    <w:rsid w:val="7B3EA527"/>
    <w:rsid w:val="7B3F7CEF"/>
    <w:rsid w:val="7B3F869B"/>
    <w:rsid w:val="7B3FFF7F"/>
    <w:rsid w:val="7B433567"/>
    <w:rsid w:val="7B476BF2"/>
    <w:rsid w:val="7B4A77A8"/>
    <w:rsid w:val="7B4B4885"/>
    <w:rsid w:val="7B4DFB5A"/>
    <w:rsid w:val="7B4F1152"/>
    <w:rsid w:val="7B55AF58"/>
    <w:rsid w:val="7B5739CF"/>
    <w:rsid w:val="7B5CF302"/>
    <w:rsid w:val="7B5E9165"/>
    <w:rsid w:val="7B5F0263"/>
    <w:rsid w:val="7B5F5A64"/>
    <w:rsid w:val="7B5F781B"/>
    <w:rsid w:val="7B5F95A5"/>
    <w:rsid w:val="7B641C55"/>
    <w:rsid w:val="7B6779E0"/>
    <w:rsid w:val="7B6FF30F"/>
    <w:rsid w:val="7B6FFA7B"/>
    <w:rsid w:val="7B73FC94"/>
    <w:rsid w:val="7B7A1B2F"/>
    <w:rsid w:val="7B7BD93F"/>
    <w:rsid w:val="7B7DC6B2"/>
    <w:rsid w:val="7B7E4A79"/>
    <w:rsid w:val="7B7F1F1C"/>
    <w:rsid w:val="7B7F3932"/>
    <w:rsid w:val="7B7F7497"/>
    <w:rsid w:val="7B7F88BA"/>
    <w:rsid w:val="7B7F9753"/>
    <w:rsid w:val="7B7F9B80"/>
    <w:rsid w:val="7B7FE87F"/>
    <w:rsid w:val="7B8BDDC1"/>
    <w:rsid w:val="7B8FAA28"/>
    <w:rsid w:val="7B910E77"/>
    <w:rsid w:val="7B9A2494"/>
    <w:rsid w:val="7B9B119B"/>
    <w:rsid w:val="7B9D01E1"/>
    <w:rsid w:val="7BA06FE9"/>
    <w:rsid w:val="7BA14948"/>
    <w:rsid w:val="7BA47495"/>
    <w:rsid w:val="7BA48CBA"/>
    <w:rsid w:val="7BAA13F4"/>
    <w:rsid w:val="7BAB18B0"/>
    <w:rsid w:val="7BAEC467"/>
    <w:rsid w:val="7BAF2791"/>
    <w:rsid w:val="7BAFFB5C"/>
    <w:rsid w:val="7BB6FE28"/>
    <w:rsid w:val="7BBB86EC"/>
    <w:rsid w:val="7BBD6ADE"/>
    <w:rsid w:val="7BBD7B47"/>
    <w:rsid w:val="7BBDB129"/>
    <w:rsid w:val="7BBE35B8"/>
    <w:rsid w:val="7BBE65B9"/>
    <w:rsid w:val="7BBEB5B6"/>
    <w:rsid w:val="7BBEE128"/>
    <w:rsid w:val="7BBF4C88"/>
    <w:rsid w:val="7BBF6662"/>
    <w:rsid w:val="7BBF94A0"/>
    <w:rsid w:val="7BBFF6ED"/>
    <w:rsid w:val="7BC34008"/>
    <w:rsid w:val="7BC9C3A9"/>
    <w:rsid w:val="7BCA3A20"/>
    <w:rsid w:val="7BCF5F90"/>
    <w:rsid w:val="7BCF7663"/>
    <w:rsid w:val="7BD2CD5B"/>
    <w:rsid w:val="7BD37C13"/>
    <w:rsid w:val="7BD58ADE"/>
    <w:rsid w:val="7BD5B1AB"/>
    <w:rsid w:val="7BD937B0"/>
    <w:rsid w:val="7BDBCF49"/>
    <w:rsid w:val="7BDCB0BF"/>
    <w:rsid w:val="7BDD65B5"/>
    <w:rsid w:val="7BDDDBBA"/>
    <w:rsid w:val="7BDE8E07"/>
    <w:rsid w:val="7BDF21D7"/>
    <w:rsid w:val="7BDF2B88"/>
    <w:rsid w:val="7BDF4DB7"/>
    <w:rsid w:val="7BDF5B85"/>
    <w:rsid w:val="7BDF68BE"/>
    <w:rsid w:val="7BDF7017"/>
    <w:rsid w:val="7BDF91FE"/>
    <w:rsid w:val="7BDFC2C2"/>
    <w:rsid w:val="7BDFEE3C"/>
    <w:rsid w:val="7BDFF4FB"/>
    <w:rsid w:val="7BE307E3"/>
    <w:rsid w:val="7BE78150"/>
    <w:rsid w:val="7BE8ABDB"/>
    <w:rsid w:val="7BEB90E8"/>
    <w:rsid w:val="7BEBCEB2"/>
    <w:rsid w:val="7BEC951E"/>
    <w:rsid w:val="7BEF06E5"/>
    <w:rsid w:val="7BEFA973"/>
    <w:rsid w:val="7BEFF2F5"/>
    <w:rsid w:val="7BEFFC3C"/>
    <w:rsid w:val="7BF111B7"/>
    <w:rsid w:val="7BF632CE"/>
    <w:rsid w:val="7BF683EC"/>
    <w:rsid w:val="7BF711DC"/>
    <w:rsid w:val="7BF7176E"/>
    <w:rsid w:val="7BF781D8"/>
    <w:rsid w:val="7BF786E2"/>
    <w:rsid w:val="7BF7AF9D"/>
    <w:rsid w:val="7BF7C138"/>
    <w:rsid w:val="7BF85D8E"/>
    <w:rsid w:val="7BF87A6E"/>
    <w:rsid w:val="7BF93BDC"/>
    <w:rsid w:val="7BFA523A"/>
    <w:rsid w:val="7BFAB3E7"/>
    <w:rsid w:val="7BFAECD2"/>
    <w:rsid w:val="7BFB09B4"/>
    <w:rsid w:val="7BFB514F"/>
    <w:rsid w:val="7BFB84DE"/>
    <w:rsid w:val="7BFB9526"/>
    <w:rsid w:val="7BFC273C"/>
    <w:rsid w:val="7BFCFFC9"/>
    <w:rsid w:val="7BFD3F26"/>
    <w:rsid w:val="7BFD5231"/>
    <w:rsid w:val="7BFDE137"/>
    <w:rsid w:val="7BFE8036"/>
    <w:rsid w:val="7BFEC59F"/>
    <w:rsid w:val="7BFEE37C"/>
    <w:rsid w:val="7BFF01F8"/>
    <w:rsid w:val="7BFF1D6F"/>
    <w:rsid w:val="7BFF43B6"/>
    <w:rsid w:val="7BFF56C4"/>
    <w:rsid w:val="7BFF5BC1"/>
    <w:rsid w:val="7BFF5E0E"/>
    <w:rsid w:val="7BFF630F"/>
    <w:rsid w:val="7BFF64F6"/>
    <w:rsid w:val="7BFF815D"/>
    <w:rsid w:val="7BFFE300"/>
    <w:rsid w:val="7C1107B0"/>
    <w:rsid w:val="7C220B76"/>
    <w:rsid w:val="7C3FF757"/>
    <w:rsid w:val="7C48325E"/>
    <w:rsid w:val="7C5EB0CF"/>
    <w:rsid w:val="7C6709D2"/>
    <w:rsid w:val="7C678328"/>
    <w:rsid w:val="7C6BCE5A"/>
    <w:rsid w:val="7C736FA5"/>
    <w:rsid w:val="7C760B06"/>
    <w:rsid w:val="7C76C921"/>
    <w:rsid w:val="7C777E24"/>
    <w:rsid w:val="7C7D346D"/>
    <w:rsid w:val="7C7F04F5"/>
    <w:rsid w:val="7C7F08CF"/>
    <w:rsid w:val="7C7F8D45"/>
    <w:rsid w:val="7C7FA581"/>
    <w:rsid w:val="7C811DFD"/>
    <w:rsid w:val="7C887DA0"/>
    <w:rsid w:val="7C8ED8CA"/>
    <w:rsid w:val="7C8F3861"/>
    <w:rsid w:val="7C91D862"/>
    <w:rsid w:val="7C9F8C2E"/>
    <w:rsid w:val="7C9FA5BE"/>
    <w:rsid w:val="7CAE4B9D"/>
    <w:rsid w:val="7CAE557D"/>
    <w:rsid w:val="7CAFDF61"/>
    <w:rsid w:val="7CB7B386"/>
    <w:rsid w:val="7CBD438A"/>
    <w:rsid w:val="7CBF3D92"/>
    <w:rsid w:val="7CC55386"/>
    <w:rsid w:val="7CC7B685"/>
    <w:rsid w:val="7CD52A8B"/>
    <w:rsid w:val="7CD72491"/>
    <w:rsid w:val="7CD929DC"/>
    <w:rsid w:val="7CDB6272"/>
    <w:rsid w:val="7CDD2484"/>
    <w:rsid w:val="7CDF6248"/>
    <w:rsid w:val="7CDF7BFD"/>
    <w:rsid w:val="7CE6C411"/>
    <w:rsid w:val="7CE7E7AF"/>
    <w:rsid w:val="7CE7F306"/>
    <w:rsid w:val="7CEEB80A"/>
    <w:rsid w:val="7CEF67D0"/>
    <w:rsid w:val="7CEFD195"/>
    <w:rsid w:val="7CEFEFBC"/>
    <w:rsid w:val="7CEFF807"/>
    <w:rsid w:val="7CF07A21"/>
    <w:rsid w:val="7CF3D569"/>
    <w:rsid w:val="7CF61629"/>
    <w:rsid w:val="7CF782C6"/>
    <w:rsid w:val="7CF7C6E9"/>
    <w:rsid w:val="7CF7FC38"/>
    <w:rsid w:val="7CF93612"/>
    <w:rsid w:val="7CFE0112"/>
    <w:rsid w:val="7CFF2584"/>
    <w:rsid w:val="7CFFA2A8"/>
    <w:rsid w:val="7CFFC24B"/>
    <w:rsid w:val="7D1B4634"/>
    <w:rsid w:val="7D252F11"/>
    <w:rsid w:val="7D2D0FAC"/>
    <w:rsid w:val="7D3720E6"/>
    <w:rsid w:val="7D39BC60"/>
    <w:rsid w:val="7D3B0A33"/>
    <w:rsid w:val="7D3DBF4C"/>
    <w:rsid w:val="7D3F99E0"/>
    <w:rsid w:val="7D46B8DE"/>
    <w:rsid w:val="7D470C27"/>
    <w:rsid w:val="7D4B00A6"/>
    <w:rsid w:val="7D590C69"/>
    <w:rsid w:val="7D5BD04F"/>
    <w:rsid w:val="7D5C49EB"/>
    <w:rsid w:val="7D5DE09C"/>
    <w:rsid w:val="7D5E581D"/>
    <w:rsid w:val="7D5F170A"/>
    <w:rsid w:val="7D5F36AC"/>
    <w:rsid w:val="7D5F8B93"/>
    <w:rsid w:val="7D5FE261"/>
    <w:rsid w:val="7D6261AB"/>
    <w:rsid w:val="7D6619F2"/>
    <w:rsid w:val="7D68C874"/>
    <w:rsid w:val="7D6C8B7F"/>
    <w:rsid w:val="7D6E52B6"/>
    <w:rsid w:val="7D6F3396"/>
    <w:rsid w:val="7D6FA65F"/>
    <w:rsid w:val="7D732B58"/>
    <w:rsid w:val="7D735C62"/>
    <w:rsid w:val="7D74F5C1"/>
    <w:rsid w:val="7D754FE4"/>
    <w:rsid w:val="7D7718BD"/>
    <w:rsid w:val="7D7726E2"/>
    <w:rsid w:val="7D7E64CF"/>
    <w:rsid w:val="7D7F1B01"/>
    <w:rsid w:val="7D7F3733"/>
    <w:rsid w:val="7D7F7083"/>
    <w:rsid w:val="7D812F7B"/>
    <w:rsid w:val="7D8E89CF"/>
    <w:rsid w:val="7D954895"/>
    <w:rsid w:val="7D97F837"/>
    <w:rsid w:val="7D9F41A6"/>
    <w:rsid w:val="7D9F9E60"/>
    <w:rsid w:val="7D9FC010"/>
    <w:rsid w:val="7DA301F5"/>
    <w:rsid w:val="7DA45562"/>
    <w:rsid w:val="7DA52BC9"/>
    <w:rsid w:val="7DAB43C1"/>
    <w:rsid w:val="7DAFB5C2"/>
    <w:rsid w:val="7DAFC0B1"/>
    <w:rsid w:val="7DAFE81A"/>
    <w:rsid w:val="7DAFF0EA"/>
    <w:rsid w:val="7DB20FB5"/>
    <w:rsid w:val="7DB3D301"/>
    <w:rsid w:val="7DB68438"/>
    <w:rsid w:val="7DB732BD"/>
    <w:rsid w:val="7DB9798C"/>
    <w:rsid w:val="7DBBFBD6"/>
    <w:rsid w:val="7DBD5515"/>
    <w:rsid w:val="7DBF6B97"/>
    <w:rsid w:val="7DBF6D91"/>
    <w:rsid w:val="7DBF76E8"/>
    <w:rsid w:val="7DBFA791"/>
    <w:rsid w:val="7DBFAEB9"/>
    <w:rsid w:val="7DC77468"/>
    <w:rsid w:val="7DC9C490"/>
    <w:rsid w:val="7DCD8590"/>
    <w:rsid w:val="7DCE7DEE"/>
    <w:rsid w:val="7DCECF02"/>
    <w:rsid w:val="7DD5EA96"/>
    <w:rsid w:val="7DD73D00"/>
    <w:rsid w:val="7DDAFBB6"/>
    <w:rsid w:val="7DDB6281"/>
    <w:rsid w:val="7DDC86B5"/>
    <w:rsid w:val="7DDD494D"/>
    <w:rsid w:val="7DDD89C3"/>
    <w:rsid w:val="7DDDB1DB"/>
    <w:rsid w:val="7DDE97FA"/>
    <w:rsid w:val="7DDF125F"/>
    <w:rsid w:val="7DDF1849"/>
    <w:rsid w:val="7DDF4CDF"/>
    <w:rsid w:val="7DDF4E41"/>
    <w:rsid w:val="7DDFA0FA"/>
    <w:rsid w:val="7DDFFF50"/>
    <w:rsid w:val="7DE0B09F"/>
    <w:rsid w:val="7DE46434"/>
    <w:rsid w:val="7DE622CB"/>
    <w:rsid w:val="7DE72796"/>
    <w:rsid w:val="7DE75CC1"/>
    <w:rsid w:val="7DE7CF27"/>
    <w:rsid w:val="7DE812F5"/>
    <w:rsid w:val="7DE851C8"/>
    <w:rsid w:val="7DE8A4DC"/>
    <w:rsid w:val="7DE903B6"/>
    <w:rsid w:val="7DEA0C03"/>
    <w:rsid w:val="7DED0AE1"/>
    <w:rsid w:val="7DED61C6"/>
    <w:rsid w:val="7DEEC618"/>
    <w:rsid w:val="7DEEF430"/>
    <w:rsid w:val="7DEF2B54"/>
    <w:rsid w:val="7DEF80FD"/>
    <w:rsid w:val="7DEF8879"/>
    <w:rsid w:val="7DEF8AC4"/>
    <w:rsid w:val="7DF26884"/>
    <w:rsid w:val="7DF2C855"/>
    <w:rsid w:val="7DF3A937"/>
    <w:rsid w:val="7DF422DE"/>
    <w:rsid w:val="7DF61349"/>
    <w:rsid w:val="7DF6A7FF"/>
    <w:rsid w:val="7DF70CB4"/>
    <w:rsid w:val="7DF7B489"/>
    <w:rsid w:val="7DF85928"/>
    <w:rsid w:val="7DF87C12"/>
    <w:rsid w:val="7DF94147"/>
    <w:rsid w:val="7DFBC45D"/>
    <w:rsid w:val="7DFCAA49"/>
    <w:rsid w:val="7DFD1BFC"/>
    <w:rsid w:val="7DFD53EB"/>
    <w:rsid w:val="7DFE3C93"/>
    <w:rsid w:val="7DFE66E2"/>
    <w:rsid w:val="7DFE9B7C"/>
    <w:rsid w:val="7DFF3744"/>
    <w:rsid w:val="7DFF87BE"/>
    <w:rsid w:val="7DFF937B"/>
    <w:rsid w:val="7DFFA1C9"/>
    <w:rsid w:val="7DFFAA09"/>
    <w:rsid w:val="7DFFC4FE"/>
    <w:rsid w:val="7DFFD71C"/>
    <w:rsid w:val="7DFFDD2B"/>
    <w:rsid w:val="7DFFEBDD"/>
    <w:rsid w:val="7DFFEBFF"/>
    <w:rsid w:val="7DFFFF96"/>
    <w:rsid w:val="7E1A35D2"/>
    <w:rsid w:val="7E1B6682"/>
    <w:rsid w:val="7E1EE38A"/>
    <w:rsid w:val="7E2710F5"/>
    <w:rsid w:val="7E2FBB4F"/>
    <w:rsid w:val="7E371C0B"/>
    <w:rsid w:val="7E372325"/>
    <w:rsid w:val="7E3DAC9E"/>
    <w:rsid w:val="7E3F7B02"/>
    <w:rsid w:val="7E3F8731"/>
    <w:rsid w:val="7E4DBBF9"/>
    <w:rsid w:val="7E513EF8"/>
    <w:rsid w:val="7E5734A5"/>
    <w:rsid w:val="7E5A6C87"/>
    <w:rsid w:val="7E5D7A15"/>
    <w:rsid w:val="7E5E4B18"/>
    <w:rsid w:val="7E5F6126"/>
    <w:rsid w:val="7E6342A7"/>
    <w:rsid w:val="7E64E3BF"/>
    <w:rsid w:val="7E65D360"/>
    <w:rsid w:val="7E691F52"/>
    <w:rsid w:val="7E6DF752"/>
    <w:rsid w:val="7E6F1665"/>
    <w:rsid w:val="7E6F9ABB"/>
    <w:rsid w:val="7E6FA8D1"/>
    <w:rsid w:val="7E6FEF48"/>
    <w:rsid w:val="7E7683F7"/>
    <w:rsid w:val="7E778D6C"/>
    <w:rsid w:val="7E77A728"/>
    <w:rsid w:val="7E77DC86"/>
    <w:rsid w:val="7E77F679"/>
    <w:rsid w:val="7E79CD41"/>
    <w:rsid w:val="7E7A67A3"/>
    <w:rsid w:val="7E7B41B9"/>
    <w:rsid w:val="7E7BB3F7"/>
    <w:rsid w:val="7E7BCC3D"/>
    <w:rsid w:val="7E7BE564"/>
    <w:rsid w:val="7E7D4539"/>
    <w:rsid w:val="7E7D7047"/>
    <w:rsid w:val="7E7DDE0B"/>
    <w:rsid w:val="7E7DFE93"/>
    <w:rsid w:val="7E7E2B59"/>
    <w:rsid w:val="7E7ED4CB"/>
    <w:rsid w:val="7E7EE642"/>
    <w:rsid w:val="7E7EF029"/>
    <w:rsid w:val="7E7F51C6"/>
    <w:rsid w:val="7E7F97EA"/>
    <w:rsid w:val="7E7F99E0"/>
    <w:rsid w:val="7E7FBE0C"/>
    <w:rsid w:val="7E860243"/>
    <w:rsid w:val="7E87FAD2"/>
    <w:rsid w:val="7E8C1897"/>
    <w:rsid w:val="7E91094A"/>
    <w:rsid w:val="7E97FC1D"/>
    <w:rsid w:val="7E9919B7"/>
    <w:rsid w:val="7EA3E78B"/>
    <w:rsid w:val="7EAF1083"/>
    <w:rsid w:val="7EB3822F"/>
    <w:rsid w:val="7EB38BBC"/>
    <w:rsid w:val="7EB74B23"/>
    <w:rsid w:val="7EB9B196"/>
    <w:rsid w:val="7EBB231B"/>
    <w:rsid w:val="7EBBBCF0"/>
    <w:rsid w:val="7EBBC92D"/>
    <w:rsid w:val="7EBC8673"/>
    <w:rsid w:val="7EBE470F"/>
    <w:rsid w:val="7EBEAC2C"/>
    <w:rsid w:val="7EBF2082"/>
    <w:rsid w:val="7EBF74B9"/>
    <w:rsid w:val="7EBF7C10"/>
    <w:rsid w:val="7EBF8025"/>
    <w:rsid w:val="7EBFA847"/>
    <w:rsid w:val="7EBFF066"/>
    <w:rsid w:val="7EC694BF"/>
    <w:rsid w:val="7ECEB9A5"/>
    <w:rsid w:val="7ECFFCB7"/>
    <w:rsid w:val="7ED298C4"/>
    <w:rsid w:val="7ED2A345"/>
    <w:rsid w:val="7ED2C1CA"/>
    <w:rsid w:val="7ED32C16"/>
    <w:rsid w:val="7ED61770"/>
    <w:rsid w:val="7ED62102"/>
    <w:rsid w:val="7ED77563"/>
    <w:rsid w:val="7ED7EFD6"/>
    <w:rsid w:val="7EDB14C8"/>
    <w:rsid w:val="7EDD1220"/>
    <w:rsid w:val="7EDD9AEB"/>
    <w:rsid w:val="7EDF2CD6"/>
    <w:rsid w:val="7EDF474D"/>
    <w:rsid w:val="7EE2EC4C"/>
    <w:rsid w:val="7EE3D2FE"/>
    <w:rsid w:val="7EE4251A"/>
    <w:rsid w:val="7EE7FB6B"/>
    <w:rsid w:val="7EE94AD0"/>
    <w:rsid w:val="7EEB3A8E"/>
    <w:rsid w:val="7EEB9A11"/>
    <w:rsid w:val="7EED29E7"/>
    <w:rsid w:val="7EED484F"/>
    <w:rsid w:val="7EED7C41"/>
    <w:rsid w:val="7EEE1BFB"/>
    <w:rsid w:val="7EEF0A2E"/>
    <w:rsid w:val="7EEF0C6C"/>
    <w:rsid w:val="7EEF20A7"/>
    <w:rsid w:val="7EEF21C5"/>
    <w:rsid w:val="7EEF2AE0"/>
    <w:rsid w:val="7EEF5D0C"/>
    <w:rsid w:val="7EEFAB63"/>
    <w:rsid w:val="7EEFAE26"/>
    <w:rsid w:val="7EEFB10B"/>
    <w:rsid w:val="7EEFD2D0"/>
    <w:rsid w:val="7EEFDA96"/>
    <w:rsid w:val="7EEFDF60"/>
    <w:rsid w:val="7EEFF61E"/>
    <w:rsid w:val="7EF57A80"/>
    <w:rsid w:val="7EF70477"/>
    <w:rsid w:val="7EF76CED"/>
    <w:rsid w:val="7EF7B1A5"/>
    <w:rsid w:val="7EF7DBE5"/>
    <w:rsid w:val="7EF9B736"/>
    <w:rsid w:val="7EF9F3F4"/>
    <w:rsid w:val="7EFA3DC3"/>
    <w:rsid w:val="7EFB1028"/>
    <w:rsid w:val="7EFB7F34"/>
    <w:rsid w:val="7EFBD6AF"/>
    <w:rsid w:val="7EFBDC0F"/>
    <w:rsid w:val="7EFBE750"/>
    <w:rsid w:val="7EFBF720"/>
    <w:rsid w:val="7EFCCE78"/>
    <w:rsid w:val="7EFCDFB3"/>
    <w:rsid w:val="7EFD448C"/>
    <w:rsid w:val="7EFD691C"/>
    <w:rsid w:val="7EFD70E2"/>
    <w:rsid w:val="7EFD78DB"/>
    <w:rsid w:val="7EFDC2D5"/>
    <w:rsid w:val="7EFDD9A3"/>
    <w:rsid w:val="7EFE45C0"/>
    <w:rsid w:val="7EFE6889"/>
    <w:rsid w:val="7EFE6E94"/>
    <w:rsid w:val="7EFEE98B"/>
    <w:rsid w:val="7EFF05FC"/>
    <w:rsid w:val="7EFF2E11"/>
    <w:rsid w:val="7EFF512B"/>
    <w:rsid w:val="7EFF58DD"/>
    <w:rsid w:val="7EFF7D27"/>
    <w:rsid w:val="7EFF82FE"/>
    <w:rsid w:val="7EFF8A75"/>
    <w:rsid w:val="7EFF8EDB"/>
    <w:rsid w:val="7EFFA63F"/>
    <w:rsid w:val="7EFFCE8D"/>
    <w:rsid w:val="7EFFD21E"/>
    <w:rsid w:val="7EFFF377"/>
    <w:rsid w:val="7EFFFADB"/>
    <w:rsid w:val="7F036FB7"/>
    <w:rsid w:val="7F061E37"/>
    <w:rsid w:val="7F0AA8F7"/>
    <w:rsid w:val="7F0B2EEB"/>
    <w:rsid w:val="7F1B3CFD"/>
    <w:rsid w:val="7F1F9A20"/>
    <w:rsid w:val="7F1FA4D4"/>
    <w:rsid w:val="7F1FFB51"/>
    <w:rsid w:val="7F253BE5"/>
    <w:rsid w:val="7F275839"/>
    <w:rsid w:val="7F2B365B"/>
    <w:rsid w:val="7F2B48E3"/>
    <w:rsid w:val="7F2C56CD"/>
    <w:rsid w:val="7F2D7954"/>
    <w:rsid w:val="7F2EF5A2"/>
    <w:rsid w:val="7F2F0345"/>
    <w:rsid w:val="7F2F5F74"/>
    <w:rsid w:val="7F31E1BC"/>
    <w:rsid w:val="7F333FCF"/>
    <w:rsid w:val="7F388472"/>
    <w:rsid w:val="7F3B13AD"/>
    <w:rsid w:val="7F3B77D4"/>
    <w:rsid w:val="7F3B9098"/>
    <w:rsid w:val="7F3C8773"/>
    <w:rsid w:val="7F3CED76"/>
    <w:rsid w:val="7F3EB72B"/>
    <w:rsid w:val="7F3F2A4E"/>
    <w:rsid w:val="7F3F5A05"/>
    <w:rsid w:val="7F3F869C"/>
    <w:rsid w:val="7F3FE0FB"/>
    <w:rsid w:val="7F3FF2FD"/>
    <w:rsid w:val="7F44D5CF"/>
    <w:rsid w:val="7F4D26AA"/>
    <w:rsid w:val="7F4D6E87"/>
    <w:rsid w:val="7F573298"/>
    <w:rsid w:val="7F574DEF"/>
    <w:rsid w:val="7F5BE5EC"/>
    <w:rsid w:val="7F5D6DFA"/>
    <w:rsid w:val="7F5E07F2"/>
    <w:rsid w:val="7F5E8145"/>
    <w:rsid w:val="7F5EA09A"/>
    <w:rsid w:val="7F5F0D2C"/>
    <w:rsid w:val="7F5F8023"/>
    <w:rsid w:val="7F5FE6D0"/>
    <w:rsid w:val="7F6909C2"/>
    <w:rsid w:val="7F6B2F98"/>
    <w:rsid w:val="7F6B4928"/>
    <w:rsid w:val="7F6BA8DD"/>
    <w:rsid w:val="7F6BAEB5"/>
    <w:rsid w:val="7F6D2EA2"/>
    <w:rsid w:val="7F6D2F3E"/>
    <w:rsid w:val="7F6D5AC0"/>
    <w:rsid w:val="7F6D89AE"/>
    <w:rsid w:val="7F6DD959"/>
    <w:rsid w:val="7F6E67DE"/>
    <w:rsid w:val="7F6EB193"/>
    <w:rsid w:val="7F6F3914"/>
    <w:rsid w:val="7F6F9F6A"/>
    <w:rsid w:val="7F6FA6F3"/>
    <w:rsid w:val="7F71F0B5"/>
    <w:rsid w:val="7F72F3BE"/>
    <w:rsid w:val="7F739667"/>
    <w:rsid w:val="7F751E5A"/>
    <w:rsid w:val="7F753E4C"/>
    <w:rsid w:val="7F778E64"/>
    <w:rsid w:val="7F77E927"/>
    <w:rsid w:val="7F7928E3"/>
    <w:rsid w:val="7F7AB08C"/>
    <w:rsid w:val="7F7B182F"/>
    <w:rsid w:val="7F7B29A8"/>
    <w:rsid w:val="7F7B50A6"/>
    <w:rsid w:val="7F7B5E71"/>
    <w:rsid w:val="7F7B6E04"/>
    <w:rsid w:val="7F7BD8D5"/>
    <w:rsid w:val="7F7C50EF"/>
    <w:rsid w:val="7F7D1C66"/>
    <w:rsid w:val="7F7D41F3"/>
    <w:rsid w:val="7F7D4DDB"/>
    <w:rsid w:val="7F7D6FB4"/>
    <w:rsid w:val="7F7D7406"/>
    <w:rsid w:val="7F7D8C46"/>
    <w:rsid w:val="7F7DBAF2"/>
    <w:rsid w:val="7F7DECBB"/>
    <w:rsid w:val="7F7E1E15"/>
    <w:rsid w:val="7F7E3A75"/>
    <w:rsid w:val="7F7EA4A6"/>
    <w:rsid w:val="7F7F1EF2"/>
    <w:rsid w:val="7F7F2E26"/>
    <w:rsid w:val="7F7F6017"/>
    <w:rsid w:val="7F7F769E"/>
    <w:rsid w:val="7F7F822F"/>
    <w:rsid w:val="7F7FAC10"/>
    <w:rsid w:val="7F7FAC14"/>
    <w:rsid w:val="7F7FAE2C"/>
    <w:rsid w:val="7F7FC862"/>
    <w:rsid w:val="7F7FD2A6"/>
    <w:rsid w:val="7F7FEC3D"/>
    <w:rsid w:val="7F7FF533"/>
    <w:rsid w:val="7F805B9A"/>
    <w:rsid w:val="7F859EAD"/>
    <w:rsid w:val="7F922B5F"/>
    <w:rsid w:val="7F9327A7"/>
    <w:rsid w:val="7F999F84"/>
    <w:rsid w:val="7F9A2DC5"/>
    <w:rsid w:val="7F9B8047"/>
    <w:rsid w:val="7F9BC0F6"/>
    <w:rsid w:val="7F9DF93A"/>
    <w:rsid w:val="7F9E5A72"/>
    <w:rsid w:val="7F9F34BA"/>
    <w:rsid w:val="7F9F35D1"/>
    <w:rsid w:val="7F9F7380"/>
    <w:rsid w:val="7F9F7DFC"/>
    <w:rsid w:val="7F9F8577"/>
    <w:rsid w:val="7F9F9DA4"/>
    <w:rsid w:val="7F9FBF4A"/>
    <w:rsid w:val="7FA3A71C"/>
    <w:rsid w:val="7FAB0E87"/>
    <w:rsid w:val="7FAB7C3F"/>
    <w:rsid w:val="7FAE47CD"/>
    <w:rsid w:val="7FAE64E1"/>
    <w:rsid w:val="7FAF17CE"/>
    <w:rsid w:val="7FAF3456"/>
    <w:rsid w:val="7FAFC3E6"/>
    <w:rsid w:val="7FAFD570"/>
    <w:rsid w:val="7FAFED95"/>
    <w:rsid w:val="7FAFF4C4"/>
    <w:rsid w:val="7FB15553"/>
    <w:rsid w:val="7FB4EE1A"/>
    <w:rsid w:val="7FB6952A"/>
    <w:rsid w:val="7FB77D6C"/>
    <w:rsid w:val="7FB7945A"/>
    <w:rsid w:val="7FB7C618"/>
    <w:rsid w:val="7FB7EF05"/>
    <w:rsid w:val="7FB7F162"/>
    <w:rsid w:val="7FB8ED3D"/>
    <w:rsid w:val="7FBAA179"/>
    <w:rsid w:val="7FBAA77F"/>
    <w:rsid w:val="7FBABE76"/>
    <w:rsid w:val="7FBB0E3B"/>
    <w:rsid w:val="7FBB1AD1"/>
    <w:rsid w:val="7FBB530B"/>
    <w:rsid w:val="7FBB72B0"/>
    <w:rsid w:val="7FBBC769"/>
    <w:rsid w:val="7FBC1F70"/>
    <w:rsid w:val="7FBC2D3D"/>
    <w:rsid w:val="7FBC3B1F"/>
    <w:rsid w:val="7FBC757C"/>
    <w:rsid w:val="7FBDB7A0"/>
    <w:rsid w:val="7FBDEC82"/>
    <w:rsid w:val="7FBE1C8F"/>
    <w:rsid w:val="7FBE8B6F"/>
    <w:rsid w:val="7FBED70E"/>
    <w:rsid w:val="7FBF0A82"/>
    <w:rsid w:val="7FBF320B"/>
    <w:rsid w:val="7FBF4A05"/>
    <w:rsid w:val="7FBF532F"/>
    <w:rsid w:val="7FBF5BA9"/>
    <w:rsid w:val="7FBF5CA8"/>
    <w:rsid w:val="7FBF69B4"/>
    <w:rsid w:val="7FBF7E23"/>
    <w:rsid w:val="7FBF999B"/>
    <w:rsid w:val="7FBFAED0"/>
    <w:rsid w:val="7FBFAF30"/>
    <w:rsid w:val="7FBFBA0B"/>
    <w:rsid w:val="7FBFC18C"/>
    <w:rsid w:val="7FBFC850"/>
    <w:rsid w:val="7FBFD211"/>
    <w:rsid w:val="7FBFEB26"/>
    <w:rsid w:val="7FBFF0E8"/>
    <w:rsid w:val="7FC0DFEA"/>
    <w:rsid w:val="7FC55FE2"/>
    <w:rsid w:val="7FC6C7A0"/>
    <w:rsid w:val="7FC6CA59"/>
    <w:rsid w:val="7FC72E71"/>
    <w:rsid w:val="7FCA2D24"/>
    <w:rsid w:val="7FCB27D5"/>
    <w:rsid w:val="7FCB31D1"/>
    <w:rsid w:val="7FCD0FEE"/>
    <w:rsid w:val="7FCD1535"/>
    <w:rsid w:val="7FCDB9DF"/>
    <w:rsid w:val="7FCE6B1A"/>
    <w:rsid w:val="7FCEE0FE"/>
    <w:rsid w:val="7FCF4A78"/>
    <w:rsid w:val="7FCF72A9"/>
    <w:rsid w:val="7FD01FCF"/>
    <w:rsid w:val="7FD0DAE9"/>
    <w:rsid w:val="7FD13D49"/>
    <w:rsid w:val="7FD1EE98"/>
    <w:rsid w:val="7FD41E01"/>
    <w:rsid w:val="7FD525E7"/>
    <w:rsid w:val="7FD56EF9"/>
    <w:rsid w:val="7FD5AB65"/>
    <w:rsid w:val="7FD6974E"/>
    <w:rsid w:val="7FD763C8"/>
    <w:rsid w:val="7FD786A8"/>
    <w:rsid w:val="7FD7A3DC"/>
    <w:rsid w:val="7FD7A915"/>
    <w:rsid w:val="7FD7F0F7"/>
    <w:rsid w:val="7FD97EFB"/>
    <w:rsid w:val="7FDAE1AD"/>
    <w:rsid w:val="7FDAE6DC"/>
    <w:rsid w:val="7FDCABE2"/>
    <w:rsid w:val="7FDD1765"/>
    <w:rsid w:val="7FDD5237"/>
    <w:rsid w:val="7FDD84D7"/>
    <w:rsid w:val="7FDDF943"/>
    <w:rsid w:val="7FDE528A"/>
    <w:rsid w:val="7FDEFA78"/>
    <w:rsid w:val="7FDF0406"/>
    <w:rsid w:val="7FDF0CD1"/>
    <w:rsid w:val="7FDF5AEF"/>
    <w:rsid w:val="7FDF5AF7"/>
    <w:rsid w:val="7FDF7230"/>
    <w:rsid w:val="7FDF75F4"/>
    <w:rsid w:val="7FDFB89F"/>
    <w:rsid w:val="7FDFBCF8"/>
    <w:rsid w:val="7FDFC238"/>
    <w:rsid w:val="7FDFC7AB"/>
    <w:rsid w:val="7FDFF5C9"/>
    <w:rsid w:val="7FDFFB92"/>
    <w:rsid w:val="7FE1D561"/>
    <w:rsid w:val="7FE322D4"/>
    <w:rsid w:val="7FE3C0D3"/>
    <w:rsid w:val="7FE607A0"/>
    <w:rsid w:val="7FE720F3"/>
    <w:rsid w:val="7FE72434"/>
    <w:rsid w:val="7FE7287B"/>
    <w:rsid w:val="7FE73CDB"/>
    <w:rsid w:val="7FE73FE5"/>
    <w:rsid w:val="7FE79B32"/>
    <w:rsid w:val="7FE8B313"/>
    <w:rsid w:val="7FE9A077"/>
    <w:rsid w:val="7FE9F806"/>
    <w:rsid w:val="7FEA6226"/>
    <w:rsid w:val="7FEA6998"/>
    <w:rsid w:val="7FEAE3E4"/>
    <w:rsid w:val="7FEB240C"/>
    <w:rsid w:val="7FEB5CFC"/>
    <w:rsid w:val="7FEB7414"/>
    <w:rsid w:val="7FEB822E"/>
    <w:rsid w:val="7FEBD628"/>
    <w:rsid w:val="7FEC585D"/>
    <w:rsid w:val="7FED302A"/>
    <w:rsid w:val="7FED34B5"/>
    <w:rsid w:val="7FED5121"/>
    <w:rsid w:val="7FED83EB"/>
    <w:rsid w:val="7FEE258B"/>
    <w:rsid w:val="7FEE44E4"/>
    <w:rsid w:val="7FEEEB07"/>
    <w:rsid w:val="7FEEF286"/>
    <w:rsid w:val="7FEF041B"/>
    <w:rsid w:val="7FEF39F6"/>
    <w:rsid w:val="7FEF493A"/>
    <w:rsid w:val="7FEF5E65"/>
    <w:rsid w:val="7FEF7901"/>
    <w:rsid w:val="7FEF7A86"/>
    <w:rsid w:val="7FEF8E90"/>
    <w:rsid w:val="7FEF9CD5"/>
    <w:rsid w:val="7FEFB37B"/>
    <w:rsid w:val="7FEFB9FF"/>
    <w:rsid w:val="7FEFC9D6"/>
    <w:rsid w:val="7FEFD892"/>
    <w:rsid w:val="7FF25E5F"/>
    <w:rsid w:val="7FF2635B"/>
    <w:rsid w:val="7FF2FDF8"/>
    <w:rsid w:val="7FF3139E"/>
    <w:rsid w:val="7FF36AEC"/>
    <w:rsid w:val="7FF3A7CA"/>
    <w:rsid w:val="7FF5059A"/>
    <w:rsid w:val="7FF51E5C"/>
    <w:rsid w:val="7FF59636"/>
    <w:rsid w:val="7FF5C389"/>
    <w:rsid w:val="7FF67769"/>
    <w:rsid w:val="7FF71BEA"/>
    <w:rsid w:val="7FF730F8"/>
    <w:rsid w:val="7FF732A5"/>
    <w:rsid w:val="7FF73E33"/>
    <w:rsid w:val="7FF743F1"/>
    <w:rsid w:val="7FF75EEA"/>
    <w:rsid w:val="7FF78DBD"/>
    <w:rsid w:val="7FF79573"/>
    <w:rsid w:val="7FF7A599"/>
    <w:rsid w:val="7FF7BFE8"/>
    <w:rsid w:val="7FF7D2D5"/>
    <w:rsid w:val="7FF7F649"/>
    <w:rsid w:val="7FF80845"/>
    <w:rsid w:val="7FF8452A"/>
    <w:rsid w:val="7FF85129"/>
    <w:rsid w:val="7FF932DC"/>
    <w:rsid w:val="7FF979F0"/>
    <w:rsid w:val="7FFA62B4"/>
    <w:rsid w:val="7FFA62EB"/>
    <w:rsid w:val="7FFA6D04"/>
    <w:rsid w:val="7FFABAE0"/>
    <w:rsid w:val="7FFAC26A"/>
    <w:rsid w:val="7FFAD814"/>
    <w:rsid w:val="7FFB1254"/>
    <w:rsid w:val="7FFB13D1"/>
    <w:rsid w:val="7FFB1835"/>
    <w:rsid w:val="7FFB93AF"/>
    <w:rsid w:val="7FFBBB88"/>
    <w:rsid w:val="7FFBEB4F"/>
    <w:rsid w:val="7FFBF12B"/>
    <w:rsid w:val="7FFC0416"/>
    <w:rsid w:val="7FFC1E04"/>
    <w:rsid w:val="7FFC2CE4"/>
    <w:rsid w:val="7FFC56EE"/>
    <w:rsid w:val="7FFC8910"/>
    <w:rsid w:val="7FFCC5B8"/>
    <w:rsid w:val="7FFD009C"/>
    <w:rsid w:val="7FFD084E"/>
    <w:rsid w:val="7FFD0F98"/>
    <w:rsid w:val="7FFD1050"/>
    <w:rsid w:val="7FFD1BEA"/>
    <w:rsid w:val="7FFD3DF5"/>
    <w:rsid w:val="7FFD4E9A"/>
    <w:rsid w:val="7FFD5165"/>
    <w:rsid w:val="7FFD5423"/>
    <w:rsid w:val="7FFD62BF"/>
    <w:rsid w:val="7FFD6DD6"/>
    <w:rsid w:val="7FFD7A35"/>
    <w:rsid w:val="7FFD8077"/>
    <w:rsid w:val="7FFD8859"/>
    <w:rsid w:val="7FFD9AA7"/>
    <w:rsid w:val="7FFDCEF3"/>
    <w:rsid w:val="7FFDCF2C"/>
    <w:rsid w:val="7FFDDB6E"/>
    <w:rsid w:val="7FFDEB08"/>
    <w:rsid w:val="7FFE02E1"/>
    <w:rsid w:val="7FFE03C1"/>
    <w:rsid w:val="7FFE1025"/>
    <w:rsid w:val="7FFE30AF"/>
    <w:rsid w:val="7FFE3F97"/>
    <w:rsid w:val="7FFE52FA"/>
    <w:rsid w:val="7FFE8F5E"/>
    <w:rsid w:val="7FFEAB67"/>
    <w:rsid w:val="7FFEFC0E"/>
    <w:rsid w:val="7FFF000A"/>
    <w:rsid w:val="7FFF078F"/>
    <w:rsid w:val="7FFF0C21"/>
    <w:rsid w:val="7FFF1AF2"/>
    <w:rsid w:val="7FFF1FB8"/>
    <w:rsid w:val="7FFF2A0D"/>
    <w:rsid w:val="7FFF2A66"/>
    <w:rsid w:val="7FFF2BF8"/>
    <w:rsid w:val="7FFF3350"/>
    <w:rsid w:val="7FFF3D54"/>
    <w:rsid w:val="7FFF3EAA"/>
    <w:rsid w:val="7FFF45EA"/>
    <w:rsid w:val="7FFF4714"/>
    <w:rsid w:val="7FFF55A9"/>
    <w:rsid w:val="7FFF57C5"/>
    <w:rsid w:val="7FFF5D96"/>
    <w:rsid w:val="7FFF631A"/>
    <w:rsid w:val="7FFF7067"/>
    <w:rsid w:val="7FFF77F0"/>
    <w:rsid w:val="7FFF7EE4"/>
    <w:rsid w:val="7FFF8783"/>
    <w:rsid w:val="7FFF8DC8"/>
    <w:rsid w:val="7FFF90E7"/>
    <w:rsid w:val="7FFF92B3"/>
    <w:rsid w:val="7FFF9A93"/>
    <w:rsid w:val="7FFF9E86"/>
    <w:rsid w:val="7FFFA1C8"/>
    <w:rsid w:val="7FFFA7A2"/>
    <w:rsid w:val="7FFFA9A2"/>
    <w:rsid w:val="7FFFAB52"/>
    <w:rsid w:val="7FFFACAD"/>
    <w:rsid w:val="7FFFAD43"/>
    <w:rsid w:val="7FFFBBEC"/>
    <w:rsid w:val="7FFFCA2B"/>
    <w:rsid w:val="7FFFCB91"/>
    <w:rsid w:val="7FFFD3E1"/>
    <w:rsid w:val="7FFFD432"/>
    <w:rsid w:val="7FFFDEB2"/>
    <w:rsid w:val="7FFFE490"/>
    <w:rsid w:val="7FFFEA02"/>
    <w:rsid w:val="7FFFEA1A"/>
    <w:rsid w:val="7FFFF28F"/>
    <w:rsid w:val="81F64A1F"/>
    <w:rsid w:val="821D6C72"/>
    <w:rsid w:val="83FDF3D3"/>
    <w:rsid w:val="85F99DDB"/>
    <w:rsid w:val="86DE4B7B"/>
    <w:rsid w:val="877A193B"/>
    <w:rsid w:val="87AFBEEC"/>
    <w:rsid w:val="87B72A79"/>
    <w:rsid w:val="87DFF53B"/>
    <w:rsid w:val="886F4FFC"/>
    <w:rsid w:val="89878FC7"/>
    <w:rsid w:val="89BCE8D5"/>
    <w:rsid w:val="89E5C266"/>
    <w:rsid w:val="89F71968"/>
    <w:rsid w:val="8A3F65C5"/>
    <w:rsid w:val="8ADD1013"/>
    <w:rsid w:val="8AEE99A0"/>
    <w:rsid w:val="8CD79E12"/>
    <w:rsid w:val="8CFD0830"/>
    <w:rsid w:val="8D31E993"/>
    <w:rsid w:val="8DDDCA67"/>
    <w:rsid w:val="8DEB762A"/>
    <w:rsid w:val="8DFC839C"/>
    <w:rsid w:val="8DFD9764"/>
    <w:rsid w:val="8E7B60AF"/>
    <w:rsid w:val="8E7EBD07"/>
    <w:rsid w:val="8E9FBD8E"/>
    <w:rsid w:val="8ECB0C13"/>
    <w:rsid w:val="8ED509DA"/>
    <w:rsid w:val="8EEB48CC"/>
    <w:rsid w:val="8EF3FCED"/>
    <w:rsid w:val="8EFB0B33"/>
    <w:rsid w:val="8F77563B"/>
    <w:rsid w:val="8F96AD49"/>
    <w:rsid w:val="8F977F0E"/>
    <w:rsid w:val="8F97E999"/>
    <w:rsid w:val="8F9E56FC"/>
    <w:rsid w:val="8FBC2EB0"/>
    <w:rsid w:val="8FBF30F7"/>
    <w:rsid w:val="8FDF2AE1"/>
    <w:rsid w:val="8FEA555F"/>
    <w:rsid w:val="8FF87A2A"/>
    <w:rsid w:val="8FFBAF19"/>
    <w:rsid w:val="8FFCFAB9"/>
    <w:rsid w:val="8FFE1A86"/>
    <w:rsid w:val="8FFF2F6E"/>
    <w:rsid w:val="90C3E7AA"/>
    <w:rsid w:val="922F25D7"/>
    <w:rsid w:val="92E37C04"/>
    <w:rsid w:val="936E0FFC"/>
    <w:rsid w:val="937EB7B8"/>
    <w:rsid w:val="93FD5235"/>
    <w:rsid w:val="93FFD266"/>
    <w:rsid w:val="94AACB5F"/>
    <w:rsid w:val="94AF9217"/>
    <w:rsid w:val="94E3565C"/>
    <w:rsid w:val="94FFB84C"/>
    <w:rsid w:val="957F0D47"/>
    <w:rsid w:val="95ABE70E"/>
    <w:rsid w:val="95BF5874"/>
    <w:rsid w:val="95EF658D"/>
    <w:rsid w:val="95FF2062"/>
    <w:rsid w:val="9621A693"/>
    <w:rsid w:val="96361BE4"/>
    <w:rsid w:val="96BF6B30"/>
    <w:rsid w:val="96DBCCEA"/>
    <w:rsid w:val="96FC64BC"/>
    <w:rsid w:val="96FE2DE9"/>
    <w:rsid w:val="9726EFA7"/>
    <w:rsid w:val="9747C239"/>
    <w:rsid w:val="9747C847"/>
    <w:rsid w:val="974F9861"/>
    <w:rsid w:val="9776D2D7"/>
    <w:rsid w:val="977D6FE3"/>
    <w:rsid w:val="979FA02C"/>
    <w:rsid w:val="97BEF2B2"/>
    <w:rsid w:val="97DFC6D3"/>
    <w:rsid w:val="97EF82DD"/>
    <w:rsid w:val="97F4A456"/>
    <w:rsid w:val="97F9AF68"/>
    <w:rsid w:val="97FADB46"/>
    <w:rsid w:val="97FB29ED"/>
    <w:rsid w:val="97FB5AE0"/>
    <w:rsid w:val="97FD39BE"/>
    <w:rsid w:val="97FDF160"/>
    <w:rsid w:val="97FE6602"/>
    <w:rsid w:val="97FF7C6B"/>
    <w:rsid w:val="97FFEC20"/>
    <w:rsid w:val="9877B9B2"/>
    <w:rsid w:val="99C4AD5A"/>
    <w:rsid w:val="99FF2CBC"/>
    <w:rsid w:val="9ABB993B"/>
    <w:rsid w:val="9ABE13BA"/>
    <w:rsid w:val="9AFF8E82"/>
    <w:rsid w:val="9AFFD489"/>
    <w:rsid w:val="9B2F9308"/>
    <w:rsid w:val="9B5FBA2A"/>
    <w:rsid w:val="9B6BC037"/>
    <w:rsid w:val="9B7DC369"/>
    <w:rsid w:val="9B7FD701"/>
    <w:rsid w:val="9B9C0CBE"/>
    <w:rsid w:val="9BBF47FC"/>
    <w:rsid w:val="9BBF6B2B"/>
    <w:rsid w:val="9BD2F46E"/>
    <w:rsid w:val="9BDBFF2C"/>
    <w:rsid w:val="9BDFDE03"/>
    <w:rsid w:val="9BDFF494"/>
    <w:rsid w:val="9BE6BDDF"/>
    <w:rsid w:val="9BEB92E5"/>
    <w:rsid w:val="9BED2A10"/>
    <w:rsid w:val="9BF73F0F"/>
    <w:rsid w:val="9BFC3485"/>
    <w:rsid w:val="9BFD7A84"/>
    <w:rsid w:val="9BFDB9F8"/>
    <w:rsid w:val="9BFF0939"/>
    <w:rsid w:val="9BFF502E"/>
    <w:rsid w:val="9BFF8D9A"/>
    <w:rsid w:val="9C5F7CA7"/>
    <w:rsid w:val="9CB518AE"/>
    <w:rsid w:val="9CDF5288"/>
    <w:rsid w:val="9CDFC22B"/>
    <w:rsid w:val="9CE65460"/>
    <w:rsid w:val="9CFFA88A"/>
    <w:rsid w:val="9D17E008"/>
    <w:rsid w:val="9D768D95"/>
    <w:rsid w:val="9D77B230"/>
    <w:rsid w:val="9D7E9E25"/>
    <w:rsid w:val="9D97D318"/>
    <w:rsid w:val="9DEF0FFF"/>
    <w:rsid w:val="9DF51568"/>
    <w:rsid w:val="9DF528A0"/>
    <w:rsid w:val="9DFDE1FB"/>
    <w:rsid w:val="9DFE67AA"/>
    <w:rsid w:val="9DFF1C4A"/>
    <w:rsid w:val="9DFFF529"/>
    <w:rsid w:val="9E57FF85"/>
    <w:rsid w:val="9E6E00B5"/>
    <w:rsid w:val="9E75620F"/>
    <w:rsid w:val="9E7EBBD0"/>
    <w:rsid w:val="9E7F5F7A"/>
    <w:rsid w:val="9EAD2017"/>
    <w:rsid w:val="9ED7EB6E"/>
    <w:rsid w:val="9ED96446"/>
    <w:rsid w:val="9EDD030C"/>
    <w:rsid w:val="9EDE4DB1"/>
    <w:rsid w:val="9EDF242D"/>
    <w:rsid w:val="9EEE248C"/>
    <w:rsid w:val="9EF6BD49"/>
    <w:rsid w:val="9EF7A452"/>
    <w:rsid w:val="9EF7C386"/>
    <w:rsid w:val="9EF7D673"/>
    <w:rsid w:val="9EFCFCA4"/>
    <w:rsid w:val="9EFD5F2E"/>
    <w:rsid w:val="9EFE7D87"/>
    <w:rsid w:val="9EFF3CF5"/>
    <w:rsid w:val="9EFF6D69"/>
    <w:rsid w:val="9EFFDA81"/>
    <w:rsid w:val="9F5FA920"/>
    <w:rsid w:val="9F6F33DA"/>
    <w:rsid w:val="9F6F6CC6"/>
    <w:rsid w:val="9F76D806"/>
    <w:rsid w:val="9F77CD1A"/>
    <w:rsid w:val="9F7CC1CF"/>
    <w:rsid w:val="9F7D66C3"/>
    <w:rsid w:val="9F7F8267"/>
    <w:rsid w:val="9F7FECD0"/>
    <w:rsid w:val="9F8DF8D0"/>
    <w:rsid w:val="9F8FFC7F"/>
    <w:rsid w:val="9F961F62"/>
    <w:rsid w:val="9F99879E"/>
    <w:rsid w:val="9F9BA604"/>
    <w:rsid w:val="9FA7F9D0"/>
    <w:rsid w:val="9FAE205A"/>
    <w:rsid w:val="9FBA0D17"/>
    <w:rsid w:val="9FBEFC42"/>
    <w:rsid w:val="9FBFB1AD"/>
    <w:rsid w:val="9FCE95D8"/>
    <w:rsid w:val="9FD6585F"/>
    <w:rsid w:val="9FDB69A8"/>
    <w:rsid w:val="9FDBEEA8"/>
    <w:rsid w:val="9FDE955F"/>
    <w:rsid w:val="9FDF7367"/>
    <w:rsid w:val="9FDFAFBE"/>
    <w:rsid w:val="9FE375B9"/>
    <w:rsid w:val="9FE7EFB8"/>
    <w:rsid w:val="9FEF1293"/>
    <w:rsid w:val="9FEFF832"/>
    <w:rsid w:val="9FF74BB5"/>
    <w:rsid w:val="9FF7988E"/>
    <w:rsid w:val="9FF7D657"/>
    <w:rsid w:val="9FF96BA6"/>
    <w:rsid w:val="9FF99E9A"/>
    <w:rsid w:val="9FFA00E5"/>
    <w:rsid w:val="9FFBE08C"/>
    <w:rsid w:val="9FFEDD39"/>
    <w:rsid w:val="9FFFB5AA"/>
    <w:rsid w:val="A0E7EA38"/>
    <w:rsid w:val="A1BDF70E"/>
    <w:rsid w:val="A1EDD434"/>
    <w:rsid w:val="A1FF9A65"/>
    <w:rsid w:val="A2779C30"/>
    <w:rsid w:val="A2FF7F6F"/>
    <w:rsid w:val="A397D393"/>
    <w:rsid w:val="A3B7D704"/>
    <w:rsid w:val="A3BBF6B8"/>
    <w:rsid w:val="A3BD67D8"/>
    <w:rsid w:val="A3EEE3D7"/>
    <w:rsid w:val="A3FFA0EE"/>
    <w:rsid w:val="A47D07D5"/>
    <w:rsid w:val="A4FF8FB8"/>
    <w:rsid w:val="A57F6E20"/>
    <w:rsid w:val="A59195C7"/>
    <w:rsid w:val="A5B768FA"/>
    <w:rsid w:val="A5BEB445"/>
    <w:rsid w:val="A5F71FEA"/>
    <w:rsid w:val="A5F98A72"/>
    <w:rsid w:val="A5FD5C74"/>
    <w:rsid w:val="A5FD5E2E"/>
    <w:rsid w:val="A6772455"/>
    <w:rsid w:val="A6B65583"/>
    <w:rsid w:val="A6BF33A7"/>
    <w:rsid w:val="A6FB233D"/>
    <w:rsid w:val="A6FD7AD5"/>
    <w:rsid w:val="A6FF198E"/>
    <w:rsid w:val="A6FF58AE"/>
    <w:rsid w:val="A73F2353"/>
    <w:rsid w:val="A7D87A60"/>
    <w:rsid w:val="A7DE3A92"/>
    <w:rsid w:val="A7E6901D"/>
    <w:rsid w:val="A7ED0072"/>
    <w:rsid w:val="A7F5C5DC"/>
    <w:rsid w:val="A7FD1793"/>
    <w:rsid w:val="A7FE8F72"/>
    <w:rsid w:val="A7FF09D5"/>
    <w:rsid w:val="A7FF8372"/>
    <w:rsid w:val="A87A865E"/>
    <w:rsid w:val="A8BFA0C2"/>
    <w:rsid w:val="A8FFC25D"/>
    <w:rsid w:val="A93BA2D4"/>
    <w:rsid w:val="A96749B6"/>
    <w:rsid w:val="A9FB0D09"/>
    <w:rsid w:val="A9FFFE02"/>
    <w:rsid w:val="AA77F727"/>
    <w:rsid w:val="AA7FFFCC"/>
    <w:rsid w:val="AA9EFF7E"/>
    <w:rsid w:val="AACEF370"/>
    <w:rsid w:val="AADBBA9C"/>
    <w:rsid w:val="AAFA48E5"/>
    <w:rsid w:val="AAFFA04D"/>
    <w:rsid w:val="AB5F626C"/>
    <w:rsid w:val="AB672724"/>
    <w:rsid w:val="AB7F8E60"/>
    <w:rsid w:val="AB9B7F79"/>
    <w:rsid w:val="ABA76148"/>
    <w:rsid w:val="ABB74057"/>
    <w:rsid w:val="ABBC7634"/>
    <w:rsid w:val="ABBE7754"/>
    <w:rsid w:val="ABEB874C"/>
    <w:rsid w:val="ABEDDDE9"/>
    <w:rsid w:val="ABF93610"/>
    <w:rsid w:val="ABFCDB3C"/>
    <w:rsid w:val="ABFDBA93"/>
    <w:rsid w:val="ABFF6398"/>
    <w:rsid w:val="AC6C898E"/>
    <w:rsid w:val="AC6F13CB"/>
    <w:rsid w:val="ACA55806"/>
    <w:rsid w:val="ACCB21D7"/>
    <w:rsid w:val="ACDB069F"/>
    <w:rsid w:val="ACFEBED0"/>
    <w:rsid w:val="AD579173"/>
    <w:rsid w:val="AD5F18BB"/>
    <w:rsid w:val="AD85B2E9"/>
    <w:rsid w:val="ADB7FC4F"/>
    <w:rsid w:val="ADB91C03"/>
    <w:rsid w:val="ADBF3C27"/>
    <w:rsid w:val="ADBF4CE1"/>
    <w:rsid w:val="ADD65F09"/>
    <w:rsid w:val="ADDED54B"/>
    <w:rsid w:val="ADE53BE6"/>
    <w:rsid w:val="ADF63AA9"/>
    <w:rsid w:val="ADF70AAC"/>
    <w:rsid w:val="ADF73848"/>
    <w:rsid w:val="ADF9977C"/>
    <w:rsid w:val="ADFB6C03"/>
    <w:rsid w:val="ADFBDF59"/>
    <w:rsid w:val="ADFC7DCF"/>
    <w:rsid w:val="ADFEAE62"/>
    <w:rsid w:val="ADFF7CB7"/>
    <w:rsid w:val="AE1F7BC7"/>
    <w:rsid w:val="AE2A2164"/>
    <w:rsid w:val="AE5F45B9"/>
    <w:rsid w:val="AE662D9D"/>
    <w:rsid w:val="AE76BF35"/>
    <w:rsid w:val="AE79DB2D"/>
    <w:rsid w:val="AE7BA4ED"/>
    <w:rsid w:val="AE9B6E9E"/>
    <w:rsid w:val="AEA3BC8D"/>
    <w:rsid w:val="AEAF58E0"/>
    <w:rsid w:val="AEBF9162"/>
    <w:rsid w:val="AECF3CCC"/>
    <w:rsid w:val="AEDF4708"/>
    <w:rsid w:val="AEE6C379"/>
    <w:rsid w:val="AEEF280A"/>
    <w:rsid w:val="AEF7CBA8"/>
    <w:rsid w:val="AEFBC772"/>
    <w:rsid w:val="AEFEC7D2"/>
    <w:rsid w:val="AF1EDF7B"/>
    <w:rsid w:val="AF2F80C9"/>
    <w:rsid w:val="AF2FF8A2"/>
    <w:rsid w:val="AF7F48B3"/>
    <w:rsid w:val="AF7FDCFE"/>
    <w:rsid w:val="AF8EF0DD"/>
    <w:rsid w:val="AF937641"/>
    <w:rsid w:val="AFB358AA"/>
    <w:rsid w:val="AFB682C3"/>
    <w:rsid w:val="AFBE72B3"/>
    <w:rsid w:val="AFCF8CF9"/>
    <w:rsid w:val="AFCFB3AA"/>
    <w:rsid w:val="AFD3AE8D"/>
    <w:rsid w:val="AFDB881A"/>
    <w:rsid w:val="AFDE0A8D"/>
    <w:rsid w:val="AFDF9B66"/>
    <w:rsid w:val="AFEAB84B"/>
    <w:rsid w:val="AFEE609A"/>
    <w:rsid w:val="AFF54C5F"/>
    <w:rsid w:val="AFF6EECA"/>
    <w:rsid w:val="AFF7DCA1"/>
    <w:rsid w:val="AFFA0402"/>
    <w:rsid w:val="AFFBAD76"/>
    <w:rsid w:val="AFFF0A84"/>
    <w:rsid w:val="AFFF2A86"/>
    <w:rsid w:val="AFFF575E"/>
    <w:rsid w:val="AFFF64F4"/>
    <w:rsid w:val="AFFF699D"/>
    <w:rsid w:val="AFFF6CE5"/>
    <w:rsid w:val="AFFFC259"/>
    <w:rsid w:val="AFFFE851"/>
    <w:rsid w:val="AFFFF1D6"/>
    <w:rsid w:val="B06EE722"/>
    <w:rsid w:val="B13FA250"/>
    <w:rsid w:val="B1E7FF83"/>
    <w:rsid w:val="B1EF2506"/>
    <w:rsid w:val="B23BEFFE"/>
    <w:rsid w:val="B25FA426"/>
    <w:rsid w:val="B2F9EBAD"/>
    <w:rsid w:val="B353C01E"/>
    <w:rsid w:val="B35F33F9"/>
    <w:rsid w:val="B37DDD00"/>
    <w:rsid w:val="B37F11B1"/>
    <w:rsid w:val="B39FDC52"/>
    <w:rsid w:val="B3B536D2"/>
    <w:rsid w:val="B3B7627E"/>
    <w:rsid w:val="B3BA0FEA"/>
    <w:rsid w:val="B3BE15D9"/>
    <w:rsid w:val="B3DF83B3"/>
    <w:rsid w:val="B3EB4725"/>
    <w:rsid w:val="B3ED44CA"/>
    <w:rsid w:val="B3EE6A15"/>
    <w:rsid w:val="B3F4CA02"/>
    <w:rsid w:val="B3FD70C6"/>
    <w:rsid w:val="B3FE1506"/>
    <w:rsid w:val="B3FED7A4"/>
    <w:rsid w:val="B3FFCE4F"/>
    <w:rsid w:val="B3FFF1CD"/>
    <w:rsid w:val="B477F8A4"/>
    <w:rsid w:val="B4AB74D4"/>
    <w:rsid w:val="B4BB818C"/>
    <w:rsid w:val="B4F39B02"/>
    <w:rsid w:val="B51D5568"/>
    <w:rsid w:val="B53D4351"/>
    <w:rsid w:val="B54E0D28"/>
    <w:rsid w:val="B5767D00"/>
    <w:rsid w:val="B5779420"/>
    <w:rsid w:val="B5BF9284"/>
    <w:rsid w:val="B5BFF926"/>
    <w:rsid w:val="B5DE4AB9"/>
    <w:rsid w:val="B5DF222A"/>
    <w:rsid w:val="B5F6B491"/>
    <w:rsid w:val="B5F7F97A"/>
    <w:rsid w:val="B5FB9FBF"/>
    <w:rsid w:val="B5FDCFA2"/>
    <w:rsid w:val="B63E4BD8"/>
    <w:rsid w:val="B63FE460"/>
    <w:rsid w:val="B64DB761"/>
    <w:rsid w:val="B65B7C82"/>
    <w:rsid w:val="B67F4563"/>
    <w:rsid w:val="B67F620E"/>
    <w:rsid w:val="B6B15461"/>
    <w:rsid w:val="B6D6C681"/>
    <w:rsid w:val="B6DE9AC6"/>
    <w:rsid w:val="B6F5049D"/>
    <w:rsid w:val="B6F7D1A2"/>
    <w:rsid w:val="B6FDA761"/>
    <w:rsid w:val="B6FE5865"/>
    <w:rsid w:val="B6FF3482"/>
    <w:rsid w:val="B73D6EE2"/>
    <w:rsid w:val="B73DBFAD"/>
    <w:rsid w:val="B75E78A4"/>
    <w:rsid w:val="B75EF2DF"/>
    <w:rsid w:val="B76BDD92"/>
    <w:rsid w:val="B773404C"/>
    <w:rsid w:val="B777A7D3"/>
    <w:rsid w:val="B777C7C6"/>
    <w:rsid w:val="B7782DB0"/>
    <w:rsid w:val="B77EAC5A"/>
    <w:rsid w:val="B77FCB8D"/>
    <w:rsid w:val="B79BBC3E"/>
    <w:rsid w:val="B79CC73A"/>
    <w:rsid w:val="B7AD9CB8"/>
    <w:rsid w:val="B7AF85B3"/>
    <w:rsid w:val="B7B9F54F"/>
    <w:rsid w:val="B7BA85DF"/>
    <w:rsid w:val="B7BD668E"/>
    <w:rsid w:val="B7BEAD0C"/>
    <w:rsid w:val="B7BF016E"/>
    <w:rsid w:val="B7D77F34"/>
    <w:rsid w:val="B7DB9751"/>
    <w:rsid w:val="B7DF036C"/>
    <w:rsid w:val="B7DFBB2D"/>
    <w:rsid w:val="B7E2ACEF"/>
    <w:rsid w:val="B7ED0581"/>
    <w:rsid w:val="B7EECBBC"/>
    <w:rsid w:val="B7F49317"/>
    <w:rsid w:val="B7F58FB4"/>
    <w:rsid w:val="B7F61C81"/>
    <w:rsid w:val="B7FB2B66"/>
    <w:rsid w:val="B7FBAEB7"/>
    <w:rsid w:val="B7FBC478"/>
    <w:rsid w:val="B7FBEC79"/>
    <w:rsid w:val="B7FC918F"/>
    <w:rsid w:val="B7FD9832"/>
    <w:rsid w:val="B7FE853A"/>
    <w:rsid w:val="B7FEA289"/>
    <w:rsid w:val="B7FEE0C0"/>
    <w:rsid w:val="B7FF2B81"/>
    <w:rsid w:val="B7FF4855"/>
    <w:rsid w:val="B7FF6C2C"/>
    <w:rsid w:val="B7FF8C0E"/>
    <w:rsid w:val="B7FF9973"/>
    <w:rsid w:val="B7FF9F30"/>
    <w:rsid w:val="B7FFD2AE"/>
    <w:rsid w:val="B81F7200"/>
    <w:rsid w:val="B8EDC182"/>
    <w:rsid w:val="B8F69B57"/>
    <w:rsid w:val="B93F3282"/>
    <w:rsid w:val="B93F3A83"/>
    <w:rsid w:val="B93F3F49"/>
    <w:rsid w:val="B959F371"/>
    <w:rsid w:val="B95FE463"/>
    <w:rsid w:val="B9778D64"/>
    <w:rsid w:val="B97FF990"/>
    <w:rsid w:val="B995BC44"/>
    <w:rsid w:val="B99D8A40"/>
    <w:rsid w:val="B9B71035"/>
    <w:rsid w:val="B9E065D0"/>
    <w:rsid w:val="B9F3A5A7"/>
    <w:rsid w:val="B9F5DB32"/>
    <w:rsid w:val="B9F74415"/>
    <w:rsid w:val="B9F782B7"/>
    <w:rsid w:val="B9FFC4F2"/>
    <w:rsid w:val="BA343077"/>
    <w:rsid w:val="BA3FECC7"/>
    <w:rsid w:val="BA4264C5"/>
    <w:rsid w:val="BA5B3AA2"/>
    <w:rsid w:val="BA758AF5"/>
    <w:rsid w:val="BA7EF11B"/>
    <w:rsid w:val="BAACE865"/>
    <w:rsid w:val="BABB2631"/>
    <w:rsid w:val="BABB4103"/>
    <w:rsid w:val="BABDF889"/>
    <w:rsid w:val="BAD6BA34"/>
    <w:rsid w:val="BADAC501"/>
    <w:rsid w:val="BAEBC281"/>
    <w:rsid w:val="BAF70B8A"/>
    <w:rsid w:val="BAFF593C"/>
    <w:rsid w:val="BB0D5F56"/>
    <w:rsid w:val="BB3DFBB3"/>
    <w:rsid w:val="BB3E1450"/>
    <w:rsid w:val="BB3F9606"/>
    <w:rsid w:val="BB3FC573"/>
    <w:rsid w:val="BB4F069E"/>
    <w:rsid w:val="BB5FEEB5"/>
    <w:rsid w:val="BB5FF29B"/>
    <w:rsid w:val="BB6F86E9"/>
    <w:rsid w:val="BB777983"/>
    <w:rsid w:val="BB7E4880"/>
    <w:rsid w:val="BB7FCD7E"/>
    <w:rsid w:val="BB7FDD5D"/>
    <w:rsid w:val="BB9B913A"/>
    <w:rsid w:val="BBAF1EA4"/>
    <w:rsid w:val="BBAFB855"/>
    <w:rsid w:val="BBAFBE74"/>
    <w:rsid w:val="BBAFD7F3"/>
    <w:rsid w:val="BBAFF130"/>
    <w:rsid w:val="BBB70328"/>
    <w:rsid w:val="BBBD8E3D"/>
    <w:rsid w:val="BBBDEE6A"/>
    <w:rsid w:val="BBC5F192"/>
    <w:rsid w:val="BBCBC047"/>
    <w:rsid w:val="BBD5569E"/>
    <w:rsid w:val="BBD96C72"/>
    <w:rsid w:val="BBDF2282"/>
    <w:rsid w:val="BBDF6570"/>
    <w:rsid w:val="BBDF74E3"/>
    <w:rsid w:val="BBDFE499"/>
    <w:rsid w:val="BBEDEB69"/>
    <w:rsid w:val="BBEE1456"/>
    <w:rsid w:val="BBF207B2"/>
    <w:rsid w:val="BBF62C1A"/>
    <w:rsid w:val="BBF783C4"/>
    <w:rsid w:val="BBF79DAE"/>
    <w:rsid w:val="BBFB4DB4"/>
    <w:rsid w:val="BBFBFF49"/>
    <w:rsid w:val="BBFC54ED"/>
    <w:rsid w:val="BBFD0362"/>
    <w:rsid w:val="BBFD50AD"/>
    <w:rsid w:val="BBFD70D0"/>
    <w:rsid w:val="BBFD7AE1"/>
    <w:rsid w:val="BBFDCB8C"/>
    <w:rsid w:val="BBFF0D79"/>
    <w:rsid w:val="BBFF18A3"/>
    <w:rsid w:val="BBFF1A20"/>
    <w:rsid w:val="BBFF2B59"/>
    <w:rsid w:val="BBFF2E3A"/>
    <w:rsid w:val="BBFF6EF4"/>
    <w:rsid w:val="BBFF93C9"/>
    <w:rsid w:val="BBFFAED1"/>
    <w:rsid w:val="BBFFB7CC"/>
    <w:rsid w:val="BBFFBCF4"/>
    <w:rsid w:val="BBFFD012"/>
    <w:rsid w:val="BC6D4B99"/>
    <w:rsid w:val="BC7B99F1"/>
    <w:rsid w:val="BCAF3E05"/>
    <w:rsid w:val="BCB5A409"/>
    <w:rsid w:val="BCB6DE13"/>
    <w:rsid w:val="BCBBEA10"/>
    <w:rsid w:val="BCD67821"/>
    <w:rsid w:val="BCEB3C7E"/>
    <w:rsid w:val="BCEBAFA2"/>
    <w:rsid w:val="BCEE2C6E"/>
    <w:rsid w:val="BCEF3AFF"/>
    <w:rsid w:val="BCEFDADC"/>
    <w:rsid w:val="BCFB1662"/>
    <w:rsid w:val="BCFC4356"/>
    <w:rsid w:val="BD2FBDA8"/>
    <w:rsid w:val="BD3B6E18"/>
    <w:rsid w:val="BD4FF760"/>
    <w:rsid w:val="BD590767"/>
    <w:rsid w:val="BD5F0686"/>
    <w:rsid w:val="BD6EE43D"/>
    <w:rsid w:val="BD76589F"/>
    <w:rsid w:val="BD7DD9EC"/>
    <w:rsid w:val="BD865ED5"/>
    <w:rsid w:val="BD8FCFC2"/>
    <w:rsid w:val="BD9F5785"/>
    <w:rsid w:val="BDAD379B"/>
    <w:rsid w:val="BDAD43F5"/>
    <w:rsid w:val="BDB05C1D"/>
    <w:rsid w:val="BDBA5224"/>
    <w:rsid w:val="BDBB2ED2"/>
    <w:rsid w:val="BDBFA7E6"/>
    <w:rsid w:val="BDC963A4"/>
    <w:rsid w:val="BDCF7DF3"/>
    <w:rsid w:val="BDCFCED9"/>
    <w:rsid w:val="BDD3EE2D"/>
    <w:rsid w:val="BDD50EF7"/>
    <w:rsid w:val="BDDA8BB0"/>
    <w:rsid w:val="BDDB6927"/>
    <w:rsid w:val="BDDBCF5F"/>
    <w:rsid w:val="BDDC27BF"/>
    <w:rsid w:val="BDDD7B0A"/>
    <w:rsid w:val="BDE45DAB"/>
    <w:rsid w:val="BDE967D4"/>
    <w:rsid w:val="BDEE7C6E"/>
    <w:rsid w:val="BDEFA276"/>
    <w:rsid w:val="BDEFE972"/>
    <w:rsid w:val="BDF5C1A9"/>
    <w:rsid w:val="BDFAA349"/>
    <w:rsid w:val="BDFB3DD0"/>
    <w:rsid w:val="BDFD203A"/>
    <w:rsid w:val="BDFE1676"/>
    <w:rsid w:val="BDFE45F5"/>
    <w:rsid w:val="BDFE6ADF"/>
    <w:rsid w:val="BDFF03E0"/>
    <w:rsid w:val="BDFF2B51"/>
    <w:rsid w:val="BDFF366C"/>
    <w:rsid w:val="BDFF9A8E"/>
    <w:rsid w:val="BDFFB169"/>
    <w:rsid w:val="BE1B5F8D"/>
    <w:rsid w:val="BE4D1CBE"/>
    <w:rsid w:val="BE721F1E"/>
    <w:rsid w:val="BE73CC6F"/>
    <w:rsid w:val="BE7E6B61"/>
    <w:rsid w:val="BE7EB8C5"/>
    <w:rsid w:val="BE7F4033"/>
    <w:rsid w:val="BE85D432"/>
    <w:rsid w:val="BE9181AE"/>
    <w:rsid w:val="BEA4CA46"/>
    <w:rsid w:val="BEA79DAD"/>
    <w:rsid w:val="BEAEE731"/>
    <w:rsid w:val="BEB5E597"/>
    <w:rsid w:val="BEB78DDA"/>
    <w:rsid w:val="BEBE9400"/>
    <w:rsid w:val="BED10D76"/>
    <w:rsid w:val="BEDEE1F0"/>
    <w:rsid w:val="BEE181DD"/>
    <w:rsid w:val="BEE7C5B7"/>
    <w:rsid w:val="BEEBF1AB"/>
    <w:rsid w:val="BEEF31E5"/>
    <w:rsid w:val="BEEFFB2D"/>
    <w:rsid w:val="BEF372A1"/>
    <w:rsid w:val="BEF3AD9B"/>
    <w:rsid w:val="BEFAA6A9"/>
    <w:rsid w:val="BEFD4593"/>
    <w:rsid w:val="BEFE0515"/>
    <w:rsid w:val="BEFEAB7E"/>
    <w:rsid w:val="BEFF08D0"/>
    <w:rsid w:val="BEFF2086"/>
    <w:rsid w:val="BEFF55AE"/>
    <w:rsid w:val="BEFF5E8D"/>
    <w:rsid w:val="BEFF7F5A"/>
    <w:rsid w:val="BEFFF8F3"/>
    <w:rsid w:val="BEFFFC84"/>
    <w:rsid w:val="BEFFFD9A"/>
    <w:rsid w:val="BEFFFF83"/>
    <w:rsid w:val="BF256975"/>
    <w:rsid w:val="BF2B8458"/>
    <w:rsid w:val="BF2BEB50"/>
    <w:rsid w:val="BF3699B9"/>
    <w:rsid w:val="BF37294C"/>
    <w:rsid w:val="BF3EA112"/>
    <w:rsid w:val="BF3FF85E"/>
    <w:rsid w:val="BF46C23C"/>
    <w:rsid w:val="BF4F1E35"/>
    <w:rsid w:val="BF571E47"/>
    <w:rsid w:val="BF57B196"/>
    <w:rsid w:val="BF5A80A0"/>
    <w:rsid w:val="BF5D2504"/>
    <w:rsid w:val="BF5F0B56"/>
    <w:rsid w:val="BF5F6B27"/>
    <w:rsid w:val="BF5F8F61"/>
    <w:rsid w:val="BF5F93B6"/>
    <w:rsid w:val="BF5FAF87"/>
    <w:rsid w:val="BF5FC3A6"/>
    <w:rsid w:val="BF5FE6F6"/>
    <w:rsid w:val="BF648C93"/>
    <w:rsid w:val="BF672E13"/>
    <w:rsid w:val="BF673498"/>
    <w:rsid w:val="BF674276"/>
    <w:rsid w:val="BF6C05B9"/>
    <w:rsid w:val="BF6E267A"/>
    <w:rsid w:val="BF6F33E8"/>
    <w:rsid w:val="BF6FE316"/>
    <w:rsid w:val="BF7303BC"/>
    <w:rsid w:val="BF7405BD"/>
    <w:rsid w:val="BF7605AB"/>
    <w:rsid w:val="BF77159F"/>
    <w:rsid w:val="BF771FCC"/>
    <w:rsid w:val="BF799914"/>
    <w:rsid w:val="BF7B5C30"/>
    <w:rsid w:val="BF7B6405"/>
    <w:rsid w:val="BF7C7519"/>
    <w:rsid w:val="BF7F2E7D"/>
    <w:rsid w:val="BF7F3C57"/>
    <w:rsid w:val="BF7F97C6"/>
    <w:rsid w:val="BF7FFB1A"/>
    <w:rsid w:val="BF925023"/>
    <w:rsid w:val="BF9A1EA1"/>
    <w:rsid w:val="BF9BD648"/>
    <w:rsid w:val="BF9FC70A"/>
    <w:rsid w:val="BFA5E62E"/>
    <w:rsid w:val="BFA78647"/>
    <w:rsid w:val="BFA7C773"/>
    <w:rsid w:val="BFAB06AC"/>
    <w:rsid w:val="BFAB32EB"/>
    <w:rsid w:val="BFADE441"/>
    <w:rsid w:val="BFAEA44E"/>
    <w:rsid w:val="BFB77F53"/>
    <w:rsid w:val="BFB78380"/>
    <w:rsid w:val="BFBAC888"/>
    <w:rsid w:val="BFBB9C35"/>
    <w:rsid w:val="BFBBA5F1"/>
    <w:rsid w:val="BFBCB37E"/>
    <w:rsid w:val="BFBDC070"/>
    <w:rsid w:val="BFBE5B17"/>
    <w:rsid w:val="BFBEA25D"/>
    <w:rsid w:val="BFBF043F"/>
    <w:rsid w:val="BFBF199F"/>
    <w:rsid w:val="BFBF3225"/>
    <w:rsid w:val="BFBFA90B"/>
    <w:rsid w:val="BFBFB8FD"/>
    <w:rsid w:val="BFBFCC1E"/>
    <w:rsid w:val="BFBFE896"/>
    <w:rsid w:val="BFC7041C"/>
    <w:rsid w:val="BFCB6A80"/>
    <w:rsid w:val="BFCDEC07"/>
    <w:rsid w:val="BFCDF478"/>
    <w:rsid w:val="BFCE4CCC"/>
    <w:rsid w:val="BFCEE2CB"/>
    <w:rsid w:val="BFCF1627"/>
    <w:rsid w:val="BFCFDD74"/>
    <w:rsid w:val="BFD654B8"/>
    <w:rsid w:val="BFD71A22"/>
    <w:rsid w:val="BFD76EF0"/>
    <w:rsid w:val="BFD7BD1A"/>
    <w:rsid w:val="BFD7EBB1"/>
    <w:rsid w:val="BFDBE987"/>
    <w:rsid w:val="BFDBF63D"/>
    <w:rsid w:val="BFDCA4D0"/>
    <w:rsid w:val="BFDD0253"/>
    <w:rsid w:val="BFDD87DE"/>
    <w:rsid w:val="BFDDB4B3"/>
    <w:rsid w:val="BFDEDEA3"/>
    <w:rsid w:val="BFDF00DD"/>
    <w:rsid w:val="BFDF035D"/>
    <w:rsid w:val="BFDF060E"/>
    <w:rsid w:val="BFDF0983"/>
    <w:rsid w:val="BFDF18D6"/>
    <w:rsid w:val="BFDF633D"/>
    <w:rsid w:val="BFDF6616"/>
    <w:rsid w:val="BFDFDE17"/>
    <w:rsid w:val="BFE33B91"/>
    <w:rsid w:val="BFE3E4C2"/>
    <w:rsid w:val="BFE6BF40"/>
    <w:rsid w:val="BFE997AD"/>
    <w:rsid w:val="BFEAF0B6"/>
    <w:rsid w:val="BFEB27C1"/>
    <w:rsid w:val="BFEB517E"/>
    <w:rsid w:val="BFEE230C"/>
    <w:rsid w:val="BFEE2E95"/>
    <w:rsid w:val="BFEF4D73"/>
    <w:rsid w:val="BFEF5F26"/>
    <w:rsid w:val="BFEFD2C7"/>
    <w:rsid w:val="BFEFDCE6"/>
    <w:rsid w:val="BFEFE813"/>
    <w:rsid w:val="BFF20F7E"/>
    <w:rsid w:val="BFF3292C"/>
    <w:rsid w:val="BFF5D7C3"/>
    <w:rsid w:val="BFF6EC45"/>
    <w:rsid w:val="BFF70E42"/>
    <w:rsid w:val="BFF7339B"/>
    <w:rsid w:val="BFF76851"/>
    <w:rsid w:val="BFF7AD0B"/>
    <w:rsid w:val="BFF866E5"/>
    <w:rsid w:val="BFF92699"/>
    <w:rsid w:val="BFFA41B4"/>
    <w:rsid w:val="BFFB0B5A"/>
    <w:rsid w:val="BFFB4D6E"/>
    <w:rsid w:val="BFFB6F38"/>
    <w:rsid w:val="BFFB8D25"/>
    <w:rsid w:val="BFFBE655"/>
    <w:rsid w:val="BFFBF248"/>
    <w:rsid w:val="BFFC27BC"/>
    <w:rsid w:val="BFFC6468"/>
    <w:rsid w:val="BFFD6FAD"/>
    <w:rsid w:val="BFFD9FDE"/>
    <w:rsid w:val="BFFDABA6"/>
    <w:rsid w:val="BFFE1C53"/>
    <w:rsid w:val="BFFE204B"/>
    <w:rsid w:val="BFFE69FA"/>
    <w:rsid w:val="BFFEF767"/>
    <w:rsid w:val="BFFF4124"/>
    <w:rsid w:val="BFFF5F4D"/>
    <w:rsid w:val="BFFF6A66"/>
    <w:rsid w:val="BFFF6FC6"/>
    <w:rsid w:val="BFFF71B5"/>
    <w:rsid w:val="BFFF76D4"/>
    <w:rsid w:val="BFFF84BD"/>
    <w:rsid w:val="BFFF84E2"/>
    <w:rsid w:val="BFFF895D"/>
    <w:rsid w:val="BFFF8F10"/>
    <w:rsid w:val="BFFFB29B"/>
    <w:rsid w:val="BFFFDB1A"/>
    <w:rsid w:val="C17E638C"/>
    <w:rsid w:val="C17F0B03"/>
    <w:rsid w:val="C1FE18E1"/>
    <w:rsid w:val="C2D3EBA2"/>
    <w:rsid w:val="C2EFA8F1"/>
    <w:rsid w:val="C37CC2F7"/>
    <w:rsid w:val="C3FA368E"/>
    <w:rsid w:val="C413E363"/>
    <w:rsid w:val="C4DF5187"/>
    <w:rsid w:val="C51FE948"/>
    <w:rsid w:val="C5763829"/>
    <w:rsid w:val="C5BB9FF9"/>
    <w:rsid w:val="C5DF790A"/>
    <w:rsid w:val="C5F70DB0"/>
    <w:rsid w:val="C5FD658F"/>
    <w:rsid w:val="C5FF0A10"/>
    <w:rsid w:val="C67F4BB1"/>
    <w:rsid w:val="C6BC6850"/>
    <w:rsid w:val="C6FCE8F7"/>
    <w:rsid w:val="C6FF16A6"/>
    <w:rsid w:val="C73E65F9"/>
    <w:rsid w:val="C75F28E5"/>
    <w:rsid w:val="C77F8DF5"/>
    <w:rsid w:val="C7CF393C"/>
    <w:rsid w:val="C7D36BA0"/>
    <w:rsid w:val="C7DAC396"/>
    <w:rsid w:val="C7DFCCBA"/>
    <w:rsid w:val="C7E743F5"/>
    <w:rsid w:val="C7EF80B3"/>
    <w:rsid w:val="C7F7FDC7"/>
    <w:rsid w:val="C7FEC6D7"/>
    <w:rsid w:val="C7FF85C3"/>
    <w:rsid w:val="C7FFBE7B"/>
    <w:rsid w:val="C7FFF8BC"/>
    <w:rsid w:val="C8D37662"/>
    <w:rsid w:val="C8FDF89D"/>
    <w:rsid w:val="C926A797"/>
    <w:rsid w:val="C977872D"/>
    <w:rsid w:val="C999A801"/>
    <w:rsid w:val="C9DC184C"/>
    <w:rsid w:val="C9DD70DF"/>
    <w:rsid w:val="C9F76FC5"/>
    <w:rsid w:val="C9FB7814"/>
    <w:rsid w:val="C9FCE354"/>
    <w:rsid w:val="C9FE31E4"/>
    <w:rsid w:val="CA5517A6"/>
    <w:rsid w:val="CA75D96F"/>
    <w:rsid w:val="CABF7841"/>
    <w:rsid w:val="CAED8101"/>
    <w:rsid w:val="CAFF367D"/>
    <w:rsid w:val="CB1F757F"/>
    <w:rsid w:val="CB294164"/>
    <w:rsid w:val="CB2ACE5A"/>
    <w:rsid w:val="CB55BC5E"/>
    <w:rsid w:val="CB5E0E72"/>
    <w:rsid w:val="CB7FD12C"/>
    <w:rsid w:val="CB9FF470"/>
    <w:rsid w:val="CBB59E8E"/>
    <w:rsid w:val="CBCA4750"/>
    <w:rsid w:val="CBCBFD5C"/>
    <w:rsid w:val="CBE4CA83"/>
    <w:rsid w:val="CBEE6E01"/>
    <w:rsid w:val="CBFA30DC"/>
    <w:rsid w:val="CC672FF8"/>
    <w:rsid w:val="CC7BE6DE"/>
    <w:rsid w:val="CCBF9C3C"/>
    <w:rsid w:val="CCFCF0E3"/>
    <w:rsid w:val="CCFD1E53"/>
    <w:rsid w:val="CCFE2EB4"/>
    <w:rsid w:val="CCFE8D23"/>
    <w:rsid w:val="CD3F9A2C"/>
    <w:rsid w:val="CD5D76DA"/>
    <w:rsid w:val="CD5DF2FE"/>
    <w:rsid w:val="CD9E9F24"/>
    <w:rsid w:val="CD9FC414"/>
    <w:rsid w:val="CDBD5271"/>
    <w:rsid w:val="CDDB5408"/>
    <w:rsid w:val="CDE1A08C"/>
    <w:rsid w:val="CDF2689D"/>
    <w:rsid w:val="CDF6FB37"/>
    <w:rsid w:val="CDF9C54C"/>
    <w:rsid w:val="CDFBBE00"/>
    <w:rsid w:val="CDFF5324"/>
    <w:rsid w:val="CDFF8CD8"/>
    <w:rsid w:val="CE324728"/>
    <w:rsid w:val="CE4E287D"/>
    <w:rsid w:val="CE7DCE2E"/>
    <w:rsid w:val="CE9F0953"/>
    <w:rsid w:val="CE9F7985"/>
    <w:rsid w:val="CEEFB48A"/>
    <w:rsid w:val="CEF555C9"/>
    <w:rsid w:val="CEF753E0"/>
    <w:rsid w:val="CEFAFF08"/>
    <w:rsid w:val="CEFD5696"/>
    <w:rsid w:val="CEFF78C6"/>
    <w:rsid w:val="CEFF81E0"/>
    <w:rsid w:val="CEFF85B9"/>
    <w:rsid w:val="CEFFF2E8"/>
    <w:rsid w:val="CF3BF672"/>
    <w:rsid w:val="CF4FBC7B"/>
    <w:rsid w:val="CF5953CE"/>
    <w:rsid w:val="CF5ACFFE"/>
    <w:rsid w:val="CF677561"/>
    <w:rsid w:val="CF77112B"/>
    <w:rsid w:val="CF7E877F"/>
    <w:rsid w:val="CF7F1A8F"/>
    <w:rsid w:val="CF7F7C2B"/>
    <w:rsid w:val="CF7FF126"/>
    <w:rsid w:val="CF92520B"/>
    <w:rsid w:val="CF9B31B0"/>
    <w:rsid w:val="CF9F8097"/>
    <w:rsid w:val="CFABD8E5"/>
    <w:rsid w:val="CFAD0FAF"/>
    <w:rsid w:val="CFB39C2E"/>
    <w:rsid w:val="CFBBD555"/>
    <w:rsid w:val="CFBD123F"/>
    <w:rsid w:val="CFBE1136"/>
    <w:rsid w:val="CFBFDBAC"/>
    <w:rsid w:val="CFCE0742"/>
    <w:rsid w:val="CFDD198C"/>
    <w:rsid w:val="CFDF6D2A"/>
    <w:rsid w:val="CFE7C888"/>
    <w:rsid w:val="CFEB1C7A"/>
    <w:rsid w:val="CFEDA907"/>
    <w:rsid w:val="CFEFD1EA"/>
    <w:rsid w:val="CFEFF81C"/>
    <w:rsid w:val="CFF21B3C"/>
    <w:rsid w:val="CFF32E50"/>
    <w:rsid w:val="CFF55220"/>
    <w:rsid w:val="CFF77491"/>
    <w:rsid w:val="CFF9BB71"/>
    <w:rsid w:val="CFFA315A"/>
    <w:rsid w:val="CFFB2108"/>
    <w:rsid w:val="CFFBAF26"/>
    <w:rsid w:val="CFFC0B37"/>
    <w:rsid w:val="CFFD89A0"/>
    <w:rsid w:val="CFFD98B7"/>
    <w:rsid w:val="CFFEB6C7"/>
    <w:rsid w:val="CFFEC9AB"/>
    <w:rsid w:val="CFFF5461"/>
    <w:rsid w:val="CFFFAA72"/>
    <w:rsid w:val="CFFFC944"/>
    <w:rsid w:val="CFFFD9DD"/>
    <w:rsid w:val="CFFFF2F5"/>
    <w:rsid w:val="D00D0E62"/>
    <w:rsid w:val="D07F1370"/>
    <w:rsid w:val="D0F6830A"/>
    <w:rsid w:val="D15AC1F5"/>
    <w:rsid w:val="D1BFE0C3"/>
    <w:rsid w:val="D1EEF3CE"/>
    <w:rsid w:val="D1EF8FA5"/>
    <w:rsid w:val="D1FB929E"/>
    <w:rsid w:val="D1FBFBB7"/>
    <w:rsid w:val="D27DF4A7"/>
    <w:rsid w:val="D2F30AC2"/>
    <w:rsid w:val="D2FF6E40"/>
    <w:rsid w:val="D33BDD4E"/>
    <w:rsid w:val="D367F8BD"/>
    <w:rsid w:val="D36A08A7"/>
    <w:rsid w:val="D36EC32F"/>
    <w:rsid w:val="D3B96617"/>
    <w:rsid w:val="D3C7C43C"/>
    <w:rsid w:val="D3DB3DAD"/>
    <w:rsid w:val="D3E58C17"/>
    <w:rsid w:val="D3EC0C13"/>
    <w:rsid w:val="D3F6588A"/>
    <w:rsid w:val="D3FBA090"/>
    <w:rsid w:val="D3FF7452"/>
    <w:rsid w:val="D47D4EED"/>
    <w:rsid w:val="D49FAC99"/>
    <w:rsid w:val="D4B7FDFA"/>
    <w:rsid w:val="D4FD5CE0"/>
    <w:rsid w:val="D55704DF"/>
    <w:rsid w:val="D5795C7C"/>
    <w:rsid w:val="D57B18C4"/>
    <w:rsid w:val="D57DE86B"/>
    <w:rsid w:val="D57F3371"/>
    <w:rsid w:val="D59B1736"/>
    <w:rsid w:val="D5B7C04E"/>
    <w:rsid w:val="D5BF1EB5"/>
    <w:rsid w:val="D5BF6B7D"/>
    <w:rsid w:val="D5DB7C50"/>
    <w:rsid w:val="D5E389B2"/>
    <w:rsid w:val="D5EA5AAF"/>
    <w:rsid w:val="D5FDD3A5"/>
    <w:rsid w:val="D5FFCBC2"/>
    <w:rsid w:val="D5FFCC72"/>
    <w:rsid w:val="D63F13B5"/>
    <w:rsid w:val="D66F035A"/>
    <w:rsid w:val="D677509E"/>
    <w:rsid w:val="D67DD1F8"/>
    <w:rsid w:val="D68F8F70"/>
    <w:rsid w:val="D6C915F3"/>
    <w:rsid w:val="D6D38347"/>
    <w:rsid w:val="D6EF9F6E"/>
    <w:rsid w:val="D6F106FB"/>
    <w:rsid w:val="D6F54895"/>
    <w:rsid w:val="D6F5BBF1"/>
    <w:rsid w:val="D6F60A12"/>
    <w:rsid w:val="D6FE98AA"/>
    <w:rsid w:val="D6FF43A6"/>
    <w:rsid w:val="D6FFC36E"/>
    <w:rsid w:val="D6FFDEC5"/>
    <w:rsid w:val="D6FFEA84"/>
    <w:rsid w:val="D71B2F1E"/>
    <w:rsid w:val="D72D3998"/>
    <w:rsid w:val="D72E1653"/>
    <w:rsid w:val="D7364157"/>
    <w:rsid w:val="D73BCD44"/>
    <w:rsid w:val="D7577EC6"/>
    <w:rsid w:val="D76BC0C5"/>
    <w:rsid w:val="D76D0C06"/>
    <w:rsid w:val="D76DB1CC"/>
    <w:rsid w:val="D76E389A"/>
    <w:rsid w:val="D76F1E98"/>
    <w:rsid w:val="D77D0DA2"/>
    <w:rsid w:val="D77D2A50"/>
    <w:rsid w:val="D77E6095"/>
    <w:rsid w:val="D77F01F3"/>
    <w:rsid w:val="D77F33C9"/>
    <w:rsid w:val="D77FC42A"/>
    <w:rsid w:val="D799A7C6"/>
    <w:rsid w:val="D7ADD39A"/>
    <w:rsid w:val="D7B6EC26"/>
    <w:rsid w:val="D7B8E1F3"/>
    <w:rsid w:val="D7BBC7FE"/>
    <w:rsid w:val="D7BDABBD"/>
    <w:rsid w:val="D7BEF252"/>
    <w:rsid w:val="D7BF1369"/>
    <w:rsid w:val="D7BF212D"/>
    <w:rsid w:val="D7BF6C56"/>
    <w:rsid w:val="D7CBF268"/>
    <w:rsid w:val="D7CF4787"/>
    <w:rsid w:val="D7D7384B"/>
    <w:rsid w:val="D7E70CC1"/>
    <w:rsid w:val="D7E73587"/>
    <w:rsid w:val="D7F112F5"/>
    <w:rsid w:val="D7F35FCE"/>
    <w:rsid w:val="D7F59519"/>
    <w:rsid w:val="D7F5AEB0"/>
    <w:rsid w:val="D7F7EF37"/>
    <w:rsid w:val="D7F7FE2D"/>
    <w:rsid w:val="D7F96ABC"/>
    <w:rsid w:val="D7F9D47B"/>
    <w:rsid w:val="D7FB4618"/>
    <w:rsid w:val="D7FC5829"/>
    <w:rsid w:val="D7FD8FB5"/>
    <w:rsid w:val="D7FDD388"/>
    <w:rsid w:val="D7FE277F"/>
    <w:rsid w:val="D7FE3520"/>
    <w:rsid w:val="D7FEA377"/>
    <w:rsid w:val="D7FEB7F1"/>
    <w:rsid w:val="D7FF35CF"/>
    <w:rsid w:val="D7FF3A2D"/>
    <w:rsid w:val="D7FF4157"/>
    <w:rsid w:val="D7FF4924"/>
    <w:rsid w:val="D7FF6CF9"/>
    <w:rsid w:val="D7FF7D76"/>
    <w:rsid w:val="D7FFF1F1"/>
    <w:rsid w:val="D7FFF70E"/>
    <w:rsid w:val="D7FFFE05"/>
    <w:rsid w:val="D86D4D86"/>
    <w:rsid w:val="D8BB68E8"/>
    <w:rsid w:val="D8F39A8B"/>
    <w:rsid w:val="D8F3CDB2"/>
    <w:rsid w:val="D8F77B1F"/>
    <w:rsid w:val="D8FECB5B"/>
    <w:rsid w:val="D96B0237"/>
    <w:rsid w:val="D9778065"/>
    <w:rsid w:val="D9D38D12"/>
    <w:rsid w:val="D9D762FF"/>
    <w:rsid w:val="D9D92284"/>
    <w:rsid w:val="D9DF6C8E"/>
    <w:rsid w:val="D9E64C6B"/>
    <w:rsid w:val="D9EF7AD2"/>
    <w:rsid w:val="D9F7193F"/>
    <w:rsid w:val="D9FD1875"/>
    <w:rsid w:val="D9FD71EB"/>
    <w:rsid w:val="D9FF2D4D"/>
    <w:rsid w:val="D9FF6E5D"/>
    <w:rsid w:val="DA4B320D"/>
    <w:rsid w:val="DA7813EC"/>
    <w:rsid w:val="DA95E63A"/>
    <w:rsid w:val="DA9EF8B4"/>
    <w:rsid w:val="DA9FDC2B"/>
    <w:rsid w:val="DAAF5EF7"/>
    <w:rsid w:val="DAB7C71E"/>
    <w:rsid w:val="DACD8276"/>
    <w:rsid w:val="DAD3EBCC"/>
    <w:rsid w:val="DADEDC56"/>
    <w:rsid w:val="DADF1B18"/>
    <w:rsid w:val="DADF8FF3"/>
    <w:rsid w:val="DAEBF6E5"/>
    <w:rsid w:val="DAEF3482"/>
    <w:rsid w:val="DAFF85E8"/>
    <w:rsid w:val="DB1F4806"/>
    <w:rsid w:val="DB39D832"/>
    <w:rsid w:val="DB3F9037"/>
    <w:rsid w:val="DB4DA3BE"/>
    <w:rsid w:val="DB5F640D"/>
    <w:rsid w:val="DB5F6B55"/>
    <w:rsid w:val="DB63B25C"/>
    <w:rsid w:val="DB66B0F9"/>
    <w:rsid w:val="DB66E1FE"/>
    <w:rsid w:val="DB7363B9"/>
    <w:rsid w:val="DB767BA4"/>
    <w:rsid w:val="DB7DCD19"/>
    <w:rsid w:val="DB7F8212"/>
    <w:rsid w:val="DB7FE05D"/>
    <w:rsid w:val="DB8F3994"/>
    <w:rsid w:val="DB976893"/>
    <w:rsid w:val="DB9F9EAE"/>
    <w:rsid w:val="DB9FBE05"/>
    <w:rsid w:val="DBA7D787"/>
    <w:rsid w:val="DBAD9F3E"/>
    <w:rsid w:val="DBB3CC52"/>
    <w:rsid w:val="DBBF24F0"/>
    <w:rsid w:val="DBC66665"/>
    <w:rsid w:val="DBCFB97B"/>
    <w:rsid w:val="DBD412DE"/>
    <w:rsid w:val="DBD7C295"/>
    <w:rsid w:val="DBDFFB0E"/>
    <w:rsid w:val="DBE74FC1"/>
    <w:rsid w:val="DBED5716"/>
    <w:rsid w:val="DBEDC472"/>
    <w:rsid w:val="DBEEBDEB"/>
    <w:rsid w:val="DBEF82F1"/>
    <w:rsid w:val="DBF57C87"/>
    <w:rsid w:val="DBF59F69"/>
    <w:rsid w:val="DBF7AF49"/>
    <w:rsid w:val="DBF7B7F7"/>
    <w:rsid w:val="DBF8C9BF"/>
    <w:rsid w:val="DBFB1BD1"/>
    <w:rsid w:val="DBFB2FC8"/>
    <w:rsid w:val="DBFBA0AB"/>
    <w:rsid w:val="DBFBE5C6"/>
    <w:rsid w:val="DBFD1560"/>
    <w:rsid w:val="DBFD71B2"/>
    <w:rsid w:val="DBFF0F29"/>
    <w:rsid w:val="DBFF91EA"/>
    <w:rsid w:val="DBFF963F"/>
    <w:rsid w:val="DBFFA530"/>
    <w:rsid w:val="DBFFA57E"/>
    <w:rsid w:val="DC1FC220"/>
    <w:rsid w:val="DC27ADA4"/>
    <w:rsid w:val="DC6F1320"/>
    <w:rsid w:val="DCBFFB39"/>
    <w:rsid w:val="DCDE40B0"/>
    <w:rsid w:val="DCEF61A9"/>
    <w:rsid w:val="DCF3F041"/>
    <w:rsid w:val="DCF77D65"/>
    <w:rsid w:val="DCFA90C6"/>
    <w:rsid w:val="DCFB99B9"/>
    <w:rsid w:val="DCFDFCD2"/>
    <w:rsid w:val="DD3F349F"/>
    <w:rsid w:val="DD767467"/>
    <w:rsid w:val="DD798B85"/>
    <w:rsid w:val="DD874DEE"/>
    <w:rsid w:val="DD9F045C"/>
    <w:rsid w:val="DDA9440F"/>
    <w:rsid w:val="DDAD4733"/>
    <w:rsid w:val="DDADB553"/>
    <w:rsid w:val="DDB73D70"/>
    <w:rsid w:val="DDBBC787"/>
    <w:rsid w:val="DDBE5D91"/>
    <w:rsid w:val="DDBE63A1"/>
    <w:rsid w:val="DDBFC532"/>
    <w:rsid w:val="DDCFDDAA"/>
    <w:rsid w:val="DDD3E553"/>
    <w:rsid w:val="DDD857FE"/>
    <w:rsid w:val="DDDF2E68"/>
    <w:rsid w:val="DDDF4742"/>
    <w:rsid w:val="DDDF8EF2"/>
    <w:rsid w:val="DDDFCE0D"/>
    <w:rsid w:val="DDDFD21B"/>
    <w:rsid w:val="DDE65718"/>
    <w:rsid w:val="DDE795F0"/>
    <w:rsid w:val="DDEB63FD"/>
    <w:rsid w:val="DDED7C00"/>
    <w:rsid w:val="DDEFCEE6"/>
    <w:rsid w:val="DDF303BC"/>
    <w:rsid w:val="DDF37CF6"/>
    <w:rsid w:val="DDF38B87"/>
    <w:rsid w:val="DDF468F3"/>
    <w:rsid w:val="DDF5BBF8"/>
    <w:rsid w:val="DDF7B2D3"/>
    <w:rsid w:val="DDF9FE4E"/>
    <w:rsid w:val="DDFA4A5F"/>
    <w:rsid w:val="DDFB6103"/>
    <w:rsid w:val="DDFB785D"/>
    <w:rsid w:val="DDFB9106"/>
    <w:rsid w:val="DDFBD56D"/>
    <w:rsid w:val="DDFD3D45"/>
    <w:rsid w:val="DDFF1921"/>
    <w:rsid w:val="DDFF36D3"/>
    <w:rsid w:val="DDFF8CC2"/>
    <w:rsid w:val="DDFF9BA9"/>
    <w:rsid w:val="DDFFE750"/>
    <w:rsid w:val="DE5D42DB"/>
    <w:rsid w:val="DE5FC8CD"/>
    <w:rsid w:val="DE6F30B7"/>
    <w:rsid w:val="DE7240CA"/>
    <w:rsid w:val="DE78847D"/>
    <w:rsid w:val="DE79F0FE"/>
    <w:rsid w:val="DE7DDC8E"/>
    <w:rsid w:val="DE7DE791"/>
    <w:rsid w:val="DE7FCB66"/>
    <w:rsid w:val="DE9DA0B6"/>
    <w:rsid w:val="DE9DE7D1"/>
    <w:rsid w:val="DE9F6B75"/>
    <w:rsid w:val="DE9FF223"/>
    <w:rsid w:val="DEA39F5E"/>
    <w:rsid w:val="DEABD2A1"/>
    <w:rsid w:val="DEAF8733"/>
    <w:rsid w:val="DEB723D3"/>
    <w:rsid w:val="DEBD6F09"/>
    <w:rsid w:val="DEBE10E3"/>
    <w:rsid w:val="DEBF9D67"/>
    <w:rsid w:val="DEBFEB10"/>
    <w:rsid w:val="DEDB185C"/>
    <w:rsid w:val="DEDD888E"/>
    <w:rsid w:val="DEDDE687"/>
    <w:rsid w:val="DEDFD9E7"/>
    <w:rsid w:val="DEE2A342"/>
    <w:rsid w:val="DEE38A1E"/>
    <w:rsid w:val="DEE70F07"/>
    <w:rsid w:val="DEEED133"/>
    <w:rsid w:val="DEEF5DDF"/>
    <w:rsid w:val="DEEF8D1E"/>
    <w:rsid w:val="DEEFE592"/>
    <w:rsid w:val="DEEFF364"/>
    <w:rsid w:val="DEF03FF4"/>
    <w:rsid w:val="DEF1FC17"/>
    <w:rsid w:val="DEF9B5A0"/>
    <w:rsid w:val="DEFB2F78"/>
    <w:rsid w:val="DEFBE55C"/>
    <w:rsid w:val="DEFD7E2A"/>
    <w:rsid w:val="DEFE3A04"/>
    <w:rsid w:val="DEFEA600"/>
    <w:rsid w:val="DEFF3F9E"/>
    <w:rsid w:val="DEFF437D"/>
    <w:rsid w:val="DEFFA9E6"/>
    <w:rsid w:val="DEFFB524"/>
    <w:rsid w:val="DF0790D5"/>
    <w:rsid w:val="DF07D148"/>
    <w:rsid w:val="DF1AA706"/>
    <w:rsid w:val="DF1B75C2"/>
    <w:rsid w:val="DF1F0630"/>
    <w:rsid w:val="DF2BECD7"/>
    <w:rsid w:val="DF2D9C18"/>
    <w:rsid w:val="DF2F2A91"/>
    <w:rsid w:val="DF3583A6"/>
    <w:rsid w:val="DF365FC5"/>
    <w:rsid w:val="DF3771DE"/>
    <w:rsid w:val="DF3E0C63"/>
    <w:rsid w:val="DF3EF65D"/>
    <w:rsid w:val="DF4FBAD4"/>
    <w:rsid w:val="DF5BC016"/>
    <w:rsid w:val="DF5E3B5F"/>
    <w:rsid w:val="DF64B353"/>
    <w:rsid w:val="DF65BF9A"/>
    <w:rsid w:val="DF6792FB"/>
    <w:rsid w:val="DF6D4A6A"/>
    <w:rsid w:val="DF6D536D"/>
    <w:rsid w:val="DF6E0B41"/>
    <w:rsid w:val="DF75B8AB"/>
    <w:rsid w:val="DF766830"/>
    <w:rsid w:val="DF7744A2"/>
    <w:rsid w:val="DF778308"/>
    <w:rsid w:val="DF778966"/>
    <w:rsid w:val="DF7D1304"/>
    <w:rsid w:val="DF7E2451"/>
    <w:rsid w:val="DF7FD3E3"/>
    <w:rsid w:val="DF877005"/>
    <w:rsid w:val="DF8F6826"/>
    <w:rsid w:val="DF9BAAC6"/>
    <w:rsid w:val="DFA77962"/>
    <w:rsid w:val="DFAB292E"/>
    <w:rsid w:val="DFAD9A59"/>
    <w:rsid w:val="DFB5D858"/>
    <w:rsid w:val="DFB6762A"/>
    <w:rsid w:val="DFB71D24"/>
    <w:rsid w:val="DFB773FA"/>
    <w:rsid w:val="DFB99BE8"/>
    <w:rsid w:val="DFBCFD90"/>
    <w:rsid w:val="DFBF0900"/>
    <w:rsid w:val="DFBF1C9D"/>
    <w:rsid w:val="DFBFE609"/>
    <w:rsid w:val="DFBFF078"/>
    <w:rsid w:val="DFCFBB9E"/>
    <w:rsid w:val="DFD37584"/>
    <w:rsid w:val="DFD585A1"/>
    <w:rsid w:val="DFD6D8B6"/>
    <w:rsid w:val="DFD7AB64"/>
    <w:rsid w:val="DFD7F9C0"/>
    <w:rsid w:val="DFDB3ACB"/>
    <w:rsid w:val="DFDB8D7D"/>
    <w:rsid w:val="DFDCDCCB"/>
    <w:rsid w:val="DFDD99C6"/>
    <w:rsid w:val="DFDDB945"/>
    <w:rsid w:val="DFDE52AD"/>
    <w:rsid w:val="DFDF0125"/>
    <w:rsid w:val="DFDF65B7"/>
    <w:rsid w:val="DFDF6CBB"/>
    <w:rsid w:val="DFDF9FAE"/>
    <w:rsid w:val="DFDFD7E4"/>
    <w:rsid w:val="DFE33E77"/>
    <w:rsid w:val="DFE3D7B5"/>
    <w:rsid w:val="DFE86FCC"/>
    <w:rsid w:val="DFE9E26F"/>
    <w:rsid w:val="DFEA586F"/>
    <w:rsid w:val="DFEB809B"/>
    <w:rsid w:val="DFEC0809"/>
    <w:rsid w:val="DFED30CC"/>
    <w:rsid w:val="DFEE7BC3"/>
    <w:rsid w:val="DFEF0DBC"/>
    <w:rsid w:val="DFEF26B5"/>
    <w:rsid w:val="DFEF481D"/>
    <w:rsid w:val="DFEF494B"/>
    <w:rsid w:val="DFEF5B75"/>
    <w:rsid w:val="DFEF6F6A"/>
    <w:rsid w:val="DFEF7231"/>
    <w:rsid w:val="DFEFE2ED"/>
    <w:rsid w:val="DFF19A10"/>
    <w:rsid w:val="DFF255B0"/>
    <w:rsid w:val="DFF2D8A2"/>
    <w:rsid w:val="DFF53729"/>
    <w:rsid w:val="DFF63D34"/>
    <w:rsid w:val="DFF719C3"/>
    <w:rsid w:val="DFF7B37A"/>
    <w:rsid w:val="DFF7BB3B"/>
    <w:rsid w:val="DFF7EE66"/>
    <w:rsid w:val="DFF8F4F7"/>
    <w:rsid w:val="DFF92348"/>
    <w:rsid w:val="DFFA5BE1"/>
    <w:rsid w:val="DFFAC5C8"/>
    <w:rsid w:val="DFFB354C"/>
    <w:rsid w:val="DFFB4B31"/>
    <w:rsid w:val="DFFB6138"/>
    <w:rsid w:val="DFFB926D"/>
    <w:rsid w:val="DFFC123E"/>
    <w:rsid w:val="DFFC33FC"/>
    <w:rsid w:val="DFFCF461"/>
    <w:rsid w:val="DFFD3BCF"/>
    <w:rsid w:val="DFFD68AC"/>
    <w:rsid w:val="DFFD7308"/>
    <w:rsid w:val="DFFDADFB"/>
    <w:rsid w:val="DFFDBAFF"/>
    <w:rsid w:val="DFFE041E"/>
    <w:rsid w:val="DFFE1368"/>
    <w:rsid w:val="DFFE5E68"/>
    <w:rsid w:val="DFFE94E7"/>
    <w:rsid w:val="DFFEB7EF"/>
    <w:rsid w:val="DFFF4812"/>
    <w:rsid w:val="DFFF77C8"/>
    <w:rsid w:val="DFFF7B47"/>
    <w:rsid w:val="DFFF9850"/>
    <w:rsid w:val="DFFF9CFE"/>
    <w:rsid w:val="DFFFCF43"/>
    <w:rsid w:val="DFFFD34D"/>
    <w:rsid w:val="DFFFD59C"/>
    <w:rsid w:val="DFFFD827"/>
    <w:rsid w:val="DFFFF93B"/>
    <w:rsid w:val="E0CF372B"/>
    <w:rsid w:val="E1F73CF9"/>
    <w:rsid w:val="E1FB872E"/>
    <w:rsid w:val="E2315163"/>
    <w:rsid w:val="E23B068A"/>
    <w:rsid w:val="E23C7541"/>
    <w:rsid w:val="E23F1327"/>
    <w:rsid w:val="E2D65CBC"/>
    <w:rsid w:val="E2FED011"/>
    <w:rsid w:val="E3379507"/>
    <w:rsid w:val="E33BDEFA"/>
    <w:rsid w:val="E3576D96"/>
    <w:rsid w:val="E35AFAFA"/>
    <w:rsid w:val="E39B10D2"/>
    <w:rsid w:val="E3AFB139"/>
    <w:rsid w:val="E3E43983"/>
    <w:rsid w:val="E3E964FA"/>
    <w:rsid w:val="E3EC103F"/>
    <w:rsid w:val="E3F048CF"/>
    <w:rsid w:val="E3FB4031"/>
    <w:rsid w:val="E3FBD217"/>
    <w:rsid w:val="E3FE6B59"/>
    <w:rsid w:val="E3FF237D"/>
    <w:rsid w:val="E3FF421F"/>
    <w:rsid w:val="E45F1789"/>
    <w:rsid w:val="E46D7F28"/>
    <w:rsid w:val="E4B77E69"/>
    <w:rsid w:val="E4DE6D75"/>
    <w:rsid w:val="E4EEA1AB"/>
    <w:rsid w:val="E4F73BA8"/>
    <w:rsid w:val="E53A33FE"/>
    <w:rsid w:val="E53FBC12"/>
    <w:rsid w:val="E54692AC"/>
    <w:rsid w:val="E55C945A"/>
    <w:rsid w:val="E57E3A46"/>
    <w:rsid w:val="E57FCB39"/>
    <w:rsid w:val="E5962866"/>
    <w:rsid w:val="E59F4BD1"/>
    <w:rsid w:val="E5A62AA5"/>
    <w:rsid w:val="E5BBDB43"/>
    <w:rsid w:val="E5BF5F2C"/>
    <w:rsid w:val="E5BFB9EB"/>
    <w:rsid w:val="E5CFF004"/>
    <w:rsid w:val="E5D44538"/>
    <w:rsid w:val="E5D45F57"/>
    <w:rsid w:val="E5DFE1D7"/>
    <w:rsid w:val="E5E3BB9A"/>
    <w:rsid w:val="E5F9DB1A"/>
    <w:rsid w:val="E5FDEC8C"/>
    <w:rsid w:val="E5FE63F9"/>
    <w:rsid w:val="E5FF261B"/>
    <w:rsid w:val="E5FF2D53"/>
    <w:rsid w:val="E66BDE20"/>
    <w:rsid w:val="E66E661F"/>
    <w:rsid w:val="E66F38E5"/>
    <w:rsid w:val="E6794A92"/>
    <w:rsid w:val="E67B98AD"/>
    <w:rsid w:val="E67ED66A"/>
    <w:rsid w:val="E6ADA3C2"/>
    <w:rsid w:val="E6BF53FC"/>
    <w:rsid w:val="E6DF26CD"/>
    <w:rsid w:val="E6DF976F"/>
    <w:rsid w:val="E6DFD9B2"/>
    <w:rsid w:val="E6ECB533"/>
    <w:rsid w:val="E6ED3F7E"/>
    <w:rsid w:val="E6F73D73"/>
    <w:rsid w:val="E6F74F42"/>
    <w:rsid w:val="E6F89E7D"/>
    <w:rsid w:val="E6FCD924"/>
    <w:rsid w:val="E6FE2852"/>
    <w:rsid w:val="E6FF24FC"/>
    <w:rsid w:val="E6FFFDA2"/>
    <w:rsid w:val="E71DFC83"/>
    <w:rsid w:val="E72B7BA6"/>
    <w:rsid w:val="E72F8255"/>
    <w:rsid w:val="E73B3741"/>
    <w:rsid w:val="E75F5FDB"/>
    <w:rsid w:val="E75F99A5"/>
    <w:rsid w:val="E76C4E45"/>
    <w:rsid w:val="E76EEB0C"/>
    <w:rsid w:val="E77B416A"/>
    <w:rsid w:val="E77C8339"/>
    <w:rsid w:val="E77E6348"/>
    <w:rsid w:val="E77E96D9"/>
    <w:rsid w:val="E77EA387"/>
    <w:rsid w:val="E77F25F4"/>
    <w:rsid w:val="E77FDBA9"/>
    <w:rsid w:val="E77FE060"/>
    <w:rsid w:val="E7AE5460"/>
    <w:rsid w:val="E7AE5F4A"/>
    <w:rsid w:val="E7BA55AD"/>
    <w:rsid w:val="E7BA5E23"/>
    <w:rsid w:val="E7BE182A"/>
    <w:rsid w:val="E7BF4DD6"/>
    <w:rsid w:val="E7BF8CD9"/>
    <w:rsid w:val="E7C75CCD"/>
    <w:rsid w:val="E7C7E137"/>
    <w:rsid w:val="E7D3C225"/>
    <w:rsid w:val="E7D95CC3"/>
    <w:rsid w:val="E7DDA90B"/>
    <w:rsid w:val="E7DE889A"/>
    <w:rsid w:val="E7DF4F51"/>
    <w:rsid w:val="E7DF6DAB"/>
    <w:rsid w:val="E7DFEFCA"/>
    <w:rsid w:val="E7E0E8DF"/>
    <w:rsid w:val="E7E24B03"/>
    <w:rsid w:val="E7E5E9D4"/>
    <w:rsid w:val="E7EB10CF"/>
    <w:rsid w:val="E7EB1E33"/>
    <w:rsid w:val="E7EB98DE"/>
    <w:rsid w:val="E7EF33BF"/>
    <w:rsid w:val="E7F3C3E3"/>
    <w:rsid w:val="E7F76C6D"/>
    <w:rsid w:val="E7F8E6E6"/>
    <w:rsid w:val="E7FBC576"/>
    <w:rsid w:val="E7FD153F"/>
    <w:rsid w:val="E7FD6661"/>
    <w:rsid w:val="E7FE22F1"/>
    <w:rsid w:val="E7FEBC77"/>
    <w:rsid w:val="E7FEC279"/>
    <w:rsid w:val="E7FF116A"/>
    <w:rsid w:val="E7FF3DA1"/>
    <w:rsid w:val="E7FFBDF3"/>
    <w:rsid w:val="E7FFDE5D"/>
    <w:rsid w:val="E7FFEF1D"/>
    <w:rsid w:val="E85C9B51"/>
    <w:rsid w:val="E8EF9E7F"/>
    <w:rsid w:val="E95FF994"/>
    <w:rsid w:val="E9772B62"/>
    <w:rsid w:val="E97FCDDD"/>
    <w:rsid w:val="E97FECF7"/>
    <w:rsid w:val="E99F5ABD"/>
    <w:rsid w:val="E9BD041F"/>
    <w:rsid w:val="E9C54D73"/>
    <w:rsid w:val="E9D72C4B"/>
    <w:rsid w:val="E9D78A1A"/>
    <w:rsid w:val="E9EF7927"/>
    <w:rsid w:val="E9F71897"/>
    <w:rsid w:val="E9F7BA89"/>
    <w:rsid w:val="E9FC14F1"/>
    <w:rsid w:val="E9FF1724"/>
    <w:rsid w:val="E9FFFA64"/>
    <w:rsid w:val="E9FFFEB5"/>
    <w:rsid w:val="EA3955BF"/>
    <w:rsid w:val="EA3E68E2"/>
    <w:rsid w:val="EA5BCFA4"/>
    <w:rsid w:val="EA5D49FF"/>
    <w:rsid w:val="EA686916"/>
    <w:rsid w:val="EA772020"/>
    <w:rsid w:val="EABE8AB8"/>
    <w:rsid w:val="EABF4FE0"/>
    <w:rsid w:val="EADCFE0F"/>
    <w:rsid w:val="EADE7D88"/>
    <w:rsid w:val="EADF1BF2"/>
    <w:rsid w:val="EAEAE2AC"/>
    <w:rsid w:val="EAEDB90C"/>
    <w:rsid w:val="EAEF5BC5"/>
    <w:rsid w:val="EAEF715E"/>
    <w:rsid w:val="EAEF7778"/>
    <w:rsid w:val="EAF6725F"/>
    <w:rsid w:val="EAFB572F"/>
    <w:rsid w:val="EAFECE54"/>
    <w:rsid w:val="EAFEF576"/>
    <w:rsid w:val="EAFF20EF"/>
    <w:rsid w:val="EB3685FE"/>
    <w:rsid w:val="EB3D199D"/>
    <w:rsid w:val="EB3EA710"/>
    <w:rsid w:val="EB6B2F5E"/>
    <w:rsid w:val="EB6B9FC2"/>
    <w:rsid w:val="EB6F2B91"/>
    <w:rsid w:val="EB6FDBBB"/>
    <w:rsid w:val="EB73F864"/>
    <w:rsid w:val="EB7AEBF4"/>
    <w:rsid w:val="EB7BFFA6"/>
    <w:rsid w:val="EB7D3788"/>
    <w:rsid w:val="EB9FD9B1"/>
    <w:rsid w:val="EBA6996B"/>
    <w:rsid w:val="EBADDD2C"/>
    <w:rsid w:val="EBB30C3B"/>
    <w:rsid w:val="EBB6E9AE"/>
    <w:rsid w:val="EBB7D006"/>
    <w:rsid w:val="EBBDA78B"/>
    <w:rsid w:val="EBBDD5EB"/>
    <w:rsid w:val="EBBF1DAF"/>
    <w:rsid w:val="EBD7A170"/>
    <w:rsid w:val="EBD9D511"/>
    <w:rsid w:val="EBDBCAA4"/>
    <w:rsid w:val="EBDF4416"/>
    <w:rsid w:val="EBDF6D4A"/>
    <w:rsid w:val="EBE2FD41"/>
    <w:rsid w:val="EBE33A57"/>
    <w:rsid w:val="EBE7C12C"/>
    <w:rsid w:val="EBEA7A3F"/>
    <w:rsid w:val="EBEB1E49"/>
    <w:rsid w:val="EBEF8326"/>
    <w:rsid w:val="EBFAEE9C"/>
    <w:rsid w:val="EBFB9A7D"/>
    <w:rsid w:val="EBFC82CC"/>
    <w:rsid w:val="EBFE12CE"/>
    <w:rsid w:val="EBFEBF3F"/>
    <w:rsid w:val="EBFF3F60"/>
    <w:rsid w:val="EBFFD6F5"/>
    <w:rsid w:val="EC1FA8E9"/>
    <w:rsid w:val="EC4B243B"/>
    <w:rsid w:val="EC8B041A"/>
    <w:rsid w:val="ECAF4615"/>
    <w:rsid w:val="ECB11CF3"/>
    <w:rsid w:val="ECBB6CA1"/>
    <w:rsid w:val="ECBBE00B"/>
    <w:rsid w:val="ECD69B6E"/>
    <w:rsid w:val="ECEF3FFA"/>
    <w:rsid w:val="ECEF87F9"/>
    <w:rsid w:val="ECFE79DE"/>
    <w:rsid w:val="ECFF16AB"/>
    <w:rsid w:val="ED2F843F"/>
    <w:rsid w:val="ED5A3488"/>
    <w:rsid w:val="ED61439A"/>
    <w:rsid w:val="ED6E4492"/>
    <w:rsid w:val="ED77E2BC"/>
    <w:rsid w:val="ED7DF190"/>
    <w:rsid w:val="ED7E5A32"/>
    <w:rsid w:val="ED7EB636"/>
    <w:rsid w:val="ED7EF685"/>
    <w:rsid w:val="ED9F35D7"/>
    <w:rsid w:val="EDA43955"/>
    <w:rsid w:val="EDA9D31A"/>
    <w:rsid w:val="EDAE2E69"/>
    <w:rsid w:val="EDB26F2A"/>
    <w:rsid w:val="EDB59433"/>
    <w:rsid w:val="EDB7DF1F"/>
    <w:rsid w:val="EDBA926A"/>
    <w:rsid w:val="EDBF9E52"/>
    <w:rsid w:val="EDBFE428"/>
    <w:rsid w:val="EDCB362A"/>
    <w:rsid w:val="EDCED9F6"/>
    <w:rsid w:val="EDCF4D24"/>
    <w:rsid w:val="EDDF1B12"/>
    <w:rsid w:val="EDDFED9B"/>
    <w:rsid w:val="EDE3749B"/>
    <w:rsid w:val="EDE63AC1"/>
    <w:rsid w:val="EDE68293"/>
    <w:rsid w:val="EDEB8D69"/>
    <w:rsid w:val="EDEF7780"/>
    <w:rsid w:val="EDEFA071"/>
    <w:rsid w:val="EDF50769"/>
    <w:rsid w:val="EDF78F9A"/>
    <w:rsid w:val="EDF7BBDB"/>
    <w:rsid w:val="EDF7F4FB"/>
    <w:rsid w:val="EDFA94F3"/>
    <w:rsid w:val="EDFAC73C"/>
    <w:rsid w:val="EDFB2A02"/>
    <w:rsid w:val="EDFBCCE1"/>
    <w:rsid w:val="EDFEC7BC"/>
    <w:rsid w:val="EDFF4E2A"/>
    <w:rsid w:val="EE1FC794"/>
    <w:rsid w:val="EE49F367"/>
    <w:rsid w:val="EE5BB436"/>
    <w:rsid w:val="EE5EC117"/>
    <w:rsid w:val="EE6FAED2"/>
    <w:rsid w:val="EE6FB78D"/>
    <w:rsid w:val="EE764EDC"/>
    <w:rsid w:val="EE7AAC3C"/>
    <w:rsid w:val="EE7C9184"/>
    <w:rsid w:val="EE8F636C"/>
    <w:rsid w:val="EE9AC460"/>
    <w:rsid w:val="EE9BD367"/>
    <w:rsid w:val="EEAD77D5"/>
    <w:rsid w:val="EEBC2379"/>
    <w:rsid w:val="EEBD3910"/>
    <w:rsid w:val="EEBE4492"/>
    <w:rsid w:val="EEBE8AD8"/>
    <w:rsid w:val="EEBEF89E"/>
    <w:rsid w:val="EEBF2826"/>
    <w:rsid w:val="EEBF40FF"/>
    <w:rsid w:val="EECF3C5C"/>
    <w:rsid w:val="EEDB29A1"/>
    <w:rsid w:val="EEDE01DB"/>
    <w:rsid w:val="EEDF1193"/>
    <w:rsid w:val="EEDF557E"/>
    <w:rsid w:val="EEDF7786"/>
    <w:rsid w:val="EEEEB078"/>
    <w:rsid w:val="EEF18202"/>
    <w:rsid w:val="EEF1D029"/>
    <w:rsid w:val="EEF4D674"/>
    <w:rsid w:val="EEF6EF18"/>
    <w:rsid w:val="EEF7DE83"/>
    <w:rsid w:val="EEF8DB9D"/>
    <w:rsid w:val="EEF97A5F"/>
    <w:rsid w:val="EEFBC340"/>
    <w:rsid w:val="EEFBFFBF"/>
    <w:rsid w:val="EEFD28BA"/>
    <w:rsid w:val="EEFD369D"/>
    <w:rsid w:val="EEFF0D88"/>
    <w:rsid w:val="EEFF0DE2"/>
    <w:rsid w:val="EEFF3334"/>
    <w:rsid w:val="EEFF82FF"/>
    <w:rsid w:val="EEFF95E7"/>
    <w:rsid w:val="EEFFA87F"/>
    <w:rsid w:val="EF131519"/>
    <w:rsid w:val="EF1F726F"/>
    <w:rsid w:val="EF1FAC3C"/>
    <w:rsid w:val="EF37EE6D"/>
    <w:rsid w:val="EF3F8F9D"/>
    <w:rsid w:val="EF3FA582"/>
    <w:rsid w:val="EF3FC61D"/>
    <w:rsid w:val="EF4756B2"/>
    <w:rsid w:val="EF4D5AE6"/>
    <w:rsid w:val="EF4DD713"/>
    <w:rsid w:val="EF564C8E"/>
    <w:rsid w:val="EF57FB6E"/>
    <w:rsid w:val="EF5C3ACC"/>
    <w:rsid w:val="EF5FDB63"/>
    <w:rsid w:val="EF67F848"/>
    <w:rsid w:val="EF6B57AF"/>
    <w:rsid w:val="EF7005B9"/>
    <w:rsid w:val="EF73F8EE"/>
    <w:rsid w:val="EF7EE9F5"/>
    <w:rsid w:val="EF7F1B11"/>
    <w:rsid w:val="EF7F20C5"/>
    <w:rsid w:val="EF7F39C5"/>
    <w:rsid w:val="EF7FACBA"/>
    <w:rsid w:val="EF8FB1E1"/>
    <w:rsid w:val="EF9711B7"/>
    <w:rsid w:val="EFACC146"/>
    <w:rsid w:val="EFAED924"/>
    <w:rsid w:val="EFAF7A6A"/>
    <w:rsid w:val="EFAFFB73"/>
    <w:rsid w:val="EFB7B888"/>
    <w:rsid w:val="EFBBBC3D"/>
    <w:rsid w:val="EFBC56F9"/>
    <w:rsid w:val="EFBD0BD2"/>
    <w:rsid w:val="EFBD6145"/>
    <w:rsid w:val="EFBDBAFE"/>
    <w:rsid w:val="EFBE6435"/>
    <w:rsid w:val="EFBF0766"/>
    <w:rsid w:val="EFBF1824"/>
    <w:rsid w:val="EFBF77FD"/>
    <w:rsid w:val="EFBFC1DD"/>
    <w:rsid w:val="EFBFD6C6"/>
    <w:rsid w:val="EFBFEE4D"/>
    <w:rsid w:val="EFBFF980"/>
    <w:rsid w:val="EFC765BE"/>
    <w:rsid w:val="EFC78FB1"/>
    <w:rsid w:val="EFC99160"/>
    <w:rsid w:val="EFCDF51D"/>
    <w:rsid w:val="EFCF3EDA"/>
    <w:rsid w:val="EFCF4BDB"/>
    <w:rsid w:val="EFD1F3A3"/>
    <w:rsid w:val="EFD3A684"/>
    <w:rsid w:val="EFD5DF6C"/>
    <w:rsid w:val="EFD7BB90"/>
    <w:rsid w:val="EFD93D26"/>
    <w:rsid w:val="EFD94A2D"/>
    <w:rsid w:val="EFDB80F9"/>
    <w:rsid w:val="EFDB89B0"/>
    <w:rsid w:val="EFDF033A"/>
    <w:rsid w:val="EFDF1A24"/>
    <w:rsid w:val="EFDF3891"/>
    <w:rsid w:val="EFDF7C45"/>
    <w:rsid w:val="EFDF92A3"/>
    <w:rsid w:val="EFDFDFDB"/>
    <w:rsid w:val="EFDFEED1"/>
    <w:rsid w:val="EFE02E04"/>
    <w:rsid w:val="EFE3CB40"/>
    <w:rsid w:val="EFE6945F"/>
    <w:rsid w:val="EFE71342"/>
    <w:rsid w:val="EFE79DF8"/>
    <w:rsid w:val="EFEA5150"/>
    <w:rsid w:val="EFEDA54A"/>
    <w:rsid w:val="EFEDBB7C"/>
    <w:rsid w:val="EFEDDDA5"/>
    <w:rsid w:val="EFEF854E"/>
    <w:rsid w:val="EFEFF5A9"/>
    <w:rsid w:val="EFF3CA95"/>
    <w:rsid w:val="EFF47A74"/>
    <w:rsid w:val="EFF60AAD"/>
    <w:rsid w:val="EFF66349"/>
    <w:rsid w:val="EFF74665"/>
    <w:rsid w:val="EFF74AED"/>
    <w:rsid w:val="EFF7B162"/>
    <w:rsid w:val="EFF7C801"/>
    <w:rsid w:val="EFF7C847"/>
    <w:rsid w:val="EFF83DEB"/>
    <w:rsid w:val="EFF964A5"/>
    <w:rsid w:val="EFFA25FE"/>
    <w:rsid w:val="EFFA6E0F"/>
    <w:rsid w:val="EFFA8F67"/>
    <w:rsid w:val="EFFB0BD4"/>
    <w:rsid w:val="EFFB27F2"/>
    <w:rsid w:val="EFFB6254"/>
    <w:rsid w:val="EFFB6DA6"/>
    <w:rsid w:val="EFFBB3A2"/>
    <w:rsid w:val="EFFBF158"/>
    <w:rsid w:val="EFFC5480"/>
    <w:rsid w:val="EFFC7A82"/>
    <w:rsid w:val="EFFD042B"/>
    <w:rsid w:val="EFFD78B2"/>
    <w:rsid w:val="EFFDAFAA"/>
    <w:rsid w:val="EFFE1DD1"/>
    <w:rsid w:val="EFFE4635"/>
    <w:rsid w:val="EFFE4CC1"/>
    <w:rsid w:val="EFFEFC66"/>
    <w:rsid w:val="EFFF0420"/>
    <w:rsid w:val="EFFF1D14"/>
    <w:rsid w:val="EFFF200D"/>
    <w:rsid w:val="EFFF2EDE"/>
    <w:rsid w:val="EFFF466C"/>
    <w:rsid w:val="EFFF50C6"/>
    <w:rsid w:val="EFFF5373"/>
    <w:rsid w:val="EFFF5603"/>
    <w:rsid w:val="EFFF5855"/>
    <w:rsid w:val="EFFF6AF8"/>
    <w:rsid w:val="EFFF70EF"/>
    <w:rsid w:val="EFFF7FC4"/>
    <w:rsid w:val="EFFF8304"/>
    <w:rsid w:val="EFFFB1A4"/>
    <w:rsid w:val="EFFFBEF1"/>
    <w:rsid w:val="EFFFC4AB"/>
    <w:rsid w:val="EFFFE53E"/>
    <w:rsid w:val="EFFFFBEC"/>
    <w:rsid w:val="F04FDC74"/>
    <w:rsid w:val="F062C3BC"/>
    <w:rsid w:val="F0DD562E"/>
    <w:rsid w:val="F0DF3468"/>
    <w:rsid w:val="F0F77B0B"/>
    <w:rsid w:val="F0FFE93A"/>
    <w:rsid w:val="F1182F0E"/>
    <w:rsid w:val="F11BBAFA"/>
    <w:rsid w:val="F15FCD5A"/>
    <w:rsid w:val="F17F867B"/>
    <w:rsid w:val="F1B7274B"/>
    <w:rsid w:val="F1F626A0"/>
    <w:rsid w:val="F1FDF3F7"/>
    <w:rsid w:val="F21E61EE"/>
    <w:rsid w:val="F25EAD43"/>
    <w:rsid w:val="F25F7E1B"/>
    <w:rsid w:val="F2E7F5A1"/>
    <w:rsid w:val="F2ED6CAD"/>
    <w:rsid w:val="F2F77E54"/>
    <w:rsid w:val="F2FA7C39"/>
    <w:rsid w:val="F2FF66E8"/>
    <w:rsid w:val="F2FF931D"/>
    <w:rsid w:val="F2FFFAC5"/>
    <w:rsid w:val="F35F78DE"/>
    <w:rsid w:val="F36C86BA"/>
    <w:rsid w:val="F36D2CDC"/>
    <w:rsid w:val="F36EF15E"/>
    <w:rsid w:val="F376A060"/>
    <w:rsid w:val="F377F882"/>
    <w:rsid w:val="F37C3A21"/>
    <w:rsid w:val="F37DC64D"/>
    <w:rsid w:val="F37EFFFD"/>
    <w:rsid w:val="F3850384"/>
    <w:rsid w:val="F39BE870"/>
    <w:rsid w:val="F3AC955E"/>
    <w:rsid w:val="F3B714BE"/>
    <w:rsid w:val="F3B74407"/>
    <w:rsid w:val="F3B86835"/>
    <w:rsid w:val="F3BFA1E6"/>
    <w:rsid w:val="F3BFD99B"/>
    <w:rsid w:val="F3CF2FE9"/>
    <w:rsid w:val="F3CF7F23"/>
    <w:rsid w:val="F3CFCD43"/>
    <w:rsid w:val="F3D74BEE"/>
    <w:rsid w:val="F3DA2A7D"/>
    <w:rsid w:val="F3DB0CC9"/>
    <w:rsid w:val="F3DE4667"/>
    <w:rsid w:val="F3DE5D17"/>
    <w:rsid w:val="F3DF36CA"/>
    <w:rsid w:val="F3DFF47E"/>
    <w:rsid w:val="F3E7C0E8"/>
    <w:rsid w:val="F3EB5551"/>
    <w:rsid w:val="F3ED45ED"/>
    <w:rsid w:val="F3EDFD6E"/>
    <w:rsid w:val="F3EE7953"/>
    <w:rsid w:val="F3EFCF6E"/>
    <w:rsid w:val="F3F39FEF"/>
    <w:rsid w:val="F3F7691F"/>
    <w:rsid w:val="F3F778D0"/>
    <w:rsid w:val="F3FAA5AB"/>
    <w:rsid w:val="F3FB2DDB"/>
    <w:rsid w:val="F3FDDB2F"/>
    <w:rsid w:val="F3FF7BE5"/>
    <w:rsid w:val="F3FF7E8C"/>
    <w:rsid w:val="F3FFA1ED"/>
    <w:rsid w:val="F47F60C2"/>
    <w:rsid w:val="F4ABFF66"/>
    <w:rsid w:val="F4ED728C"/>
    <w:rsid w:val="F4F2D1D7"/>
    <w:rsid w:val="F4F71A4C"/>
    <w:rsid w:val="F4FB5C21"/>
    <w:rsid w:val="F4FD7862"/>
    <w:rsid w:val="F51A405E"/>
    <w:rsid w:val="F51E848F"/>
    <w:rsid w:val="F52E5F82"/>
    <w:rsid w:val="F53F4555"/>
    <w:rsid w:val="F55F0F33"/>
    <w:rsid w:val="F5674A93"/>
    <w:rsid w:val="F57219BE"/>
    <w:rsid w:val="F578A941"/>
    <w:rsid w:val="F57B24E4"/>
    <w:rsid w:val="F57CC62B"/>
    <w:rsid w:val="F57D0215"/>
    <w:rsid w:val="F57D1E8C"/>
    <w:rsid w:val="F57DFCCB"/>
    <w:rsid w:val="F57EF636"/>
    <w:rsid w:val="F57F8ED5"/>
    <w:rsid w:val="F58F9110"/>
    <w:rsid w:val="F59364AB"/>
    <w:rsid w:val="F59B6B4A"/>
    <w:rsid w:val="F59F3D79"/>
    <w:rsid w:val="F5AD038D"/>
    <w:rsid w:val="F5AD89F5"/>
    <w:rsid w:val="F5ADF56A"/>
    <w:rsid w:val="F5AFCDE8"/>
    <w:rsid w:val="F5BE18EF"/>
    <w:rsid w:val="F5BF3C59"/>
    <w:rsid w:val="F5BF5082"/>
    <w:rsid w:val="F5CFC2D4"/>
    <w:rsid w:val="F5DBDBE3"/>
    <w:rsid w:val="F5DD28CF"/>
    <w:rsid w:val="F5DD9292"/>
    <w:rsid w:val="F5DEA2A2"/>
    <w:rsid w:val="F5E36F39"/>
    <w:rsid w:val="F5E67488"/>
    <w:rsid w:val="F5E6E5F1"/>
    <w:rsid w:val="F5E78CAE"/>
    <w:rsid w:val="F5E92B96"/>
    <w:rsid w:val="F5EA0C42"/>
    <w:rsid w:val="F5EBD193"/>
    <w:rsid w:val="F5EF3FD7"/>
    <w:rsid w:val="F5F3F387"/>
    <w:rsid w:val="F5F9E3D8"/>
    <w:rsid w:val="F5FB78AD"/>
    <w:rsid w:val="F5FD2621"/>
    <w:rsid w:val="F5FD3599"/>
    <w:rsid w:val="F5FDD6C3"/>
    <w:rsid w:val="F5FDEB83"/>
    <w:rsid w:val="F5FDF6C3"/>
    <w:rsid w:val="F5FE23B2"/>
    <w:rsid w:val="F5FF18D1"/>
    <w:rsid w:val="F5FF1A2E"/>
    <w:rsid w:val="F5FF4152"/>
    <w:rsid w:val="F5FFC023"/>
    <w:rsid w:val="F5FFE28D"/>
    <w:rsid w:val="F6478413"/>
    <w:rsid w:val="F6580445"/>
    <w:rsid w:val="F65C934F"/>
    <w:rsid w:val="F65DB269"/>
    <w:rsid w:val="F66DCB90"/>
    <w:rsid w:val="F67F4577"/>
    <w:rsid w:val="F67F6DB4"/>
    <w:rsid w:val="F67FFA3F"/>
    <w:rsid w:val="F686638A"/>
    <w:rsid w:val="F69FE2DB"/>
    <w:rsid w:val="F6A79926"/>
    <w:rsid w:val="F6AE14B7"/>
    <w:rsid w:val="F6AF9A09"/>
    <w:rsid w:val="F6BEE237"/>
    <w:rsid w:val="F6BF2D9B"/>
    <w:rsid w:val="F6BF73B7"/>
    <w:rsid w:val="F6BFAC32"/>
    <w:rsid w:val="F6BFE3E2"/>
    <w:rsid w:val="F6CE8E61"/>
    <w:rsid w:val="F6CFF15C"/>
    <w:rsid w:val="F6D54E78"/>
    <w:rsid w:val="F6D7ED54"/>
    <w:rsid w:val="F6DB334E"/>
    <w:rsid w:val="F6DDBC10"/>
    <w:rsid w:val="F6DF498A"/>
    <w:rsid w:val="F6DF8A4B"/>
    <w:rsid w:val="F6DF90C7"/>
    <w:rsid w:val="F6E7EA29"/>
    <w:rsid w:val="F6EB7D61"/>
    <w:rsid w:val="F6EE5ECD"/>
    <w:rsid w:val="F6F1827A"/>
    <w:rsid w:val="F6F4F08D"/>
    <w:rsid w:val="F6F64159"/>
    <w:rsid w:val="F6FC8D7A"/>
    <w:rsid w:val="F6FCF375"/>
    <w:rsid w:val="F6FE0061"/>
    <w:rsid w:val="F6FF2C04"/>
    <w:rsid w:val="F6FF6B9E"/>
    <w:rsid w:val="F6FFBD5A"/>
    <w:rsid w:val="F6FFBFD7"/>
    <w:rsid w:val="F6FFD6F6"/>
    <w:rsid w:val="F737265D"/>
    <w:rsid w:val="F73B60C1"/>
    <w:rsid w:val="F73C56C8"/>
    <w:rsid w:val="F73E3BB3"/>
    <w:rsid w:val="F73EE5E5"/>
    <w:rsid w:val="F73F9550"/>
    <w:rsid w:val="F747C569"/>
    <w:rsid w:val="F74F0FEE"/>
    <w:rsid w:val="F74F8A52"/>
    <w:rsid w:val="F753545D"/>
    <w:rsid w:val="F75BBB72"/>
    <w:rsid w:val="F75F7AF2"/>
    <w:rsid w:val="F76A9D39"/>
    <w:rsid w:val="F76B204D"/>
    <w:rsid w:val="F76E5EC1"/>
    <w:rsid w:val="F76F0A76"/>
    <w:rsid w:val="F76F0E6E"/>
    <w:rsid w:val="F76FB81A"/>
    <w:rsid w:val="F7731FAF"/>
    <w:rsid w:val="F7754325"/>
    <w:rsid w:val="F77752C2"/>
    <w:rsid w:val="F7775D62"/>
    <w:rsid w:val="F777F654"/>
    <w:rsid w:val="F77AF74F"/>
    <w:rsid w:val="F77ECE1C"/>
    <w:rsid w:val="F77ECFCD"/>
    <w:rsid w:val="F77F04E3"/>
    <w:rsid w:val="F77F2000"/>
    <w:rsid w:val="F77F41F0"/>
    <w:rsid w:val="F77F4675"/>
    <w:rsid w:val="F77F94F5"/>
    <w:rsid w:val="F77FA397"/>
    <w:rsid w:val="F77FE90D"/>
    <w:rsid w:val="F7936FA0"/>
    <w:rsid w:val="F7937E82"/>
    <w:rsid w:val="F79507B5"/>
    <w:rsid w:val="F7974F17"/>
    <w:rsid w:val="F79E190A"/>
    <w:rsid w:val="F79E7D52"/>
    <w:rsid w:val="F79EDCC1"/>
    <w:rsid w:val="F79FA1DA"/>
    <w:rsid w:val="F7A743DE"/>
    <w:rsid w:val="F7A7CC1F"/>
    <w:rsid w:val="F7AB4050"/>
    <w:rsid w:val="F7ABDA14"/>
    <w:rsid w:val="F7AD8F69"/>
    <w:rsid w:val="F7AF96EA"/>
    <w:rsid w:val="F7AFCEF8"/>
    <w:rsid w:val="F7B30819"/>
    <w:rsid w:val="F7B5DC82"/>
    <w:rsid w:val="F7B7D3CB"/>
    <w:rsid w:val="F7BB3A43"/>
    <w:rsid w:val="F7BBE37C"/>
    <w:rsid w:val="F7BCB974"/>
    <w:rsid w:val="F7BDDE45"/>
    <w:rsid w:val="F7BE6E45"/>
    <w:rsid w:val="F7BF0524"/>
    <w:rsid w:val="F7BF3C49"/>
    <w:rsid w:val="F7BF41F1"/>
    <w:rsid w:val="F7BF5601"/>
    <w:rsid w:val="F7BF7357"/>
    <w:rsid w:val="F7BF8682"/>
    <w:rsid w:val="F7BFDD46"/>
    <w:rsid w:val="F7C6185F"/>
    <w:rsid w:val="F7C62B38"/>
    <w:rsid w:val="F7CA68D0"/>
    <w:rsid w:val="F7CDBC26"/>
    <w:rsid w:val="F7CF4E18"/>
    <w:rsid w:val="F7CF5E7B"/>
    <w:rsid w:val="F7D27AD2"/>
    <w:rsid w:val="F7D38878"/>
    <w:rsid w:val="F7D50453"/>
    <w:rsid w:val="F7DC727B"/>
    <w:rsid w:val="F7DE38C2"/>
    <w:rsid w:val="F7DE455A"/>
    <w:rsid w:val="F7DEDB26"/>
    <w:rsid w:val="F7DF63FC"/>
    <w:rsid w:val="F7DF9189"/>
    <w:rsid w:val="F7DFCD59"/>
    <w:rsid w:val="F7E34242"/>
    <w:rsid w:val="F7E5C3BE"/>
    <w:rsid w:val="F7E7D24B"/>
    <w:rsid w:val="F7E96B45"/>
    <w:rsid w:val="F7EADDD3"/>
    <w:rsid w:val="F7EBC7F4"/>
    <w:rsid w:val="F7ECA344"/>
    <w:rsid w:val="F7EDB6CC"/>
    <w:rsid w:val="F7EF2853"/>
    <w:rsid w:val="F7EF99EC"/>
    <w:rsid w:val="F7EFAED7"/>
    <w:rsid w:val="F7EFD54C"/>
    <w:rsid w:val="F7EFEF2B"/>
    <w:rsid w:val="F7F237C8"/>
    <w:rsid w:val="F7F31406"/>
    <w:rsid w:val="F7F5768A"/>
    <w:rsid w:val="F7F64BAD"/>
    <w:rsid w:val="F7F723AE"/>
    <w:rsid w:val="F7F72EE8"/>
    <w:rsid w:val="F7F7A07A"/>
    <w:rsid w:val="F7F7A2A0"/>
    <w:rsid w:val="F7F7B4F8"/>
    <w:rsid w:val="F7F7CE3E"/>
    <w:rsid w:val="F7F7E650"/>
    <w:rsid w:val="F7F7FA57"/>
    <w:rsid w:val="F7F95AD8"/>
    <w:rsid w:val="F7F9749B"/>
    <w:rsid w:val="F7F9D8B4"/>
    <w:rsid w:val="F7FA1A59"/>
    <w:rsid w:val="F7FA999A"/>
    <w:rsid w:val="F7FB0AEB"/>
    <w:rsid w:val="F7FB5E38"/>
    <w:rsid w:val="F7FB97E1"/>
    <w:rsid w:val="F7FB98F1"/>
    <w:rsid w:val="F7FBACF0"/>
    <w:rsid w:val="F7FBAD60"/>
    <w:rsid w:val="F7FBF0B3"/>
    <w:rsid w:val="F7FBF304"/>
    <w:rsid w:val="F7FC0723"/>
    <w:rsid w:val="F7FC8EDF"/>
    <w:rsid w:val="F7FC950D"/>
    <w:rsid w:val="F7FCABD5"/>
    <w:rsid w:val="F7FD4B66"/>
    <w:rsid w:val="F7FD6767"/>
    <w:rsid w:val="F7FDB05B"/>
    <w:rsid w:val="F7FE6246"/>
    <w:rsid w:val="F7FE6FEB"/>
    <w:rsid w:val="F7FECAB3"/>
    <w:rsid w:val="F7FEDE31"/>
    <w:rsid w:val="F7FF142C"/>
    <w:rsid w:val="F7FF3A85"/>
    <w:rsid w:val="F7FF6280"/>
    <w:rsid w:val="F7FF86CA"/>
    <w:rsid w:val="F7FF86DB"/>
    <w:rsid w:val="F7FF8E38"/>
    <w:rsid w:val="F7FFA754"/>
    <w:rsid w:val="F7FFA814"/>
    <w:rsid w:val="F7FFBD01"/>
    <w:rsid w:val="F7FFBD90"/>
    <w:rsid w:val="F7FFC065"/>
    <w:rsid w:val="F80B3988"/>
    <w:rsid w:val="F85FD9C8"/>
    <w:rsid w:val="F88FF7F5"/>
    <w:rsid w:val="F8D99D21"/>
    <w:rsid w:val="F8DCC044"/>
    <w:rsid w:val="F8DF8469"/>
    <w:rsid w:val="F8EAC5F8"/>
    <w:rsid w:val="F8EFC4F5"/>
    <w:rsid w:val="F8FF8483"/>
    <w:rsid w:val="F90D6996"/>
    <w:rsid w:val="F93EA1F1"/>
    <w:rsid w:val="F93F08F2"/>
    <w:rsid w:val="F943B53C"/>
    <w:rsid w:val="F94CE75C"/>
    <w:rsid w:val="F963C809"/>
    <w:rsid w:val="F96E8B05"/>
    <w:rsid w:val="F9725316"/>
    <w:rsid w:val="F977C883"/>
    <w:rsid w:val="F97C538E"/>
    <w:rsid w:val="F97E4B55"/>
    <w:rsid w:val="F98D9305"/>
    <w:rsid w:val="F98DE734"/>
    <w:rsid w:val="F99DEAB8"/>
    <w:rsid w:val="F99F1F64"/>
    <w:rsid w:val="F99FC349"/>
    <w:rsid w:val="F9A9CA3E"/>
    <w:rsid w:val="F9AAFC1F"/>
    <w:rsid w:val="F9B242FC"/>
    <w:rsid w:val="F9B50B8F"/>
    <w:rsid w:val="F9B67F36"/>
    <w:rsid w:val="F9B719EA"/>
    <w:rsid w:val="F9BA9C67"/>
    <w:rsid w:val="F9C7E350"/>
    <w:rsid w:val="F9CF09D6"/>
    <w:rsid w:val="F9D75E48"/>
    <w:rsid w:val="F9DE8C53"/>
    <w:rsid w:val="F9DEB127"/>
    <w:rsid w:val="F9E76636"/>
    <w:rsid w:val="F9E7D93E"/>
    <w:rsid w:val="F9EF04FC"/>
    <w:rsid w:val="F9EF8040"/>
    <w:rsid w:val="F9EFB832"/>
    <w:rsid w:val="F9F7EEAF"/>
    <w:rsid w:val="F9F963ED"/>
    <w:rsid w:val="F9FAFA6B"/>
    <w:rsid w:val="F9FD4A8D"/>
    <w:rsid w:val="F9FDB011"/>
    <w:rsid w:val="F9FE4A24"/>
    <w:rsid w:val="F9FEBB17"/>
    <w:rsid w:val="F9FEE67F"/>
    <w:rsid w:val="F9FF226F"/>
    <w:rsid w:val="F9FF3191"/>
    <w:rsid w:val="F9FF6CD3"/>
    <w:rsid w:val="FA2EAAB3"/>
    <w:rsid w:val="FA3F0656"/>
    <w:rsid w:val="FA3F0AF2"/>
    <w:rsid w:val="FA67EC98"/>
    <w:rsid w:val="FA6FD56C"/>
    <w:rsid w:val="FA772D93"/>
    <w:rsid w:val="FA7941D7"/>
    <w:rsid w:val="FA7A4AD9"/>
    <w:rsid w:val="FA8E6E48"/>
    <w:rsid w:val="FA8F9BFF"/>
    <w:rsid w:val="FA8FD3B3"/>
    <w:rsid w:val="FA9B9127"/>
    <w:rsid w:val="FAA56AA8"/>
    <w:rsid w:val="FAA6E41C"/>
    <w:rsid w:val="FABB21F3"/>
    <w:rsid w:val="FABBAB81"/>
    <w:rsid w:val="FABD881E"/>
    <w:rsid w:val="FABEB8DD"/>
    <w:rsid w:val="FACF7311"/>
    <w:rsid w:val="FACF7728"/>
    <w:rsid w:val="FACF9C66"/>
    <w:rsid w:val="FACFEA0D"/>
    <w:rsid w:val="FAD1E611"/>
    <w:rsid w:val="FAD300F6"/>
    <w:rsid w:val="FAD73DDE"/>
    <w:rsid w:val="FADA0C6E"/>
    <w:rsid w:val="FADB948A"/>
    <w:rsid w:val="FADE3A5F"/>
    <w:rsid w:val="FADF425F"/>
    <w:rsid w:val="FADFD608"/>
    <w:rsid w:val="FAE3D389"/>
    <w:rsid w:val="FAE67D6A"/>
    <w:rsid w:val="FAEE519F"/>
    <w:rsid w:val="FAEE9919"/>
    <w:rsid w:val="FAEF72C2"/>
    <w:rsid w:val="FAEFCAB4"/>
    <w:rsid w:val="FAF3DACD"/>
    <w:rsid w:val="FAF3F93C"/>
    <w:rsid w:val="FAF65B0A"/>
    <w:rsid w:val="FAF7CC46"/>
    <w:rsid w:val="FAF89EF9"/>
    <w:rsid w:val="FAFBC854"/>
    <w:rsid w:val="FAFCA413"/>
    <w:rsid w:val="FAFD3E88"/>
    <w:rsid w:val="FAFD54CE"/>
    <w:rsid w:val="FAFE14BC"/>
    <w:rsid w:val="FAFE6108"/>
    <w:rsid w:val="FAFE7CE4"/>
    <w:rsid w:val="FAFF2A20"/>
    <w:rsid w:val="FAFF348A"/>
    <w:rsid w:val="FAFF4E13"/>
    <w:rsid w:val="FAFF7A0B"/>
    <w:rsid w:val="FB156559"/>
    <w:rsid w:val="FB1E78D4"/>
    <w:rsid w:val="FB27ED61"/>
    <w:rsid w:val="FB36F567"/>
    <w:rsid w:val="FB3FD052"/>
    <w:rsid w:val="FB4E9112"/>
    <w:rsid w:val="FB4F42B8"/>
    <w:rsid w:val="FB57463C"/>
    <w:rsid w:val="FB5B46B8"/>
    <w:rsid w:val="FB5D3097"/>
    <w:rsid w:val="FB5F77AC"/>
    <w:rsid w:val="FB5F8180"/>
    <w:rsid w:val="FB5F9A0A"/>
    <w:rsid w:val="FB5FCA99"/>
    <w:rsid w:val="FB60B6AA"/>
    <w:rsid w:val="FB6B83EE"/>
    <w:rsid w:val="FB6BA000"/>
    <w:rsid w:val="FB755DE5"/>
    <w:rsid w:val="FB758A23"/>
    <w:rsid w:val="FB75E31D"/>
    <w:rsid w:val="FB7629DD"/>
    <w:rsid w:val="FB782E44"/>
    <w:rsid w:val="FB7AFADD"/>
    <w:rsid w:val="FB7B0187"/>
    <w:rsid w:val="FB7B4EFA"/>
    <w:rsid w:val="FB7BE6BE"/>
    <w:rsid w:val="FB7C14FE"/>
    <w:rsid w:val="FB7D9A7D"/>
    <w:rsid w:val="FB7E2D24"/>
    <w:rsid w:val="FB7E8370"/>
    <w:rsid w:val="FB7EACC8"/>
    <w:rsid w:val="FB7F2102"/>
    <w:rsid w:val="FB7F4042"/>
    <w:rsid w:val="FB7F8499"/>
    <w:rsid w:val="FB7FD899"/>
    <w:rsid w:val="FB9DE529"/>
    <w:rsid w:val="FB9E8944"/>
    <w:rsid w:val="FB9EDC4A"/>
    <w:rsid w:val="FBAC3E57"/>
    <w:rsid w:val="FBAF9A4D"/>
    <w:rsid w:val="FBB3F762"/>
    <w:rsid w:val="FBB7DCA4"/>
    <w:rsid w:val="FBBA0A45"/>
    <w:rsid w:val="FBBA26C4"/>
    <w:rsid w:val="FBBB495B"/>
    <w:rsid w:val="FBBCCE96"/>
    <w:rsid w:val="FBBDBD02"/>
    <w:rsid w:val="FBBDE7DF"/>
    <w:rsid w:val="FBBF1E50"/>
    <w:rsid w:val="FBBF7EC8"/>
    <w:rsid w:val="FBBFD37F"/>
    <w:rsid w:val="FBBFF31F"/>
    <w:rsid w:val="FBCF5968"/>
    <w:rsid w:val="FBCFB0EB"/>
    <w:rsid w:val="FBCFEDCE"/>
    <w:rsid w:val="FBD17ED8"/>
    <w:rsid w:val="FBD7787E"/>
    <w:rsid w:val="FBD894FB"/>
    <w:rsid w:val="FBD97A24"/>
    <w:rsid w:val="FBDB3F84"/>
    <w:rsid w:val="FBDB8FAC"/>
    <w:rsid w:val="FBDCE3CE"/>
    <w:rsid w:val="FBDD21AD"/>
    <w:rsid w:val="FBDEEA84"/>
    <w:rsid w:val="FBDF27B6"/>
    <w:rsid w:val="FBDF3111"/>
    <w:rsid w:val="FBDF5C3F"/>
    <w:rsid w:val="FBDF8BA0"/>
    <w:rsid w:val="FBDF8E95"/>
    <w:rsid w:val="FBDFD1AB"/>
    <w:rsid w:val="FBE3577F"/>
    <w:rsid w:val="FBE3C88E"/>
    <w:rsid w:val="FBE3DC01"/>
    <w:rsid w:val="FBE7B14C"/>
    <w:rsid w:val="FBE7EC29"/>
    <w:rsid w:val="FBE972B0"/>
    <w:rsid w:val="FBED98E9"/>
    <w:rsid w:val="FBEDC413"/>
    <w:rsid w:val="FBEF44BC"/>
    <w:rsid w:val="FBEFA81B"/>
    <w:rsid w:val="FBEFF2DA"/>
    <w:rsid w:val="FBEFFA5B"/>
    <w:rsid w:val="FBF08E86"/>
    <w:rsid w:val="FBF0D6E0"/>
    <w:rsid w:val="FBF25A1D"/>
    <w:rsid w:val="FBF30DE1"/>
    <w:rsid w:val="FBF37301"/>
    <w:rsid w:val="FBF3F2E0"/>
    <w:rsid w:val="FBF5A985"/>
    <w:rsid w:val="FBF6246C"/>
    <w:rsid w:val="FBF713A7"/>
    <w:rsid w:val="FBF75DB9"/>
    <w:rsid w:val="FBF7C81C"/>
    <w:rsid w:val="FBF7E0E6"/>
    <w:rsid w:val="FBF7FE6F"/>
    <w:rsid w:val="FBF8FCED"/>
    <w:rsid w:val="FBFA18F6"/>
    <w:rsid w:val="FBFAB9BD"/>
    <w:rsid w:val="FBFB452E"/>
    <w:rsid w:val="FBFCD922"/>
    <w:rsid w:val="FBFD2905"/>
    <w:rsid w:val="FBFDBEF9"/>
    <w:rsid w:val="FBFDC8F8"/>
    <w:rsid w:val="FBFE4F58"/>
    <w:rsid w:val="FBFE7D74"/>
    <w:rsid w:val="FBFEABD9"/>
    <w:rsid w:val="FBFEBB80"/>
    <w:rsid w:val="FBFEC90F"/>
    <w:rsid w:val="FBFED0FB"/>
    <w:rsid w:val="FBFF0072"/>
    <w:rsid w:val="FBFF05DD"/>
    <w:rsid w:val="FBFF06E4"/>
    <w:rsid w:val="FBFF237A"/>
    <w:rsid w:val="FBFF46CD"/>
    <w:rsid w:val="FBFF4E22"/>
    <w:rsid w:val="FBFF582E"/>
    <w:rsid w:val="FBFF68C2"/>
    <w:rsid w:val="FBFF6ABC"/>
    <w:rsid w:val="FBFF6E7E"/>
    <w:rsid w:val="FBFF7A28"/>
    <w:rsid w:val="FBFF8528"/>
    <w:rsid w:val="FBFF85EF"/>
    <w:rsid w:val="FBFF8D94"/>
    <w:rsid w:val="FBFF90B3"/>
    <w:rsid w:val="FBFFD902"/>
    <w:rsid w:val="FC660F72"/>
    <w:rsid w:val="FC6D2F02"/>
    <w:rsid w:val="FC75828B"/>
    <w:rsid w:val="FC773A9C"/>
    <w:rsid w:val="FC7AB7B1"/>
    <w:rsid w:val="FC7E13D5"/>
    <w:rsid w:val="FC7F4472"/>
    <w:rsid w:val="FC7F99A1"/>
    <w:rsid w:val="FC7FAF74"/>
    <w:rsid w:val="FC8F8638"/>
    <w:rsid w:val="FC9FD85C"/>
    <w:rsid w:val="FCB0CACA"/>
    <w:rsid w:val="FCB74DFE"/>
    <w:rsid w:val="FCBB6787"/>
    <w:rsid w:val="FCBE487E"/>
    <w:rsid w:val="FCBF1E7F"/>
    <w:rsid w:val="FCBF2D1A"/>
    <w:rsid w:val="FCC3A779"/>
    <w:rsid w:val="FCCF8554"/>
    <w:rsid w:val="FCD3CB9E"/>
    <w:rsid w:val="FCD78E40"/>
    <w:rsid w:val="FCDBD4F4"/>
    <w:rsid w:val="FCDF05E3"/>
    <w:rsid w:val="FCDF4E6B"/>
    <w:rsid w:val="FCDF7670"/>
    <w:rsid w:val="FCE24E78"/>
    <w:rsid w:val="FCE7154F"/>
    <w:rsid w:val="FCE7F4B0"/>
    <w:rsid w:val="FCE8677B"/>
    <w:rsid w:val="FCE97956"/>
    <w:rsid w:val="FCEA382B"/>
    <w:rsid w:val="FCED4CC9"/>
    <w:rsid w:val="FCED9294"/>
    <w:rsid w:val="FCEFE8A7"/>
    <w:rsid w:val="FCF10B76"/>
    <w:rsid w:val="FCF3BE28"/>
    <w:rsid w:val="FCF541C3"/>
    <w:rsid w:val="FCF56108"/>
    <w:rsid w:val="FCF77601"/>
    <w:rsid w:val="FCF90403"/>
    <w:rsid w:val="FCFBA39C"/>
    <w:rsid w:val="FCFC448C"/>
    <w:rsid w:val="FCFDB243"/>
    <w:rsid w:val="FCFDB6DA"/>
    <w:rsid w:val="FCFE0B2D"/>
    <w:rsid w:val="FCFEBC3A"/>
    <w:rsid w:val="FCFFBE74"/>
    <w:rsid w:val="FD177D5C"/>
    <w:rsid w:val="FD1B0392"/>
    <w:rsid w:val="FD1B6F68"/>
    <w:rsid w:val="FD1F64E4"/>
    <w:rsid w:val="FD1FF1FA"/>
    <w:rsid w:val="FD2BA839"/>
    <w:rsid w:val="FD2E2258"/>
    <w:rsid w:val="FD3B53DE"/>
    <w:rsid w:val="FD48F4A9"/>
    <w:rsid w:val="FD4E9573"/>
    <w:rsid w:val="FD5EED17"/>
    <w:rsid w:val="FD5FFB72"/>
    <w:rsid w:val="FD691902"/>
    <w:rsid w:val="FD6A6CCA"/>
    <w:rsid w:val="FD6BEBF1"/>
    <w:rsid w:val="FD6DC82C"/>
    <w:rsid w:val="FD6E3869"/>
    <w:rsid w:val="FD6EA0DD"/>
    <w:rsid w:val="FD6FC140"/>
    <w:rsid w:val="FD72835F"/>
    <w:rsid w:val="FD76C77F"/>
    <w:rsid w:val="FD79C387"/>
    <w:rsid w:val="FD7B08BF"/>
    <w:rsid w:val="FD7B0D8E"/>
    <w:rsid w:val="FD7BA1D3"/>
    <w:rsid w:val="FD7D62EA"/>
    <w:rsid w:val="FD7F34B3"/>
    <w:rsid w:val="FD7F9979"/>
    <w:rsid w:val="FD7FB210"/>
    <w:rsid w:val="FD870AAC"/>
    <w:rsid w:val="FD8FA20F"/>
    <w:rsid w:val="FD9BBBBE"/>
    <w:rsid w:val="FD9DF424"/>
    <w:rsid w:val="FD9E5D1A"/>
    <w:rsid w:val="FD9F6448"/>
    <w:rsid w:val="FD9FD031"/>
    <w:rsid w:val="FDA75DCE"/>
    <w:rsid w:val="FDAD6191"/>
    <w:rsid w:val="FDAFFF24"/>
    <w:rsid w:val="FDBB6289"/>
    <w:rsid w:val="FDBB6BA9"/>
    <w:rsid w:val="FDBB86F2"/>
    <w:rsid w:val="FDBBCD95"/>
    <w:rsid w:val="FDBBDE92"/>
    <w:rsid w:val="FDBD9609"/>
    <w:rsid w:val="FDBE2C7D"/>
    <w:rsid w:val="FDBF253A"/>
    <w:rsid w:val="FDBF2C41"/>
    <w:rsid w:val="FDBF3A91"/>
    <w:rsid w:val="FDBF3B67"/>
    <w:rsid w:val="FDBF5E75"/>
    <w:rsid w:val="FDBF8158"/>
    <w:rsid w:val="FDBFBBFE"/>
    <w:rsid w:val="FDBFE7AE"/>
    <w:rsid w:val="FDBFF63F"/>
    <w:rsid w:val="FDCE3EAB"/>
    <w:rsid w:val="FDCF4F86"/>
    <w:rsid w:val="FDCF626F"/>
    <w:rsid w:val="FDCF80AC"/>
    <w:rsid w:val="FDD5E1D3"/>
    <w:rsid w:val="FDD5EB6A"/>
    <w:rsid w:val="FDD62026"/>
    <w:rsid w:val="FDDB2842"/>
    <w:rsid w:val="FDDD2F5A"/>
    <w:rsid w:val="FDDD9296"/>
    <w:rsid w:val="FDDF418C"/>
    <w:rsid w:val="FDDF8B7C"/>
    <w:rsid w:val="FDDFFD27"/>
    <w:rsid w:val="FDE31715"/>
    <w:rsid w:val="FDE93C77"/>
    <w:rsid w:val="FDEA9EC8"/>
    <w:rsid w:val="FDEBE0CA"/>
    <w:rsid w:val="FDEC46D7"/>
    <w:rsid w:val="FDED7137"/>
    <w:rsid w:val="FDEE8CC3"/>
    <w:rsid w:val="FDEF0082"/>
    <w:rsid w:val="FDEF21CB"/>
    <w:rsid w:val="FDEF2A92"/>
    <w:rsid w:val="FDEF309D"/>
    <w:rsid w:val="FDF103EE"/>
    <w:rsid w:val="FDF1EE82"/>
    <w:rsid w:val="FDF5F387"/>
    <w:rsid w:val="FDF63A3D"/>
    <w:rsid w:val="FDF65855"/>
    <w:rsid w:val="FDF6B221"/>
    <w:rsid w:val="FDF6D8CE"/>
    <w:rsid w:val="FDF77390"/>
    <w:rsid w:val="FDF7B280"/>
    <w:rsid w:val="FDFAB9D9"/>
    <w:rsid w:val="FDFB002F"/>
    <w:rsid w:val="FDFB00E6"/>
    <w:rsid w:val="FDFB7F01"/>
    <w:rsid w:val="FDFB8D78"/>
    <w:rsid w:val="FDFB9275"/>
    <w:rsid w:val="FDFB9B72"/>
    <w:rsid w:val="FDFC5BF8"/>
    <w:rsid w:val="FDFCBF4D"/>
    <w:rsid w:val="FDFD1CF4"/>
    <w:rsid w:val="FDFD88BD"/>
    <w:rsid w:val="FDFE19CA"/>
    <w:rsid w:val="FDFF1A51"/>
    <w:rsid w:val="FDFF1B28"/>
    <w:rsid w:val="FDFF49E0"/>
    <w:rsid w:val="FDFF5492"/>
    <w:rsid w:val="FDFF5DBE"/>
    <w:rsid w:val="FDFF6614"/>
    <w:rsid w:val="FDFF7411"/>
    <w:rsid w:val="FDFF7E70"/>
    <w:rsid w:val="FDFF8B07"/>
    <w:rsid w:val="FDFF932D"/>
    <w:rsid w:val="FDFFAB38"/>
    <w:rsid w:val="FDFFADB8"/>
    <w:rsid w:val="FDFFBF70"/>
    <w:rsid w:val="FDFFD4BE"/>
    <w:rsid w:val="FDFFE33E"/>
    <w:rsid w:val="FDFFF7A8"/>
    <w:rsid w:val="FDFFFA57"/>
    <w:rsid w:val="FE196054"/>
    <w:rsid w:val="FE1A5B56"/>
    <w:rsid w:val="FE1BD1EC"/>
    <w:rsid w:val="FE1BF2CD"/>
    <w:rsid w:val="FE2C409A"/>
    <w:rsid w:val="FE2C8920"/>
    <w:rsid w:val="FE2F012C"/>
    <w:rsid w:val="FE2FA72E"/>
    <w:rsid w:val="FE331CE9"/>
    <w:rsid w:val="FE3467AA"/>
    <w:rsid w:val="FE3EEB20"/>
    <w:rsid w:val="FE3F155E"/>
    <w:rsid w:val="FE3F4188"/>
    <w:rsid w:val="FE3F4903"/>
    <w:rsid w:val="FE3F50F1"/>
    <w:rsid w:val="FE3F546F"/>
    <w:rsid w:val="FE3F5A9D"/>
    <w:rsid w:val="FE3F6D75"/>
    <w:rsid w:val="FE47F3BB"/>
    <w:rsid w:val="FE5345B1"/>
    <w:rsid w:val="FE5A4658"/>
    <w:rsid w:val="FE5B75FF"/>
    <w:rsid w:val="FE5BAB92"/>
    <w:rsid w:val="FE5E3F46"/>
    <w:rsid w:val="FE67704E"/>
    <w:rsid w:val="FE6D1EBE"/>
    <w:rsid w:val="FE6D4167"/>
    <w:rsid w:val="FE6FB1E8"/>
    <w:rsid w:val="FE799A9C"/>
    <w:rsid w:val="FE79CAF7"/>
    <w:rsid w:val="FE7B1A63"/>
    <w:rsid w:val="FE7BF0DD"/>
    <w:rsid w:val="FE7DE385"/>
    <w:rsid w:val="FE7E5A69"/>
    <w:rsid w:val="FE7E9146"/>
    <w:rsid w:val="FE7ECFA3"/>
    <w:rsid w:val="FE7F01C6"/>
    <w:rsid w:val="FE7F03C8"/>
    <w:rsid w:val="FE7F343E"/>
    <w:rsid w:val="FE7F6149"/>
    <w:rsid w:val="FE7F9654"/>
    <w:rsid w:val="FE7FE5EA"/>
    <w:rsid w:val="FE85BB17"/>
    <w:rsid w:val="FE875475"/>
    <w:rsid w:val="FE8BE64F"/>
    <w:rsid w:val="FE8F9B93"/>
    <w:rsid w:val="FE97D8AB"/>
    <w:rsid w:val="FE999FA7"/>
    <w:rsid w:val="FEAC8B20"/>
    <w:rsid w:val="FEAE79AF"/>
    <w:rsid w:val="FEB3D4E7"/>
    <w:rsid w:val="FEB57B4A"/>
    <w:rsid w:val="FEB709A8"/>
    <w:rsid w:val="FEB7164D"/>
    <w:rsid w:val="FEBC1ABD"/>
    <w:rsid w:val="FEBDB9B1"/>
    <w:rsid w:val="FEBE459C"/>
    <w:rsid w:val="FEBF153D"/>
    <w:rsid w:val="FEBF466F"/>
    <w:rsid w:val="FEBF6EBF"/>
    <w:rsid w:val="FEBF9656"/>
    <w:rsid w:val="FEBFAD98"/>
    <w:rsid w:val="FEBFD909"/>
    <w:rsid w:val="FEBFDF45"/>
    <w:rsid w:val="FEC72036"/>
    <w:rsid w:val="FEC752B1"/>
    <w:rsid w:val="FECF3778"/>
    <w:rsid w:val="FECF5C10"/>
    <w:rsid w:val="FED55D25"/>
    <w:rsid w:val="FED85279"/>
    <w:rsid w:val="FEDB6E07"/>
    <w:rsid w:val="FEDC4187"/>
    <w:rsid w:val="FEDC5CE5"/>
    <w:rsid w:val="FEDC6F4D"/>
    <w:rsid w:val="FEDDEEBE"/>
    <w:rsid w:val="FEDE212E"/>
    <w:rsid w:val="FEDEEAF2"/>
    <w:rsid w:val="FEDEF7EC"/>
    <w:rsid w:val="FEDF1869"/>
    <w:rsid w:val="FEDF8BD0"/>
    <w:rsid w:val="FEDFA5D1"/>
    <w:rsid w:val="FEDFF9EA"/>
    <w:rsid w:val="FEE624C6"/>
    <w:rsid w:val="FEE690B9"/>
    <w:rsid w:val="FEE89766"/>
    <w:rsid w:val="FEEF2584"/>
    <w:rsid w:val="FEEF4E7C"/>
    <w:rsid w:val="FEF35A61"/>
    <w:rsid w:val="FEF36D62"/>
    <w:rsid w:val="FEF3DE16"/>
    <w:rsid w:val="FEF3EE77"/>
    <w:rsid w:val="FEF48544"/>
    <w:rsid w:val="FEF4CAE8"/>
    <w:rsid w:val="FEF5A632"/>
    <w:rsid w:val="FEF69BD9"/>
    <w:rsid w:val="FEF6ADBF"/>
    <w:rsid w:val="FEF6E333"/>
    <w:rsid w:val="FEF6FA70"/>
    <w:rsid w:val="FEF7035A"/>
    <w:rsid w:val="FEF74F7B"/>
    <w:rsid w:val="FEF795F8"/>
    <w:rsid w:val="FEF7E44C"/>
    <w:rsid w:val="FEF8CC4B"/>
    <w:rsid w:val="FEF9119D"/>
    <w:rsid w:val="FEF92754"/>
    <w:rsid w:val="FEF928B9"/>
    <w:rsid w:val="FEF97D06"/>
    <w:rsid w:val="FEFAEB9B"/>
    <w:rsid w:val="FEFAF5B1"/>
    <w:rsid w:val="FEFB33C1"/>
    <w:rsid w:val="FEFB4DE8"/>
    <w:rsid w:val="FEFB861C"/>
    <w:rsid w:val="FEFB8DA8"/>
    <w:rsid w:val="FEFB9885"/>
    <w:rsid w:val="FEFB98AE"/>
    <w:rsid w:val="FEFBA0F9"/>
    <w:rsid w:val="FEFBA826"/>
    <w:rsid w:val="FEFBAE9D"/>
    <w:rsid w:val="FEFBCA63"/>
    <w:rsid w:val="FEFBD638"/>
    <w:rsid w:val="FEFC0E65"/>
    <w:rsid w:val="FEFCD298"/>
    <w:rsid w:val="FEFD33C2"/>
    <w:rsid w:val="FEFD5F15"/>
    <w:rsid w:val="FEFDAE33"/>
    <w:rsid w:val="FEFE1A47"/>
    <w:rsid w:val="FEFE3C5E"/>
    <w:rsid w:val="FEFE9745"/>
    <w:rsid w:val="FEFEECCF"/>
    <w:rsid w:val="FEFF05C3"/>
    <w:rsid w:val="FEFF0B33"/>
    <w:rsid w:val="FEFF0BAC"/>
    <w:rsid w:val="FEFF1781"/>
    <w:rsid w:val="FEFF1E0E"/>
    <w:rsid w:val="FEFF240C"/>
    <w:rsid w:val="FEFF24BD"/>
    <w:rsid w:val="FEFF4AD6"/>
    <w:rsid w:val="FEFF4F38"/>
    <w:rsid w:val="FEFF50C7"/>
    <w:rsid w:val="FEFF5398"/>
    <w:rsid w:val="FEFF53C5"/>
    <w:rsid w:val="FEFF5A7C"/>
    <w:rsid w:val="FEFF7640"/>
    <w:rsid w:val="FEFF7E0C"/>
    <w:rsid w:val="FEFF891F"/>
    <w:rsid w:val="FEFF9495"/>
    <w:rsid w:val="FEFFA882"/>
    <w:rsid w:val="FEFFE104"/>
    <w:rsid w:val="FEFFE293"/>
    <w:rsid w:val="FEFFE307"/>
    <w:rsid w:val="FEFFF932"/>
    <w:rsid w:val="FF11850F"/>
    <w:rsid w:val="FF1D1741"/>
    <w:rsid w:val="FF1DB2F5"/>
    <w:rsid w:val="FF1F5615"/>
    <w:rsid w:val="FF1FD65C"/>
    <w:rsid w:val="FF238A99"/>
    <w:rsid w:val="FF2BD2DF"/>
    <w:rsid w:val="FF2BFA42"/>
    <w:rsid w:val="FF2D9677"/>
    <w:rsid w:val="FF2D9C37"/>
    <w:rsid w:val="FF2E14EB"/>
    <w:rsid w:val="FF2FDE65"/>
    <w:rsid w:val="FF332D76"/>
    <w:rsid w:val="FF3A73F3"/>
    <w:rsid w:val="FF3B0D8E"/>
    <w:rsid w:val="FF3B298B"/>
    <w:rsid w:val="FF3C0A6A"/>
    <w:rsid w:val="FF3C91D9"/>
    <w:rsid w:val="FF3D1AEA"/>
    <w:rsid w:val="FF3DD53A"/>
    <w:rsid w:val="FF3E0593"/>
    <w:rsid w:val="FF3E0C60"/>
    <w:rsid w:val="FF3E7A92"/>
    <w:rsid w:val="FF3F911A"/>
    <w:rsid w:val="FF3FD360"/>
    <w:rsid w:val="FF3FDB44"/>
    <w:rsid w:val="FF49D4C1"/>
    <w:rsid w:val="FF4E8022"/>
    <w:rsid w:val="FF4EC554"/>
    <w:rsid w:val="FF4F1983"/>
    <w:rsid w:val="FF4F4005"/>
    <w:rsid w:val="FF4F8490"/>
    <w:rsid w:val="FF5314A5"/>
    <w:rsid w:val="FF558C13"/>
    <w:rsid w:val="FF55D954"/>
    <w:rsid w:val="FF5715D5"/>
    <w:rsid w:val="FF5CFDE7"/>
    <w:rsid w:val="FF5DE75A"/>
    <w:rsid w:val="FF5F71A9"/>
    <w:rsid w:val="FF5F9C60"/>
    <w:rsid w:val="FF5FFF2A"/>
    <w:rsid w:val="FF620A0E"/>
    <w:rsid w:val="FF65B067"/>
    <w:rsid w:val="FF6731E9"/>
    <w:rsid w:val="FF673DBD"/>
    <w:rsid w:val="FF675608"/>
    <w:rsid w:val="FF675D58"/>
    <w:rsid w:val="FF67B23E"/>
    <w:rsid w:val="FF69A3BC"/>
    <w:rsid w:val="FF6B4928"/>
    <w:rsid w:val="FF6D8233"/>
    <w:rsid w:val="FF6E5366"/>
    <w:rsid w:val="FF6E88A8"/>
    <w:rsid w:val="FF6F065F"/>
    <w:rsid w:val="FF6F0C78"/>
    <w:rsid w:val="FF6F11D4"/>
    <w:rsid w:val="FF6F16B2"/>
    <w:rsid w:val="FF6F3DC2"/>
    <w:rsid w:val="FF6F4075"/>
    <w:rsid w:val="FF6F54EC"/>
    <w:rsid w:val="FF6FDF0F"/>
    <w:rsid w:val="FF6FF3F5"/>
    <w:rsid w:val="FF729E3D"/>
    <w:rsid w:val="FF75065A"/>
    <w:rsid w:val="FF7552B6"/>
    <w:rsid w:val="FF767FFA"/>
    <w:rsid w:val="FF76E2D8"/>
    <w:rsid w:val="FF770E95"/>
    <w:rsid w:val="FF772E96"/>
    <w:rsid w:val="FF777BC2"/>
    <w:rsid w:val="FF77B0D2"/>
    <w:rsid w:val="FF77C58E"/>
    <w:rsid w:val="FF77CE7B"/>
    <w:rsid w:val="FF7901C3"/>
    <w:rsid w:val="FF7A1918"/>
    <w:rsid w:val="FF7A2651"/>
    <w:rsid w:val="FF7A67A2"/>
    <w:rsid w:val="FF7B1662"/>
    <w:rsid w:val="FF7B4612"/>
    <w:rsid w:val="FF7B833D"/>
    <w:rsid w:val="FF7BC5CB"/>
    <w:rsid w:val="FF7BCA32"/>
    <w:rsid w:val="FF7C5C52"/>
    <w:rsid w:val="FF7C8A14"/>
    <w:rsid w:val="FF7CDFE2"/>
    <w:rsid w:val="FF7D0EC1"/>
    <w:rsid w:val="FF7D19DC"/>
    <w:rsid w:val="FF7D57FA"/>
    <w:rsid w:val="FF7D6C9E"/>
    <w:rsid w:val="FF7D770D"/>
    <w:rsid w:val="FF7E745D"/>
    <w:rsid w:val="FF7EB923"/>
    <w:rsid w:val="FF7EDFEE"/>
    <w:rsid w:val="FF7F0279"/>
    <w:rsid w:val="FF7F0678"/>
    <w:rsid w:val="FF7F0A6F"/>
    <w:rsid w:val="FF7F2B5A"/>
    <w:rsid w:val="FF7F381B"/>
    <w:rsid w:val="FF7F3A9F"/>
    <w:rsid w:val="FF7F3F36"/>
    <w:rsid w:val="FF7F42E2"/>
    <w:rsid w:val="FF7F4426"/>
    <w:rsid w:val="FF7F4DA5"/>
    <w:rsid w:val="FF7F5029"/>
    <w:rsid w:val="FF7F6072"/>
    <w:rsid w:val="FF7F76B0"/>
    <w:rsid w:val="FF7F7F8C"/>
    <w:rsid w:val="FF7F8628"/>
    <w:rsid w:val="FF7F8D67"/>
    <w:rsid w:val="FF7F986A"/>
    <w:rsid w:val="FF7F9AA9"/>
    <w:rsid w:val="FF7FA8E1"/>
    <w:rsid w:val="FF7FB177"/>
    <w:rsid w:val="FF7FB371"/>
    <w:rsid w:val="FF7FC4D0"/>
    <w:rsid w:val="FF7FE633"/>
    <w:rsid w:val="FF7FE658"/>
    <w:rsid w:val="FF7FE7F4"/>
    <w:rsid w:val="FF7FF0CA"/>
    <w:rsid w:val="FF82F57C"/>
    <w:rsid w:val="FF855E69"/>
    <w:rsid w:val="FF8724BC"/>
    <w:rsid w:val="FF896F7B"/>
    <w:rsid w:val="FF8F01B8"/>
    <w:rsid w:val="FF91847C"/>
    <w:rsid w:val="FF969142"/>
    <w:rsid w:val="FF97EEE2"/>
    <w:rsid w:val="FF9B9BC4"/>
    <w:rsid w:val="FF9C1EB5"/>
    <w:rsid w:val="FF9D867D"/>
    <w:rsid w:val="FF9D88AF"/>
    <w:rsid w:val="FF9E317B"/>
    <w:rsid w:val="FF9E4B9E"/>
    <w:rsid w:val="FF9EA0BF"/>
    <w:rsid w:val="FF9F8FD3"/>
    <w:rsid w:val="FF9FC020"/>
    <w:rsid w:val="FF9FC19A"/>
    <w:rsid w:val="FF9FC46D"/>
    <w:rsid w:val="FF9FEF9F"/>
    <w:rsid w:val="FFA106C1"/>
    <w:rsid w:val="FFA71F2C"/>
    <w:rsid w:val="FFA744E1"/>
    <w:rsid w:val="FFAB5E1B"/>
    <w:rsid w:val="FFAB84DD"/>
    <w:rsid w:val="FFACA4C1"/>
    <w:rsid w:val="FFADACD2"/>
    <w:rsid w:val="FFAEA3CF"/>
    <w:rsid w:val="FFAEEB74"/>
    <w:rsid w:val="FFAF143B"/>
    <w:rsid w:val="FFAF1881"/>
    <w:rsid w:val="FFAF1D48"/>
    <w:rsid w:val="FFAF4C1E"/>
    <w:rsid w:val="FFB28513"/>
    <w:rsid w:val="FFB2FBB9"/>
    <w:rsid w:val="FFB3DA09"/>
    <w:rsid w:val="FFB4B07B"/>
    <w:rsid w:val="FFB4C6BE"/>
    <w:rsid w:val="FFB5C8D9"/>
    <w:rsid w:val="FFB7148D"/>
    <w:rsid w:val="FFB787BA"/>
    <w:rsid w:val="FFB79ABF"/>
    <w:rsid w:val="FFB79E2A"/>
    <w:rsid w:val="FFB93170"/>
    <w:rsid w:val="FFB93665"/>
    <w:rsid w:val="FFB98F8E"/>
    <w:rsid w:val="FFB9E584"/>
    <w:rsid w:val="FFB9F172"/>
    <w:rsid w:val="FFBA0F6E"/>
    <w:rsid w:val="FFBB2F4E"/>
    <w:rsid w:val="FFBB8C38"/>
    <w:rsid w:val="FFBB9A8A"/>
    <w:rsid w:val="FFBBAE66"/>
    <w:rsid w:val="FFBBEA71"/>
    <w:rsid w:val="FFBBECA9"/>
    <w:rsid w:val="FFBCF1F7"/>
    <w:rsid w:val="FFBD1FB5"/>
    <w:rsid w:val="FFBD295E"/>
    <w:rsid w:val="FFBDCFC6"/>
    <w:rsid w:val="FFBDE276"/>
    <w:rsid w:val="FFBE0615"/>
    <w:rsid w:val="FFBE2511"/>
    <w:rsid w:val="FFBE2CAD"/>
    <w:rsid w:val="FFBEA955"/>
    <w:rsid w:val="FFBEE511"/>
    <w:rsid w:val="FFBF00BF"/>
    <w:rsid w:val="FFBF119D"/>
    <w:rsid w:val="FFBF2F1D"/>
    <w:rsid w:val="FFBF41B5"/>
    <w:rsid w:val="FFBF5DEF"/>
    <w:rsid w:val="FFBF7C22"/>
    <w:rsid w:val="FFBFACCE"/>
    <w:rsid w:val="FFBFAFCD"/>
    <w:rsid w:val="FFBFB046"/>
    <w:rsid w:val="FFBFBCAD"/>
    <w:rsid w:val="FFBFC7A5"/>
    <w:rsid w:val="FFBFF0C6"/>
    <w:rsid w:val="FFC3D7DA"/>
    <w:rsid w:val="FFC48C2D"/>
    <w:rsid w:val="FFC5DA97"/>
    <w:rsid w:val="FFCD1BCB"/>
    <w:rsid w:val="FFCE576D"/>
    <w:rsid w:val="FFCE62DC"/>
    <w:rsid w:val="FFCF11C0"/>
    <w:rsid w:val="FFCF4E42"/>
    <w:rsid w:val="FFCF5E32"/>
    <w:rsid w:val="FFD2A068"/>
    <w:rsid w:val="FFD4CA1B"/>
    <w:rsid w:val="FFD50ACA"/>
    <w:rsid w:val="FFD53E70"/>
    <w:rsid w:val="FFD6B530"/>
    <w:rsid w:val="FFD6DF3B"/>
    <w:rsid w:val="FFD724CE"/>
    <w:rsid w:val="FFD7458E"/>
    <w:rsid w:val="FFD76FCB"/>
    <w:rsid w:val="FFD776A2"/>
    <w:rsid w:val="FFD785F9"/>
    <w:rsid w:val="FFD7E392"/>
    <w:rsid w:val="FFD7E4E3"/>
    <w:rsid w:val="FFD923DE"/>
    <w:rsid w:val="FFD96524"/>
    <w:rsid w:val="FFDBAEDB"/>
    <w:rsid w:val="FFDBF432"/>
    <w:rsid w:val="FFDCD87D"/>
    <w:rsid w:val="FFDCEE9F"/>
    <w:rsid w:val="FFDD0CE2"/>
    <w:rsid w:val="FFDD44D3"/>
    <w:rsid w:val="FFDDA622"/>
    <w:rsid w:val="FFDDBE02"/>
    <w:rsid w:val="FFDDBF31"/>
    <w:rsid w:val="FFDE1807"/>
    <w:rsid w:val="FFDE3538"/>
    <w:rsid w:val="FFDE3BA0"/>
    <w:rsid w:val="FFDE83FF"/>
    <w:rsid w:val="FFDEAAD5"/>
    <w:rsid w:val="FFDEE5DC"/>
    <w:rsid w:val="FFDF0A0B"/>
    <w:rsid w:val="FFDF2B0F"/>
    <w:rsid w:val="FFDF357E"/>
    <w:rsid w:val="FFDF46C0"/>
    <w:rsid w:val="FFDF58B4"/>
    <w:rsid w:val="FFDF5C70"/>
    <w:rsid w:val="FFDF6A73"/>
    <w:rsid w:val="FFDF7BAA"/>
    <w:rsid w:val="FFDF97F6"/>
    <w:rsid w:val="FFDFB08D"/>
    <w:rsid w:val="FFDFD53A"/>
    <w:rsid w:val="FFDFD7D2"/>
    <w:rsid w:val="FFDFE102"/>
    <w:rsid w:val="FFE27FEA"/>
    <w:rsid w:val="FFE3B241"/>
    <w:rsid w:val="FFE3E125"/>
    <w:rsid w:val="FFE576A5"/>
    <w:rsid w:val="FFE5E428"/>
    <w:rsid w:val="FFE6154B"/>
    <w:rsid w:val="FFE6C636"/>
    <w:rsid w:val="FFE718CB"/>
    <w:rsid w:val="FFE72A11"/>
    <w:rsid w:val="FFE73BAF"/>
    <w:rsid w:val="FFE74152"/>
    <w:rsid w:val="FFE90DB2"/>
    <w:rsid w:val="FFE93412"/>
    <w:rsid w:val="FFE986D2"/>
    <w:rsid w:val="FFEA8FA6"/>
    <w:rsid w:val="FFEBD00D"/>
    <w:rsid w:val="FFEBF260"/>
    <w:rsid w:val="FFEC6726"/>
    <w:rsid w:val="FFED0437"/>
    <w:rsid w:val="FFED1044"/>
    <w:rsid w:val="FFED24CB"/>
    <w:rsid w:val="FFED2501"/>
    <w:rsid w:val="FFED4691"/>
    <w:rsid w:val="FFEDA0F7"/>
    <w:rsid w:val="FFEDBFFE"/>
    <w:rsid w:val="FFEDCF16"/>
    <w:rsid w:val="FFEDE2CF"/>
    <w:rsid w:val="FFEE0F41"/>
    <w:rsid w:val="FFEE6333"/>
    <w:rsid w:val="FFEEE3A9"/>
    <w:rsid w:val="FFEEEBD8"/>
    <w:rsid w:val="FFEF0F43"/>
    <w:rsid w:val="FFEF2BB8"/>
    <w:rsid w:val="FFEF478D"/>
    <w:rsid w:val="FFEF4858"/>
    <w:rsid w:val="FFEF5160"/>
    <w:rsid w:val="FFEF8E89"/>
    <w:rsid w:val="FFEFAB34"/>
    <w:rsid w:val="FFEFB1BC"/>
    <w:rsid w:val="FFEFB4F4"/>
    <w:rsid w:val="FFEFBAC2"/>
    <w:rsid w:val="FFEFE69D"/>
    <w:rsid w:val="FFEFF1F8"/>
    <w:rsid w:val="FFEFF3FD"/>
    <w:rsid w:val="FFF2AEF6"/>
    <w:rsid w:val="FFF33B8F"/>
    <w:rsid w:val="FFF34764"/>
    <w:rsid w:val="FFF3645A"/>
    <w:rsid w:val="FFF384B5"/>
    <w:rsid w:val="FFF3BCA9"/>
    <w:rsid w:val="FFF3C62F"/>
    <w:rsid w:val="FFF3DE47"/>
    <w:rsid w:val="FFF51763"/>
    <w:rsid w:val="FFF57B05"/>
    <w:rsid w:val="FFF5F6B6"/>
    <w:rsid w:val="FFF649AC"/>
    <w:rsid w:val="FFF652E6"/>
    <w:rsid w:val="FFF6C82D"/>
    <w:rsid w:val="FFF6FB07"/>
    <w:rsid w:val="FFF7054B"/>
    <w:rsid w:val="FFF71582"/>
    <w:rsid w:val="FFF717CD"/>
    <w:rsid w:val="FFF72376"/>
    <w:rsid w:val="FFF72CC0"/>
    <w:rsid w:val="FFF72D80"/>
    <w:rsid w:val="FFF7412E"/>
    <w:rsid w:val="FFF75DC6"/>
    <w:rsid w:val="FFF762A1"/>
    <w:rsid w:val="FFF7DA93"/>
    <w:rsid w:val="FFF7E87C"/>
    <w:rsid w:val="FFF7FA08"/>
    <w:rsid w:val="FFF87E8D"/>
    <w:rsid w:val="FFF8C875"/>
    <w:rsid w:val="FFF98F73"/>
    <w:rsid w:val="FFFA3F34"/>
    <w:rsid w:val="FFFA49EF"/>
    <w:rsid w:val="FFFA89A2"/>
    <w:rsid w:val="FFFAC6A9"/>
    <w:rsid w:val="FFFB17D0"/>
    <w:rsid w:val="FFFB1FDA"/>
    <w:rsid w:val="FFFB2948"/>
    <w:rsid w:val="FFFB2A44"/>
    <w:rsid w:val="FFFB2A5D"/>
    <w:rsid w:val="FFFB3BAB"/>
    <w:rsid w:val="FFFB3DC7"/>
    <w:rsid w:val="FFFB3EC4"/>
    <w:rsid w:val="FFFB75BA"/>
    <w:rsid w:val="FFFB7C0D"/>
    <w:rsid w:val="FFFB9A3E"/>
    <w:rsid w:val="FFFB9D75"/>
    <w:rsid w:val="FFFBA73C"/>
    <w:rsid w:val="FFFBB7BF"/>
    <w:rsid w:val="FFFBB9C8"/>
    <w:rsid w:val="FFFBBA23"/>
    <w:rsid w:val="FFFBC09C"/>
    <w:rsid w:val="FFFBCE06"/>
    <w:rsid w:val="FFFBE65A"/>
    <w:rsid w:val="FFFBF765"/>
    <w:rsid w:val="FFFBF7CB"/>
    <w:rsid w:val="FFFC8BFC"/>
    <w:rsid w:val="FFFCA12C"/>
    <w:rsid w:val="FFFCBCEA"/>
    <w:rsid w:val="FFFCD6EE"/>
    <w:rsid w:val="FFFD04C1"/>
    <w:rsid w:val="FFFD3530"/>
    <w:rsid w:val="FFFD4184"/>
    <w:rsid w:val="FFFD52A4"/>
    <w:rsid w:val="FFFD5F18"/>
    <w:rsid w:val="FFFD62EF"/>
    <w:rsid w:val="FFFD6585"/>
    <w:rsid w:val="FFFD65CB"/>
    <w:rsid w:val="FFFD6C9A"/>
    <w:rsid w:val="FFFD6EA2"/>
    <w:rsid w:val="FFFDA7AA"/>
    <w:rsid w:val="FFFDB1E7"/>
    <w:rsid w:val="FFFDB364"/>
    <w:rsid w:val="FFFDC059"/>
    <w:rsid w:val="FFFDD60C"/>
    <w:rsid w:val="FFFE02A1"/>
    <w:rsid w:val="FFFE090E"/>
    <w:rsid w:val="FFFE38B8"/>
    <w:rsid w:val="FFFE5453"/>
    <w:rsid w:val="FFFE72A8"/>
    <w:rsid w:val="FFFE7D1F"/>
    <w:rsid w:val="FFFEA014"/>
    <w:rsid w:val="FFFEAFCE"/>
    <w:rsid w:val="FFFEC8A4"/>
    <w:rsid w:val="FFFED2B2"/>
    <w:rsid w:val="FFFED2D9"/>
    <w:rsid w:val="FFFED9DE"/>
    <w:rsid w:val="FFFEE0C1"/>
    <w:rsid w:val="FFFEE2ED"/>
    <w:rsid w:val="FFFEE6F8"/>
    <w:rsid w:val="FFFF0A67"/>
    <w:rsid w:val="FFFF12CB"/>
    <w:rsid w:val="FFFF18BF"/>
    <w:rsid w:val="FFFF193A"/>
    <w:rsid w:val="FFFF1F79"/>
    <w:rsid w:val="FFFF23D5"/>
    <w:rsid w:val="FFFF26D2"/>
    <w:rsid w:val="FFFF2EEC"/>
    <w:rsid w:val="FFFF3691"/>
    <w:rsid w:val="FFFF3A39"/>
    <w:rsid w:val="FFFF3D1D"/>
    <w:rsid w:val="FFFF4246"/>
    <w:rsid w:val="FFFF43F7"/>
    <w:rsid w:val="FFFF4E1F"/>
    <w:rsid w:val="FFFF5011"/>
    <w:rsid w:val="FFFF546C"/>
    <w:rsid w:val="FFFF56F7"/>
    <w:rsid w:val="FFFF60AD"/>
    <w:rsid w:val="FFFF6192"/>
    <w:rsid w:val="FFFF6B48"/>
    <w:rsid w:val="FFFF6D34"/>
    <w:rsid w:val="FFFF74B6"/>
    <w:rsid w:val="FFFF7B95"/>
    <w:rsid w:val="FFFF7D99"/>
    <w:rsid w:val="FFFF83F2"/>
    <w:rsid w:val="FFFF8BD2"/>
    <w:rsid w:val="FFFF8CA7"/>
    <w:rsid w:val="FFFF90A5"/>
    <w:rsid w:val="FFFF9A84"/>
    <w:rsid w:val="FFFF9B46"/>
    <w:rsid w:val="FFFFA1FA"/>
    <w:rsid w:val="FFFFA386"/>
    <w:rsid w:val="FFFFA877"/>
    <w:rsid w:val="FFFFAC39"/>
    <w:rsid w:val="FFFFBB32"/>
    <w:rsid w:val="FFFFC41B"/>
    <w:rsid w:val="FFFFCCCD"/>
    <w:rsid w:val="FFFFD06E"/>
    <w:rsid w:val="FFFFD7EE"/>
    <w:rsid w:val="FFFFDA4B"/>
    <w:rsid w:val="FFFFE012"/>
    <w:rsid w:val="FFFFE2FB"/>
    <w:rsid w:val="FFFFE772"/>
    <w:rsid w:val="FFFFE897"/>
    <w:rsid w:val="FFFFF270"/>
    <w:rsid w:val="FFFFF33E"/>
    <w:rsid w:val="FFFFF360"/>
    <w:rsid w:val="FFFFFABD"/>
    <w:rsid w:val="FFFFFC29"/>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iPriority="99" w:semiHidden="0" w:name="footnote reference"/>
    <w:lsdException w:qFormat="1"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qFormat="1"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after="160" w:line="300" w:lineRule="auto"/>
      <w:jc w:val="both"/>
    </w:pPr>
    <w:rPr>
      <w:rFonts w:ascii="Times New Roman" w:hAnsi="Times New Roman" w:cs="Arial" w:eastAsiaTheme="minorEastAsia"/>
      <w:sz w:val="24"/>
      <w:szCs w:val="22"/>
      <w:lang w:val="en" w:eastAsia="zh-CN" w:bidi="ar-SA"/>
    </w:rPr>
  </w:style>
  <w:style w:type="paragraph" w:styleId="2">
    <w:name w:val="heading 1"/>
    <w:basedOn w:val="1"/>
    <w:next w:val="1"/>
    <w:link w:val="43"/>
    <w:qFormat/>
    <w:uiPriority w:val="9"/>
    <w:pPr>
      <w:keepNext/>
      <w:keepLines/>
      <w:pageBreakBefore/>
      <w:spacing w:before="520" w:after="240"/>
      <w:outlineLvl w:val="0"/>
    </w:pPr>
    <w:rPr>
      <w:b/>
      <w:sz w:val="44"/>
      <w:szCs w:val="40"/>
    </w:rPr>
  </w:style>
  <w:style w:type="paragraph" w:styleId="3">
    <w:name w:val="heading 2"/>
    <w:basedOn w:val="1"/>
    <w:next w:val="1"/>
    <w:link w:val="47"/>
    <w:unhideWhenUsed/>
    <w:qFormat/>
    <w:uiPriority w:val="9"/>
    <w:pPr>
      <w:keepNext/>
      <w:keepLines/>
      <w:spacing w:before="360" w:after="120"/>
      <w:outlineLvl w:val="1"/>
    </w:pPr>
    <w:rPr>
      <w:b/>
      <w:sz w:val="32"/>
      <w:szCs w:val="32"/>
    </w:rPr>
  </w:style>
  <w:style w:type="paragraph" w:styleId="4">
    <w:name w:val="heading 3"/>
    <w:basedOn w:val="1"/>
    <w:next w:val="1"/>
    <w:link w:val="48"/>
    <w:unhideWhenUsed/>
    <w:qFormat/>
    <w:uiPriority w:val="9"/>
    <w:pPr>
      <w:keepNext/>
      <w:keepLines/>
      <w:spacing w:before="320" w:after="80"/>
      <w:outlineLvl w:val="2"/>
    </w:pPr>
    <w:rPr>
      <w:b/>
      <w:szCs w:val="28"/>
    </w:rPr>
  </w:style>
  <w:style w:type="paragraph" w:styleId="5">
    <w:name w:val="heading 4"/>
    <w:basedOn w:val="1"/>
    <w:next w:val="1"/>
    <w:unhideWhenUsed/>
    <w:qFormat/>
    <w:uiPriority w:val="9"/>
    <w:pPr>
      <w:keepNext/>
      <w:keepLines/>
      <w:spacing w:before="280" w:after="80"/>
      <w:outlineLvl w:val="3"/>
    </w:pPr>
    <w:rPr>
      <w:color w:val="666666"/>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44"/>
    <w:unhideWhenUsed/>
    <w:qFormat/>
    <w:uiPriority w:val="99"/>
    <w:pPr>
      <w:spacing w:line="240" w:lineRule="auto"/>
    </w:pPr>
    <w:rPr>
      <w:rFonts w:cs="Times New Roman"/>
      <w:sz w:val="18"/>
      <w:szCs w:val="18"/>
    </w:rPr>
  </w:style>
  <w:style w:type="paragraph" w:styleId="11">
    <w:name w:val="Body Text"/>
    <w:basedOn w:val="1"/>
    <w:qFormat/>
    <w:uiPriority w:val="0"/>
    <w:pPr>
      <w:spacing w:after="140" w:line="276" w:lineRule="auto"/>
    </w:pPr>
  </w:style>
  <w:style w:type="paragraph" w:styleId="12">
    <w:name w:val="caption"/>
    <w:basedOn w:val="1"/>
    <w:next w:val="1"/>
    <w:qFormat/>
    <w:uiPriority w:val="0"/>
    <w:pPr>
      <w:suppressLineNumbers/>
      <w:spacing w:before="120" w:after="120"/>
    </w:pPr>
    <w:rPr>
      <w:rFonts w:cs="Lohit Devanagari"/>
      <w:i/>
      <w:iCs/>
      <w:szCs w:val="24"/>
    </w:rPr>
  </w:style>
  <w:style w:type="character" w:styleId="13">
    <w:name w:val="annotation reference"/>
    <w:basedOn w:val="8"/>
    <w:semiHidden/>
    <w:unhideWhenUsed/>
    <w:qFormat/>
    <w:uiPriority w:val="99"/>
    <w:rPr>
      <w:sz w:val="16"/>
      <w:szCs w:val="16"/>
    </w:rPr>
  </w:style>
  <w:style w:type="paragraph" w:styleId="14">
    <w:name w:val="annotation text"/>
    <w:basedOn w:val="1"/>
    <w:link w:val="45"/>
    <w:semiHidden/>
    <w:unhideWhenUsed/>
    <w:qFormat/>
    <w:uiPriority w:val="99"/>
    <w:pPr>
      <w:jc w:val="left"/>
    </w:pPr>
  </w:style>
  <w:style w:type="paragraph" w:styleId="15">
    <w:name w:val="annotation subject"/>
    <w:basedOn w:val="14"/>
    <w:next w:val="14"/>
    <w:link w:val="46"/>
    <w:semiHidden/>
    <w:unhideWhenUsed/>
    <w:qFormat/>
    <w:uiPriority w:val="99"/>
    <w:pPr>
      <w:spacing w:line="240" w:lineRule="auto"/>
      <w:jc w:val="both"/>
    </w:pPr>
    <w:rPr>
      <w:b/>
      <w:bCs/>
      <w:sz w:val="20"/>
      <w:szCs w:val="20"/>
    </w:rPr>
  </w:style>
  <w:style w:type="paragraph" w:styleId="16">
    <w:name w:val="Date"/>
    <w:basedOn w:val="1"/>
    <w:next w:val="1"/>
    <w:semiHidden/>
    <w:unhideWhenUsed/>
    <w:qFormat/>
    <w:uiPriority w:val="99"/>
    <w:pPr>
      <w:ind w:left="100"/>
    </w:pPr>
  </w:style>
  <w:style w:type="character" w:styleId="17">
    <w:name w:val="Emphasis"/>
    <w:basedOn w:val="8"/>
    <w:qFormat/>
    <w:uiPriority w:val="20"/>
    <w:rPr>
      <w:i/>
      <w:iCs/>
    </w:rPr>
  </w:style>
  <w:style w:type="character" w:styleId="18">
    <w:name w:val="endnote reference"/>
    <w:basedOn w:val="19"/>
    <w:unhideWhenUsed/>
    <w:qFormat/>
    <w:uiPriority w:val="99"/>
    <w:rPr>
      <w:rFonts w:ascii="Times New Roman" w:hAnsi="Times New Roman" w:eastAsia="宋体"/>
      <w:sz w:val="24"/>
      <w:vertAlign w:val="superscript"/>
    </w:rPr>
  </w:style>
  <w:style w:type="character" w:styleId="19">
    <w:name w:val="footnote reference"/>
    <w:basedOn w:val="8"/>
    <w:unhideWhenUsed/>
    <w:qFormat/>
    <w:uiPriority w:val="99"/>
    <w:rPr>
      <w:vertAlign w:val="superscript"/>
    </w:rPr>
  </w:style>
  <w:style w:type="paragraph" w:styleId="20">
    <w:name w:val="endnote text"/>
    <w:basedOn w:val="1"/>
    <w:link w:val="41"/>
    <w:unhideWhenUsed/>
    <w:qFormat/>
    <w:uiPriority w:val="99"/>
    <w:pPr>
      <w:snapToGrid w:val="0"/>
      <w:ind w:left="120" w:hanging="120" w:hangingChars="50"/>
    </w:pPr>
    <w:rPr>
      <w:sz w:val="20"/>
    </w:rPr>
  </w:style>
  <w:style w:type="character" w:styleId="21">
    <w:name w:val="FollowedHyperlink"/>
    <w:basedOn w:val="8"/>
    <w:unhideWhenUsed/>
    <w:qFormat/>
    <w:uiPriority w:val="99"/>
    <w:rPr>
      <w:color w:val="800080" w:themeColor="followedHyperlink"/>
      <w:u w:val="single"/>
      <w14:textFill>
        <w14:solidFill>
          <w14:schemeClr w14:val="folHlink"/>
        </w14:solidFill>
      </w14:textFill>
    </w:rPr>
  </w:style>
  <w:style w:type="paragraph" w:styleId="22">
    <w:name w:val="footer"/>
    <w:basedOn w:val="23"/>
    <w:link w:val="42"/>
    <w:qFormat/>
    <w:uiPriority w:val="0"/>
  </w:style>
  <w:style w:type="paragraph" w:customStyle="1" w:styleId="23">
    <w:name w:val="Header and Footer"/>
    <w:basedOn w:val="1"/>
    <w:qFormat/>
    <w:uiPriority w:val="0"/>
  </w:style>
  <w:style w:type="paragraph" w:styleId="24">
    <w:name w:val="footnote text"/>
    <w:basedOn w:val="1"/>
    <w:unhideWhenUsed/>
    <w:qFormat/>
    <w:uiPriority w:val="99"/>
    <w:pPr>
      <w:snapToGrid w:val="0"/>
    </w:pPr>
    <w:rPr>
      <w:sz w:val="18"/>
      <w:szCs w:val="18"/>
    </w:rPr>
  </w:style>
  <w:style w:type="paragraph" w:styleId="25">
    <w:name w:val="header"/>
    <w:basedOn w:val="23"/>
    <w:qFormat/>
    <w:uiPriority w:val="0"/>
  </w:style>
  <w:style w:type="character" w:styleId="26">
    <w:name w:val="HTML Cite"/>
    <w:basedOn w:val="8"/>
    <w:semiHidden/>
    <w:unhideWhenUsed/>
    <w:qFormat/>
    <w:uiPriority w:val="99"/>
    <w:rPr>
      <w:i/>
    </w:rPr>
  </w:style>
  <w:style w:type="character" w:styleId="27">
    <w:name w:val="Hyperlink"/>
    <w:qFormat/>
    <w:uiPriority w:val="0"/>
    <w:rPr>
      <w:color w:val="000080"/>
      <w:u w:val="single"/>
      <w:lang w:val="zh-CN" w:eastAsia="zh-CN" w:bidi="zh-CN"/>
    </w:rPr>
  </w:style>
  <w:style w:type="paragraph" w:styleId="28">
    <w:name w:val="List"/>
    <w:basedOn w:val="11"/>
    <w:qFormat/>
    <w:uiPriority w:val="0"/>
    <w:rPr>
      <w:rFonts w:cs="Lohit Devanagari"/>
    </w:rPr>
  </w:style>
  <w:style w:type="character" w:styleId="29">
    <w:name w:val="Strong"/>
    <w:basedOn w:val="8"/>
    <w:qFormat/>
    <w:uiPriority w:val="22"/>
    <w:rPr>
      <w:b/>
    </w:rPr>
  </w:style>
  <w:style w:type="paragraph" w:styleId="30">
    <w:name w:val="Subtitle"/>
    <w:basedOn w:val="1"/>
    <w:next w:val="1"/>
    <w:qFormat/>
    <w:uiPriority w:val="11"/>
    <w:pPr>
      <w:keepNext/>
      <w:keepLines/>
      <w:spacing w:after="320"/>
    </w:pPr>
    <w:rPr>
      <w:rFonts w:eastAsia="Arial"/>
      <w:color w:val="666666"/>
      <w:sz w:val="30"/>
      <w:szCs w:val="30"/>
    </w:rPr>
  </w:style>
  <w:style w:type="table" w:styleId="31">
    <w:name w:val="Table Grid"/>
    <w:basedOn w:val="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2">
    <w:name w:val="Title"/>
    <w:basedOn w:val="1"/>
    <w:next w:val="1"/>
    <w:qFormat/>
    <w:uiPriority w:val="10"/>
    <w:pPr>
      <w:keepNext/>
      <w:keepLines/>
      <w:spacing w:after="60"/>
      <w:jc w:val="center"/>
    </w:pPr>
    <w:rPr>
      <w:b/>
      <w:sz w:val="48"/>
      <w:szCs w:val="52"/>
    </w:rPr>
  </w:style>
  <w:style w:type="paragraph" w:styleId="33">
    <w:name w:val="toc 1"/>
    <w:basedOn w:val="1"/>
    <w:next w:val="1"/>
    <w:unhideWhenUsed/>
    <w:qFormat/>
    <w:uiPriority w:val="39"/>
  </w:style>
  <w:style w:type="paragraph" w:styleId="34">
    <w:name w:val="toc 2"/>
    <w:basedOn w:val="1"/>
    <w:next w:val="1"/>
    <w:semiHidden/>
    <w:unhideWhenUsed/>
    <w:qFormat/>
    <w:uiPriority w:val="39"/>
    <w:pPr>
      <w:ind w:left="420" w:leftChars="200"/>
    </w:pPr>
  </w:style>
  <w:style w:type="paragraph" w:styleId="35">
    <w:name w:val="toc 3"/>
    <w:basedOn w:val="1"/>
    <w:next w:val="1"/>
    <w:unhideWhenUsed/>
    <w:qFormat/>
    <w:uiPriority w:val="39"/>
    <w:pPr>
      <w:ind w:left="840" w:leftChars="400"/>
    </w:pPr>
  </w:style>
  <w:style w:type="character" w:customStyle="1" w:styleId="36">
    <w:name w:val="日期 字符"/>
    <w:basedOn w:val="8"/>
    <w:semiHidden/>
    <w:qFormat/>
    <w:uiPriority w:val="99"/>
  </w:style>
  <w:style w:type="paragraph" w:customStyle="1" w:styleId="37">
    <w:name w:val="Heading"/>
    <w:basedOn w:val="1"/>
    <w:next w:val="11"/>
    <w:qFormat/>
    <w:uiPriority w:val="0"/>
    <w:pPr>
      <w:keepNext/>
      <w:spacing w:before="240" w:after="120"/>
    </w:pPr>
    <w:rPr>
      <w:rFonts w:ascii="Liberation Sans" w:hAnsi="Liberation Sans" w:eastAsia="Noto Sans CJK SC" w:cs="Lohit Devanagari"/>
      <w:szCs w:val="28"/>
    </w:rPr>
  </w:style>
  <w:style w:type="paragraph" w:customStyle="1" w:styleId="38">
    <w:name w:val="Index"/>
    <w:basedOn w:val="1"/>
    <w:qFormat/>
    <w:uiPriority w:val="0"/>
    <w:pPr>
      <w:suppressLineNumbers/>
      <w:jc w:val="left"/>
    </w:pPr>
    <w:rPr>
      <w:rFonts w:cs="Lohit Devanagari"/>
      <w:i/>
      <w:sz w:val="20"/>
    </w:rPr>
  </w:style>
  <w:style w:type="paragraph" w:styleId="39">
    <w:name w:val="List Paragraph"/>
    <w:basedOn w:val="1"/>
    <w:qFormat/>
    <w:uiPriority w:val="34"/>
    <w:pPr>
      <w:ind w:firstLine="420"/>
    </w:pPr>
  </w:style>
  <w:style w:type="table" w:customStyle="1" w:styleId="40">
    <w:name w:val="Table Normal1"/>
    <w:qFormat/>
    <w:uiPriority w:val="0"/>
    <w:tblPr>
      <w:tblCellMar>
        <w:top w:w="0" w:type="dxa"/>
        <w:left w:w="0" w:type="dxa"/>
        <w:bottom w:w="0" w:type="dxa"/>
        <w:right w:w="0" w:type="dxa"/>
      </w:tblCellMar>
    </w:tblPr>
  </w:style>
  <w:style w:type="character" w:customStyle="1" w:styleId="41">
    <w:name w:val="Endnote Text Char"/>
    <w:link w:val="20"/>
    <w:qFormat/>
    <w:uiPriority w:val="0"/>
    <w:rPr>
      <w:rFonts w:ascii="Times New Roman" w:hAnsi="Times New Roman" w:eastAsiaTheme="minorEastAsia"/>
      <w:sz w:val="20"/>
    </w:rPr>
  </w:style>
  <w:style w:type="character" w:customStyle="1" w:styleId="42">
    <w:name w:val="Footer Char"/>
    <w:link w:val="22"/>
    <w:qFormat/>
    <w:uiPriority w:val="0"/>
  </w:style>
  <w:style w:type="character" w:customStyle="1" w:styleId="43">
    <w:name w:val="Heading 1 Char"/>
    <w:link w:val="2"/>
    <w:qFormat/>
    <w:uiPriority w:val="9"/>
    <w:rPr>
      <w:rFonts w:ascii="Times New Roman" w:hAnsi="Times New Roman" w:eastAsiaTheme="minorEastAsia"/>
      <w:b/>
      <w:sz w:val="44"/>
      <w:szCs w:val="40"/>
    </w:rPr>
  </w:style>
  <w:style w:type="character" w:customStyle="1" w:styleId="44">
    <w:name w:val="Balloon Text Char"/>
    <w:basedOn w:val="8"/>
    <w:link w:val="10"/>
    <w:semiHidden/>
    <w:qFormat/>
    <w:uiPriority w:val="99"/>
    <w:rPr>
      <w:rFonts w:eastAsiaTheme="minorEastAsia"/>
      <w:sz w:val="18"/>
      <w:szCs w:val="18"/>
      <w:lang w:val="en" w:eastAsia="zh-CN"/>
    </w:rPr>
  </w:style>
  <w:style w:type="character" w:customStyle="1" w:styleId="45">
    <w:name w:val="Comment Text Char"/>
    <w:basedOn w:val="8"/>
    <w:link w:val="14"/>
    <w:semiHidden/>
    <w:qFormat/>
    <w:uiPriority w:val="99"/>
    <w:rPr>
      <w:rFonts w:cs="Arial" w:eastAsiaTheme="minorEastAsia"/>
      <w:sz w:val="24"/>
      <w:szCs w:val="22"/>
      <w:lang w:val="en" w:eastAsia="zh-CN"/>
    </w:rPr>
  </w:style>
  <w:style w:type="character" w:customStyle="1" w:styleId="46">
    <w:name w:val="Comment Subject Char"/>
    <w:basedOn w:val="45"/>
    <w:link w:val="15"/>
    <w:semiHidden/>
    <w:qFormat/>
    <w:uiPriority w:val="99"/>
    <w:rPr>
      <w:rFonts w:cs="Arial" w:eastAsiaTheme="minorEastAsia"/>
      <w:b/>
      <w:bCs/>
      <w:sz w:val="24"/>
      <w:szCs w:val="22"/>
      <w:lang w:val="en" w:eastAsia="zh-CN"/>
    </w:rPr>
  </w:style>
  <w:style w:type="character" w:customStyle="1" w:styleId="47">
    <w:name w:val="Heading 2 Char"/>
    <w:link w:val="3"/>
    <w:qFormat/>
    <w:uiPriority w:val="9"/>
    <w:rPr>
      <w:rFonts w:eastAsiaTheme="minorEastAsia"/>
      <w:b/>
      <w:sz w:val="32"/>
      <w:szCs w:val="32"/>
    </w:rPr>
  </w:style>
  <w:style w:type="character" w:customStyle="1" w:styleId="48">
    <w:name w:val="Heading 3 Char"/>
    <w:link w:val="4"/>
    <w:qFormat/>
    <w:uiPriority w:val="9"/>
    <w:rPr>
      <w:b/>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1.xml"/><Relationship Id="rId6" Type="http://schemas.openxmlformats.org/officeDocument/2006/relationships/endnotes" Target="endnotes.xml"/><Relationship Id="rId51" Type="http://schemas.microsoft.com/office/2011/relationships/people" Target="people.xml"/><Relationship Id="rId50" Type="http://schemas.openxmlformats.org/officeDocument/2006/relationships/fontTable" Target="fontTable.xml"/><Relationship Id="rId5" Type="http://schemas.openxmlformats.org/officeDocument/2006/relationships/footnotes" Target="footnotes.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25.png"/><Relationship Id="rId46" Type="http://schemas.openxmlformats.org/officeDocument/2006/relationships/image" Target="media/image24.png"/><Relationship Id="rId45" Type="http://schemas.openxmlformats.org/officeDocument/2006/relationships/chart" Target="charts/chart3.xml"/><Relationship Id="rId44" Type="http://schemas.openxmlformats.org/officeDocument/2006/relationships/chart" Target="charts/chart2.xml"/><Relationship Id="rId43" Type="http://schemas.openxmlformats.org/officeDocument/2006/relationships/chart" Target="charts/chart1.xml"/><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png"/><Relationship Id="rId4" Type="http://schemas.microsoft.com/office/2011/relationships/commentsExtended" Target="commentsExtended.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comments" Target="comments.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pn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oter" Target="footer10.xml"/><Relationship Id="rId18" Type="http://schemas.openxmlformats.org/officeDocument/2006/relationships/footer" Target="footer9.xml"/><Relationship Id="rId17" Type="http://schemas.openxmlformats.org/officeDocument/2006/relationships/header" Target="header3.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2.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_rels/footer10.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chart1.xml><?xml version="1.0" encoding="utf-8"?>
<c:chartSpace xmlns:c="http://schemas.openxmlformats.org/drawingml/2006/chart" xmlns:a="http://schemas.openxmlformats.org/drawingml/2006/main" xmlns:r="http://schemas.openxmlformats.org/officeDocument/2006/relationships">
  <c:date1904 val="false"/>
  <c:lang val="zh-CN"/>
  <c:roundedCorners val="false"/>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true"/>
          <a:lstStyle/>
          <a:p>
            <a:pPr defTabSz="914400">
              <a:defRPr lang="en-US" sz="1400" b="0" i="0" u="none" strike="noStrike" kern="1200" spc="0" baseline="0">
                <a:solidFill>
                  <a:schemeClr val="tx1">
                    <a:lumMod val="65000"/>
                    <a:lumOff val="35000"/>
                  </a:schemeClr>
                </a:solidFill>
                <a:latin typeface="+mn-lt"/>
                <a:ea typeface="+mn-ea"/>
                <a:cs typeface="+mn-cs"/>
              </a:defRPr>
            </a:pPr>
            <a:r>
              <a:rPr lang="en-US" altLang="en-US">
                <a:latin typeface="Arial" panose="020B0604020202020204" pitchFamily="2" charset="0"/>
                <a:cs typeface="Arial" panose="020B0604020202020204" pitchFamily="2" charset="0"/>
              </a:rPr>
              <a:t>Experiment 1</a:t>
            </a:r>
            <a:endParaRPr lang="en-US" altLang="en-US">
              <a:latin typeface="Arial" panose="020B0604020202020204" pitchFamily="2" charset="0"/>
              <a:cs typeface="Arial" panose="020B0604020202020204" pitchFamily="2" charset="0"/>
            </a:endParaRPr>
          </a:p>
        </c:rich>
      </c:tx>
      <c:layout/>
      <c:overlay val="false"/>
      <c:spPr>
        <a:noFill/>
        <a:ln>
          <a:noFill/>
        </a:ln>
        <a:effectLst/>
      </c:spPr>
    </c:title>
    <c:autoTitleDeleted val="false"/>
    <c:plotArea>
      <c:layout/>
      <c:lineChart>
        <c:grouping val="standard"/>
        <c:varyColors val="false"/>
        <c:ser>
          <c:idx val="0"/>
          <c:order val="0"/>
          <c:tx>
            <c:strRef>
              <c:f>Sheet1!$B$1</c:f>
              <c:strCache>
                <c:ptCount val="1"/>
                <c:pt idx="0">
                  <c:v>1 layer</c:v>
                </c:pt>
              </c:strCache>
            </c:strRef>
          </c:tx>
          <c:spPr>
            <a:ln w="28575" cap="rnd">
              <a:solidFill>
                <a:schemeClr val="accent1"/>
              </a:solidFill>
              <a:round/>
            </a:ln>
            <a:effectLst/>
          </c:spPr>
          <c:marker>
            <c:symbol val="none"/>
          </c:marker>
          <c:dLbls>
            <c:delete val="true"/>
          </c:dLbls>
          <c:cat>
            <c:strRef>
              <c:f>Sheet1!$A$2:$A$8</c:f>
              <c:strCache>
                <c:ptCount val="7"/>
                <c:pt idx="0">
                  <c:v>10^0</c:v>
                </c:pt>
                <c:pt idx="1">
                  <c:v>10^1</c:v>
                </c:pt>
                <c:pt idx="2">
                  <c:v>10^2</c:v>
                </c:pt>
                <c:pt idx="3">
                  <c:v>10^3</c:v>
                </c:pt>
                <c:pt idx="4">
                  <c:v>10^4</c:v>
                </c:pt>
                <c:pt idx="5">
                  <c:v>10^5</c:v>
                </c:pt>
                <c:pt idx="6">
                  <c:v>10^6</c:v>
                </c:pt>
              </c:strCache>
            </c:strRef>
          </c:cat>
          <c:val>
            <c:numRef>
              <c:f>Sheet1!$B$2:$B$8</c:f>
              <c:numCache>
                <c:formatCode>General</c:formatCode>
                <c:ptCount val="7"/>
                <c:pt idx="0">
                  <c:v>0.005</c:v>
                </c:pt>
                <c:pt idx="1">
                  <c:v>0.004</c:v>
                </c:pt>
                <c:pt idx="2">
                  <c:v>0.003</c:v>
                </c:pt>
                <c:pt idx="3">
                  <c:v>0.0035</c:v>
                </c:pt>
                <c:pt idx="4">
                  <c:v>0.02125</c:v>
                </c:pt>
                <c:pt idx="5">
                  <c:v>0.17475</c:v>
                </c:pt>
                <c:pt idx="6">
                  <c:v>2.0905</c:v>
                </c:pt>
              </c:numCache>
            </c:numRef>
          </c:val>
          <c:smooth val="false"/>
        </c:ser>
        <c:ser>
          <c:idx val="1"/>
          <c:order val="1"/>
          <c:tx>
            <c:strRef>
              <c:f>Sheet1!$C$1</c:f>
              <c:strCache>
                <c:ptCount val="1"/>
                <c:pt idx="0">
                  <c:v>2 layers</c:v>
                </c:pt>
              </c:strCache>
            </c:strRef>
          </c:tx>
          <c:spPr>
            <a:ln w="28575" cap="rnd">
              <a:solidFill>
                <a:schemeClr val="accent2"/>
              </a:solidFill>
              <a:round/>
            </a:ln>
            <a:effectLst/>
          </c:spPr>
          <c:marker>
            <c:symbol val="none"/>
          </c:marker>
          <c:dLbls>
            <c:delete val="true"/>
          </c:dLbls>
          <c:cat>
            <c:strRef>
              <c:f>Sheet1!$A$2:$A$8</c:f>
              <c:strCache>
                <c:ptCount val="7"/>
                <c:pt idx="0">
                  <c:v>10^0</c:v>
                </c:pt>
                <c:pt idx="1">
                  <c:v>10^1</c:v>
                </c:pt>
                <c:pt idx="2">
                  <c:v>10^2</c:v>
                </c:pt>
                <c:pt idx="3">
                  <c:v>10^3</c:v>
                </c:pt>
                <c:pt idx="4">
                  <c:v>10^4</c:v>
                </c:pt>
                <c:pt idx="5">
                  <c:v>10^5</c:v>
                </c:pt>
                <c:pt idx="6">
                  <c:v>10^6</c:v>
                </c:pt>
              </c:strCache>
            </c:strRef>
          </c:cat>
          <c:val>
            <c:numRef>
              <c:f>Sheet1!$C$2:$C$8</c:f>
              <c:numCache>
                <c:formatCode>General</c:formatCode>
                <c:ptCount val="7"/>
                <c:pt idx="0">
                  <c:v>0.002</c:v>
                </c:pt>
                <c:pt idx="1">
                  <c:v>0.00275</c:v>
                </c:pt>
                <c:pt idx="2">
                  <c:v>0.00125</c:v>
                </c:pt>
                <c:pt idx="3">
                  <c:v>0.0035</c:v>
                </c:pt>
                <c:pt idx="4">
                  <c:v>0.013</c:v>
                </c:pt>
                <c:pt idx="5">
                  <c:v>0.108</c:v>
                </c:pt>
                <c:pt idx="6">
                  <c:v>0.836</c:v>
                </c:pt>
              </c:numCache>
            </c:numRef>
          </c:val>
          <c:smooth val="false"/>
        </c:ser>
        <c:ser>
          <c:idx val="2"/>
          <c:order val="2"/>
          <c:tx>
            <c:strRef>
              <c:f>Sheet1!$D$1</c:f>
              <c:strCache>
                <c:ptCount val="1"/>
                <c:pt idx="0">
                  <c:v>3 layers</c:v>
                </c:pt>
              </c:strCache>
            </c:strRef>
          </c:tx>
          <c:spPr>
            <a:ln w="28575" cap="rnd">
              <a:solidFill>
                <a:schemeClr val="accent3"/>
              </a:solidFill>
              <a:round/>
            </a:ln>
            <a:effectLst/>
          </c:spPr>
          <c:marker>
            <c:symbol val="none"/>
          </c:marker>
          <c:dLbls>
            <c:delete val="true"/>
          </c:dLbls>
          <c:cat>
            <c:strRef>
              <c:f>Sheet1!$A$2:$A$8</c:f>
              <c:strCache>
                <c:ptCount val="7"/>
                <c:pt idx="0">
                  <c:v>10^0</c:v>
                </c:pt>
                <c:pt idx="1">
                  <c:v>10^1</c:v>
                </c:pt>
                <c:pt idx="2">
                  <c:v>10^2</c:v>
                </c:pt>
                <c:pt idx="3">
                  <c:v>10^3</c:v>
                </c:pt>
                <c:pt idx="4">
                  <c:v>10^4</c:v>
                </c:pt>
                <c:pt idx="5">
                  <c:v>10^5</c:v>
                </c:pt>
                <c:pt idx="6">
                  <c:v>10^6</c:v>
                </c:pt>
              </c:strCache>
            </c:strRef>
          </c:cat>
          <c:val>
            <c:numRef>
              <c:f>Sheet1!$D$2:$D$8</c:f>
              <c:numCache>
                <c:formatCode>General</c:formatCode>
                <c:ptCount val="7"/>
                <c:pt idx="0">
                  <c:v>0.00425</c:v>
                </c:pt>
                <c:pt idx="1">
                  <c:v>0.0045</c:v>
                </c:pt>
                <c:pt idx="2">
                  <c:v>0.00225</c:v>
                </c:pt>
                <c:pt idx="3">
                  <c:v>0.0045</c:v>
                </c:pt>
                <c:pt idx="4">
                  <c:v>0.01375</c:v>
                </c:pt>
                <c:pt idx="5">
                  <c:v>0.01025</c:v>
                </c:pt>
                <c:pt idx="6">
                  <c:v>0.102</c:v>
                </c:pt>
              </c:numCache>
            </c:numRef>
          </c:val>
          <c:smooth val="false"/>
        </c:ser>
        <c:dLbls>
          <c:showLegendKey val="false"/>
          <c:showVal val="true"/>
          <c:showCatName val="false"/>
          <c:showSerName val="false"/>
          <c:showPercent val="false"/>
          <c:showBubbleSize val="false"/>
        </c:dLbls>
        <c:marker val="false"/>
        <c:smooth val="false"/>
        <c:axId val="850429881"/>
        <c:axId val="891419678"/>
      </c:lineChart>
      <c:catAx>
        <c:axId val="850429881"/>
        <c:scaling>
          <c:orientation val="minMax"/>
        </c:scaling>
        <c:delete val="false"/>
        <c:axPos val="b"/>
        <c:title>
          <c:tx>
            <c:rich>
              <a:bodyPr rot="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Amount of resources (rows)</a:t>
                </a:r>
                <a:endParaRPr lang="en-US" altLang="en-US"/>
              </a:p>
            </c:rich>
          </c:tx>
          <c:layout/>
          <c:overlay val="false"/>
          <c:spPr>
            <a:noFill/>
            <a:ln>
              <a:noFill/>
            </a:ln>
            <a:effectLst/>
          </c:spPr>
        </c:title>
        <c:numFmt formatCode="General" sourceLinked="fals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891419678"/>
        <c:crosses val="autoZero"/>
        <c:auto val="true"/>
        <c:lblAlgn val="ctr"/>
        <c:lblOffset val="100"/>
        <c:tickLblSkip val="1"/>
        <c:noMultiLvlLbl val="false"/>
      </c:catAx>
      <c:valAx>
        <c:axId val="891419678"/>
        <c:scaling>
          <c:orientation val="minMax"/>
        </c:scaling>
        <c:delete val="false"/>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Average search time (seconds)</a:t>
                </a:r>
                <a:endParaRPr lang="en-US" altLang="en-US"/>
              </a:p>
            </c:rich>
          </c:tx>
          <c:layout/>
          <c:overlay val="false"/>
          <c:spPr>
            <a:noFill/>
            <a:ln>
              <a:noFill/>
            </a:ln>
            <a:effectLst/>
          </c:spPr>
        </c:title>
        <c:numFmt formatCode="General" sourceLinked="false"/>
        <c:majorTickMark val="none"/>
        <c:minorTickMark val="none"/>
        <c:tickLblPos val="nextTo"/>
        <c:spPr>
          <a:noFill/>
          <a:ln>
            <a:noFill/>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850429881"/>
        <c:crosses val="autoZero"/>
        <c:crossBetween val="between"/>
      </c:valAx>
      <c:spPr>
        <a:noFill/>
        <a:ln>
          <a:noFill/>
        </a:ln>
        <a:effectLst/>
      </c:spPr>
    </c:plotArea>
    <c:legend>
      <c:legendPos val="b"/>
      <c:legendEntry>
        <c:idx val="0"/>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1"/>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2"/>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ayout>
        <c:manualLayout>
          <c:xMode val="edge"/>
          <c:yMode val="edge"/>
          <c:x val="0.301271319296959"/>
          <c:y val="0.864614742272033"/>
          <c:w val="0.486943489689634"/>
          <c:h val="0.0667903164114536"/>
        </c:manualLayout>
      </c:layout>
      <c:overlay val="false"/>
      <c:spPr>
        <a:noFill/>
        <a:ln>
          <a:noFill/>
        </a:ln>
        <a:effectLst/>
      </c:spPr>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
    <c:plotVisOnly val="true"/>
    <c:dispBlanksAs val="gap"/>
    <c:showDLblsOverMax val="false"/>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false"/>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false"/>
  <c:lang val="zh-CN"/>
  <c:roundedCorners val="false"/>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true"/>
          <a:lstStyle/>
          <a:p>
            <a:pPr defTabSz="914400">
              <a:defRPr lang="en-US" sz="1400" b="0" i="0" u="none" strike="noStrike" kern="1200" spc="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r>
              <a:rPr lang="en-US" altLang="en-US">
                <a:latin typeface="Arial" panose="020B0604020202020204" pitchFamily="2" charset="0"/>
                <a:ea typeface="Arial" panose="020B0604020202020204" pitchFamily="2" charset="0"/>
                <a:cs typeface="Arial" panose="020B0604020202020204" pitchFamily="2" charset="0"/>
                <a:sym typeface="Arial" panose="020B0604020202020204" pitchFamily="2" charset="0"/>
              </a:rPr>
              <a:t>Experiment 2</a:t>
            </a:r>
            <a:endParaRPr lang="en-US" altLang="en-US">
              <a:latin typeface="Arial" panose="020B0604020202020204" pitchFamily="2" charset="0"/>
              <a:ea typeface="Arial" panose="020B0604020202020204" pitchFamily="2" charset="0"/>
              <a:cs typeface="Arial" panose="020B0604020202020204" pitchFamily="2" charset="0"/>
              <a:sym typeface="Arial" panose="020B0604020202020204" pitchFamily="2" charset="0"/>
            </a:endParaRPr>
          </a:p>
        </c:rich>
      </c:tx>
      <c:layout/>
      <c:overlay val="false"/>
      <c:spPr>
        <a:noFill/>
        <a:ln>
          <a:noFill/>
        </a:ln>
        <a:effectLst/>
      </c:spPr>
    </c:title>
    <c:autoTitleDeleted val="false"/>
    <c:plotArea>
      <c:layout/>
      <c:barChart>
        <c:barDir val="col"/>
        <c:grouping val="clustered"/>
        <c:varyColors val="false"/>
        <c:ser>
          <c:idx val="0"/>
          <c:order val="0"/>
          <c:tx>
            <c:strRef>
              <c:f>Sheet1!$B$1</c:f>
              <c:strCache>
                <c:ptCount val="1"/>
                <c:pt idx="0">
                  <c:v>1 layer</c:v>
                </c:pt>
              </c:strCache>
            </c:strRef>
          </c:tx>
          <c:spPr>
            <a:solidFill>
              <a:schemeClr val="accent1"/>
            </a:solidFill>
            <a:ln>
              <a:noFill/>
            </a:ln>
            <a:effectLst/>
          </c:spPr>
          <c:invertIfNegative val="false"/>
          <c:dLbls>
            <c:delete val="true"/>
          </c:dLbls>
          <c:cat>
            <c:strRef>
              <c:f>Sheet1!$A$2:$A$6</c:f>
              <c:strCache>
                <c:ptCount val="5"/>
                <c:pt idx="0">
                  <c:v>No.1</c:v>
                </c:pt>
                <c:pt idx="1">
                  <c:v>No.100</c:v>
                </c:pt>
                <c:pt idx="2">
                  <c:v>No.10000</c:v>
                </c:pt>
                <c:pt idx="3">
                  <c:v>No.50000</c:v>
                </c:pt>
                <c:pt idx="4">
                  <c:v>Last page</c:v>
                </c:pt>
              </c:strCache>
            </c:strRef>
          </c:cat>
          <c:val>
            <c:numRef>
              <c:f>Sheet1!$B$2:$B$6</c:f>
              <c:numCache>
                <c:formatCode>General</c:formatCode>
                <c:ptCount val="5"/>
                <c:pt idx="0">
                  <c:v>2.0585</c:v>
                </c:pt>
                <c:pt idx="1">
                  <c:v>2.0375</c:v>
                </c:pt>
                <c:pt idx="2">
                  <c:v>2.7365</c:v>
                </c:pt>
                <c:pt idx="3">
                  <c:v>2.8345</c:v>
                </c:pt>
                <c:pt idx="4">
                  <c:v>3.464</c:v>
                </c:pt>
              </c:numCache>
            </c:numRef>
          </c:val>
        </c:ser>
        <c:ser>
          <c:idx val="1"/>
          <c:order val="1"/>
          <c:tx>
            <c:strRef>
              <c:f>Sheet1!$C$1</c:f>
              <c:strCache>
                <c:ptCount val="1"/>
                <c:pt idx="0">
                  <c:v>2 layers</c:v>
                </c:pt>
              </c:strCache>
            </c:strRef>
          </c:tx>
          <c:spPr>
            <a:solidFill>
              <a:schemeClr val="accent2"/>
            </a:solidFill>
            <a:ln>
              <a:noFill/>
            </a:ln>
            <a:effectLst/>
          </c:spPr>
          <c:invertIfNegative val="false"/>
          <c:dLbls>
            <c:delete val="true"/>
          </c:dLbls>
          <c:cat>
            <c:strRef>
              <c:f>Sheet1!$A$2:$A$6</c:f>
              <c:strCache>
                <c:ptCount val="5"/>
                <c:pt idx="0">
                  <c:v>No.1</c:v>
                </c:pt>
                <c:pt idx="1">
                  <c:v>No.100</c:v>
                </c:pt>
                <c:pt idx="2">
                  <c:v>No.10000</c:v>
                </c:pt>
                <c:pt idx="3">
                  <c:v>No.50000</c:v>
                </c:pt>
                <c:pt idx="4">
                  <c:v>Last page</c:v>
                </c:pt>
              </c:strCache>
            </c:strRef>
          </c:cat>
          <c:val>
            <c:numRef>
              <c:f>Sheet1!$C$2:$C$6</c:f>
              <c:numCache>
                <c:formatCode>General</c:formatCode>
                <c:ptCount val="5"/>
                <c:pt idx="0">
                  <c:v>0.1045</c:v>
                </c:pt>
                <c:pt idx="1">
                  <c:v>0.081</c:v>
                </c:pt>
                <c:pt idx="2">
                  <c:v>0.253</c:v>
                </c:pt>
                <c:pt idx="3">
                  <c:v>1.7865</c:v>
                </c:pt>
                <c:pt idx="4">
                  <c:v>2.0225</c:v>
                </c:pt>
              </c:numCache>
            </c:numRef>
          </c:val>
        </c:ser>
        <c:ser>
          <c:idx val="2"/>
          <c:order val="2"/>
          <c:tx>
            <c:strRef>
              <c:f>Sheet1!$D$1</c:f>
              <c:strCache>
                <c:ptCount val="1"/>
                <c:pt idx="0">
                  <c:v>3 layers</c:v>
                </c:pt>
              </c:strCache>
            </c:strRef>
          </c:tx>
          <c:spPr>
            <a:solidFill>
              <a:schemeClr val="accent3"/>
            </a:solidFill>
            <a:ln>
              <a:noFill/>
            </a:ln>
            <a:effectLst/>
          </c:spPr>
          <c:invertIfNegative val="false"/>
          <c:dLbls>
            <c:delete val="true"/>
          </c:dLbls>
          <c:cat>
            <c:strRef>
              <c:f>Sheet1!$A$2:$A$6</c:f>
              <c:strCache>
                <c:ptCount val="5"/>
                <c:pt idx="0">
                  <c:v>No.1</c:v>
                </c:pt>
                <c:pt idx="1">
                  <c:v>No.100</c:v>
                </c:pt>
                <c:pt idx="2">
                  <c:v>No.10000</c:v>
                </c:pt>
                <c:pt idx="3">
                  <c:v>No.50000</c:v>
                </c:pt>
                <c:pt idx="4">
                  <c:v>Last page</c:v>
                </c:pt>
              </c:strCache>
            </c:strRef>
          </c:cat>
          <c:val>
            <c:numRef>
              <c:f>Sheet1!$D$2:$D$6</c:f>
              <c:numCache>
                <c:formatCode>General</c:formatCode>
                <c:ptCount val="5"/>
                <c:pt idx="0">
                  <c:v>0.717</c:v>
                </c:pt>
                <c:pt idx="1">
                  <c:v>0.713</c:v>
                </c:pt>
                <c:pt idx="2">
                  <c:v>0.7575</c:v>
                </c:pt>
                <c:pt idx="3">
                  <c:v>0.7405</c:v>
                </c:pt>
                <c:pt idx="4">
                  <c:v>0.6485</c:v>
                </c:pt>
              </c:numCache>
            </c:numRef>
          </c:val>
        </c:ser>
        <c:dLbls>
          <c:showLegendKey val="false"/>
          <c:showVal val="false"/>
          <c:showCatName val="false"/>
          <c:showSerName val="false"/>
          <c:showPercent val="false"/>
          <c:showBubbleSize val="false"/>
        </c:dLbls>
        <c:gapWidth val="219"/>
        <c:overlap val="-27"/>
        <c:axId val="328577339"/>
        <c:axId val="889342179"/>
      </c:barChart>
      <c:catAx>
        <c:axId val="328577339"/>
        <c:scaling>
          <c:orientation val="minMax"/>
        </c:scaling>
        <c:delete val="false"/>
        <c:axPos val="b"/>
        <c:title>
          <c:tx>
            <c:rich>
              <a:bodyPr rot="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Page number of the results (page depth)</a:t>
                </a:r>
                <a:endParaRPr lang="en-US" altLang="en-US"/>
              </a:p>
            </c:rich>
          </c:tx>
          <c:layout>
            <c:manualLayout>
              <c:xMode val="edge"/>
              <c:yMode val="edge"/>
              <c:x val="0.299695344869608"/>
              <c:y val="0.813143798928719"/>
            </c:manualLayout>
          </c:layout>
          <c:overlay val="false"/>
          <c:spPr>
            <a:noFill/>
            <a:ln>
              <a:noFill/>
            </a:ln>
            <a:effectLst/>
          </c:spPr>
        </c:title>
        <c:numFmt formatCode="General" sourceLinked="fals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889342179"/>
        <c:crosses val="autoZero"/>
        <c:auto val="true"/>
        <c:lblAlgn val="ctr"/>
        <c:lblOffset val="100"/>
        <c:noMultiLvlLbl val="false"/>
      </c:catAx>
      <c:valAx>
        <c:axId val="889342179"/>
        <c:scaling>
          <c:orientation val="minMax"/>
        </c:scaling>
        <c:delete val="false"/>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Average search time (seconds)</a:t>
                </a:r>
                <a:endParaRPr lang="en-US" altLang="en-US"/>
              </a:p>
            </c:rich>
          </c:tx>
          <c:layout/>
          <c:overlay val="false"/>
          <c:spPr>
            <a:noFill/>
            <a:ln>
              <a:noFill/>
            </a:ln>
            <a:effectLst/>
          </c:spPr>
        </c:title>
        <c:numFmt formatCode="General" sourceLinked="true"/>
        <c:majorTickMark val="none"/>
        <c:minorTickMark val="none"/>
        <c:tickLblPos val="nextTo"/>
        <c:spPr>
          <a:noFill/>
          <a:ln>
            <a:noFill/>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328577339"/>
        <c:crosses val="autoZero"/>
        <c:crossBetween val="between"/>
      </c:valAx>
      <c:spPr>
        <a:noFill/>
        <a:ln>
          <a:noFill/>
        </a:ln>
        <a:effectLst/>
      </c:spPr>
    </c:plotArea>
    <c:legend>
      <c:legendPos val="b"/>
      <c:legendEntry>
        <c:idx val="0"/>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1"/>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2"/>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ayout>
        <c:manualLayout>
          <c:xMode val="edge"/>
          <c:yMode val="edge"/>
          <c:x val="0.639346466852997"/>
          <c:y val="0.876220401926945"/>
          <c:w val="0.322721684279768"/>
          <c:h val="0.0898311887302457"/>
        </c:manualLayout>
      </c:layout>
      <c:overlay val="false"/>
      <c:spPr>
        <a:noFill/>
        <a:ln>
          <a:noFill/>
        </a:ln>
        <a:effectLst/>
      </c:spPr>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
    <c:plotVisOnly val="true"/>
    <c:dispBlanksAs val="gap"/>
    <c:showDLblsOverMax val="false"/>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false"/>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false"/>
  <c:lang val="zh-CN"/>
  <c:roundedCorners val="false"/>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true"/>
          <a:lstStyle/>
          <a:p>
            <a:pPr defTabSz="914400">
              <a:defRPr lang="en-US" sz="1400" b="0" i="0" u="none" strike="noStrike" kern="1200" spc="0" baseline="0">
                <a:solidFill>
                  <a:schemeClr val="tx1">
                    <a:lumMod val="65000"/>
                    <a:lumOff val="35000"/>
                  </a:schemeClr>
                </a:solidFill>
                <a:latin typeface="+mn-lt"/>
                <a:ea typeface="+mn-ea"/>
                <a:cs typeface="+mn-cs"/>
              </a:defRPr>
            </a:pPr>
            <a:r>
              <a:rPr lang="en-US" altLang="en-US">
                <a:latin typeface="Arial" panose="020B0604020202020204" pitchFamily="2" charset="0"/>
                <a:cs typeface="Arial" panose="020B0604020202020204" pitchFamily="2" charset="0"/>
              </a:rPr>
              <a:t>Experim</a:t>
            </a:r>
            <a:r>
              <a:rPr lang="" altLang="en-US">
                <a:latin typeface="Arial" panose="020B0604020202020204" pitchFamily="2" charset="0"/>
                <a:cs typeface="Arial" panose="020B0604020202020204" pitchFamily="2" charset="0"/>
              </a:rPr>
              <a:t>e</a:t>
            </a:r>
            <a:r>
              <a:rPr lang="en-US" altLang="en-US">
                <a:latin typeface="Arial" panose="020B0604020202020204" pitchFamily="2" charset="0"/>
                <a:cs typeface="Arial" panose="020B0604020202020204" pitchFamily="2" charset="0"/>
              </a:rPr>
              <a:t>nt 4</a:t>
            </a:r>
            <a:endParaRPr lang="en-US" altLang="en-US">
              <a:latin typeface="Arial" panose="020B0604020202020204" pitchFamily="2" charset="0"/>
              <a:cs typeface="Arial" panose="020B0604020202020204" pitchFamily="2" charset="0"/>
            </a:endParaRPr>
          </a:p>
        </c:rich>
      </c:tx>
      <c:layout/>
      <c:overlay val="false"/>
      <c:spPr>
        <a:noFill/>
        <a:ln>
          <a:noFill/>
        </a:ln>
        <a:effectLst/>
      </c:spPr>
    </c:title>
    <c:autoTitleDeleted val="false"/>
    <c:plotArea>
      <c:layout/>
      <c:barChart>
        <c:barDir val="col"/>
        <c:grouping val="clustered"/>
        <c:varyColors val="false"/>
        <c:ser>
          <c:idx val="0"/>
          <c:order val="0"/>
          <c:tx>
            <c:strRef>
              <c:f>Sheet1!$B$1</c:f>
              <c:strCache>
                <c:ptCount val="1"/>
                <c:pt idx="0">
                  <c:v>Not Rank</c:v>
                </c:pt>
              </c:strCache>
            </c:strRef>
          </c:tx>
          <c:spPr>
            <a:solidFill>
              <a:schemeClr val="accent1"/>
            </a:solidFill>
            <a:ln>
              <a:noFill/>
            </a:ln>
            <a:effectLst/>
          </c:spPr>
          <c:invertIfNegative val="false"/>
          <c:dLbls>
            <c:delete val="true"/>
          </c:dLbls>
          <c:cat>
            <c:strRef>
              <c:f>Sheet1!$A$2:$A$4</c:f>
              <c:strCache>
                <c:ptCount val="3"/>
                <c:pt idx="0">
                  <c:v>1 layer</c:v>
                </c:pt>
                <c:pt idx="1">
                  <c:v>2 layers</c:v>
                </c:pt>
                <c:pt idx="2">
                  <c:v>3 layers</c:v>
                </c:pt>
              </c:strCache>
            </c:strRef>
          </c:cat>
          <c:val>
            <c:numRef>
              <c:f>Sheet1!$B$2:$B$4</c:f>
              <c:numCache>
                <c:formatCode>General</c:formatCode>
                <c:ptCount val="3"/>
                <c:pt idx="0">
                  <c:v>2.7365</c:v>
                </c:pt>
                <c:pt idx="1">
                  <c:v>0.253</c:v>
                </c:pt>
                <c:pt idx="2">
                  <c:v>0.7575</c:v>
                </c:pt>
              </c:numCache>
            </c:numRef>
          </c:val>
        </c:ser>
        <c:ser>
          <c:idx val="1"/>
          <c:order val="1"/>
          <c:tx>
            <c:strRef>
              <c:f>Sheet1!$C$1</c:f>
              <c:strCache>
                <c:ptCount val="1"/>
                <c:pt idx="0">
                  <c:v>Rank</c:v>
                </c:pt>
              </c:strCache>
            </c:strRef>
          </c:tx>
          <c:spPr>
            <a:solidFill>
              <a:schemeClr val="accent2"/>
            </a:solidFill>
            <a:ln>
              <a:noFill/>
            </a:ln>
            <a:effectLst/>
          </c:spPr>
          <c:invertIfNegative val="false"/>
          <c:dLbls>
            <c:delete val="true"/>
          </c:dLbls>
          <c:cat>
            <c:strRef>
              <c:f>Sheet1!$A$2:$A$4</c:f>
              <c:strCache>
                <c:ptCount val="3"/>
                <c:pt idx="0">
                  <c:v>1 layer</c:v>
                </c:pt>
                <c:pt idx="1">
                  <c:v>2 layers</c:v>
                </c:pt>
                <c:pt idx="2">
                  <c:v>3 layers</c:v>
                </c:pt>
              </c:strCache>
            </c:strRef>
          </c:cat>
          <c:val>
            <c:numRef>
              <c:f>Sheet1!$C$2:$C$4</c:f>
              <c:numCache>
                <c:formatCode>General</c:formatCode>
                <c:ptCount val="3"/>
                <c:pt idx="0">
                  <c:v>2.7605</c:v>
                </c:pt>
                <c:pt idx="1">
                  <c:v>2.7685</c:v>
                </c:pt>
                <c:pt idx="2">
                  <c:v>1.3895</c:v>
                </c:pt>
              </c:numCache>
            </c:numRef>
          </c:val>
        </c:ser>
        <c:dLbls>
          <c:showLegendKey val="false"/>
          <c:showVal val="false"/>
          <c:showCatName val="false"/>
          <c:showSerName val="false"/>
          <c:showPercent val="false"/>
          <c:showBubbleSize val="false"/>
        </c:dLbls>
        <c:gapWidth val="219"/>
        <c:overlap val="-27"/>
        <c:axId val="339470584"/>
        <c:axId val="210282363"/>
      </c:barChart>
      <c:catAx>
        <c:axId val="339470584"/>
        <c:scaling>
          <c:orientation val="minMax"/>
        </c:scaling>
        <c:delete val="false"/>
        <c:axPos val="b"/>
        <c:title>
          <c:tx>
            <c:rich>
              <a:bodyPr rot="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Used layers</a:t>
                </a:r>
                <a:endParaRPr lang="en-US" altLang="en-US"/>
              </a:p>
            </c:rich>
          </c:tx>
          <c:layout/>
          <c:overlay val="false"/>
          <c:spPr>
            <a:noFill/>
            <a:ln>
              <a:noFill/>
            </a:ln>
            <a:effectLst/>
          </c:spPr>
        </c:title>
        <c:numFmt formatCode="General" sourceLinked="fals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210282363"/>
        <c:crosses val="autoZero"/>
        <c:auto val="true"/>
        <c:lblAlgn val="ctr"/>
        <c:lblOffset val="100"/>
        <c:noMultiLvlLbl val="false"/>
      </c:catAx>
      <c:valAx>
        <c:axId val="210282363"/>
        <c:scaling>
          <c:orientation val="minMax"/>
        </c:scaling>
        <c:delete val="false"/>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Average search time (seconds)</a:t>
                </a:r>
                <a:endParaRPr lang="en-US" altLang="en-US"/>
              </a:p>
            </c:rich>
          </c:tx>
          <c:layout/>
          <c:overlay val="false"/>
          <c:spPr>
            <a:noFill/>
            <a:ln>
              <a:noFill/>
            </a:ln>
            <a:effectLst/>
          </c:spPr>
        </c:title>
        <c:numFmt formatCode="General" sourceLinked="true"/>
        <c:majorTickMark val="none"/>
        <c:minorTickMark val="none"/>
        <c:tickLblPos val="nextTo"/>
        <c:spPr>
          <a:noFill/>
          <a:ln>
            <a:noFill/>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339470584"/>
        <c:crosses val="autoZero"/>
        <c:crossBetween val="between"/>
      </c:valAx>
      <c:spPr>
        <a:noFill/>
        <a:ln>
          <a:noFill/>
        </a:ln>
        <a:effectLst/>
      </c:spPr>
    </c:plotArea>
    <c:legend>
      <c:legendPos val="b"/>
      <c:legendEntry>
        <c:idx val="0"/>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1"/>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ayout>
        <c:manualLayout>
          <c:xMode val="edge"/>
          <c:yMode val="edge"/>
          <c:x val="0.718184578182834"/>
          <c:y val="0.873680877886573"/>
          <c:w val="0.25655997688443"/>
          <c:h val="0.0663595904266907"/>
        </c:manualLayout>
      </c:layout>
      <c:overlay val="false"/>
      <c:spPr>
        <a:noFill/>
        <a:ln>
          <a:noFill/>
        </a:ln>
        <a:effectLst/>
      </c:spPr>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
    <c:plotVisOnly val="true"/>
    <c:dispBlanksAs val="gap"/>
    <c:showDLblsOverMax val="false"/>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false"/>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true">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true">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true">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Information Management</Company>
  <Pages>65</Pages>
  <Words>13811</Words>
  <Characters>79140</Characters>
  <Lines>659</Lines>
  <Paragraphs>185</Paragraphs>
  <TotalTime>11</TotalTime>
  <ScaleCrop>false</ScaleCrop>
  <LinksUpToDate>false</LinksUpToDate>
  <CharactersWithSpaces>92766</CharactersWithSpaces>
  <Application>WPS Office_11.1.0.9615_F1E327BC-269C-435d-A152-05C5408002CA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2020-08-25T11:53:00Z</dcterms:created>
  <dc:creator>Chung, Joseph</dc:creator>
  <cp:lastModifiedBy>devil</cp:lastModifiedBy>
  <dcterms:modified xsi:type="dcterms:W3CDTF">2020-08-25T22:44:44Z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1033-11.1.0.9615</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